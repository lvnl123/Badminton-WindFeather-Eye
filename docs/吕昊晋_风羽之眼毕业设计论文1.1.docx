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467B1" w14:textId="77777777" w:rsidR="00D63202" w:rsidRDefault="00D63202">
      <w:pPr>
        <w:spacing w:before="100" w:beforeAutospacing="1" w:after="100" w:afterAutospacing="1"/>
        <w:ind w:firstLine="420"/>
        <w:rPr>
          <w:b/>
          <w:bCs/>
          <w:spacing w:val="60"/>
          <w:sz w:val="64"/>
        </w:rPr>
      </w:pPr>
    </w:p>
    <w:p w14:paraId="2BBAC0BA" w14:textId="77777777" w:rsidR="00D63202" w:rsidRDefault="00D63202">
      <w:pPr>
        <w:spacing w:before="100" w:beforeAutospacing="1" w:after="100" w:afterAutospacing="1"/>
        <w:ind w:firstLine="420"/>
        <w:rPr>
          <w:b/>
          <w:bCs/>
          <w:spacing w:val="60"/>
          <w:sz w:val="64"/>
        </w:rPr>
      </w:pPr>
    </w:p>
    <w:p w14:paraId="368067BA" w14:textId="6318D15D" w:rsidR="00D63202" w:rsidRDefault="004B1BDF">
      <w:pPr>
        <w:spacing w:before="100" w:beforeAutospacing="1" w:after="100" w:afterAutospacing="1"/>
        <w:ind w:firstLineChars="400" w:firstLine="1120"/>
        <w:rPr>
          <w:color w:val="FF0000"/>
        </w:rPr>
      </w:pPr>
      <w:r>
        <w:rPr>
          <w:noProof/>
          <w:sz w:val="28"/>
          <w:szCs w:val="28"/>
        </w:rPr>
        <w:drawing>
          <wp:inline distT="0" distB="0" distL="0" distR="0" wp14:anchorId="140B3E7D" wp14:editId="02D5E758">
            <wp:extent cx="4114800" cy="533400"/>
            <wp:effectExtent l="0" t="0" r="0" b="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14800" cy="533400"/>
                    </a:xfrm>
                    <a:prstGeom prst="rect">
                      <a:avLst/>
                    </a:prstGeom>
                    <a:noFill/>
                    <a:ln>
                      <a:noFill/>
                    </a:ln>
                  </pic:spPr>
                </pic:pic>
              </a:graphicData>
            </a:graphic>
          </wp:inline>
        </w:drawing>
      </w:r>
    </w:p>
    <w:p w14:paraId="77182156" w14:textId="77777777" w:rsidR="00D63202" w:rsidRDefault="00000000">
      <w:pPr>
        <w:spacing w:before="100" w:beforeAutospacing="1" w:after="100" w:afterAutospacing="1"/>
        <w:jc w:val="center"/>
        <w:rPr>
          <w:sz w:val="48"/>
          <w:szCs w:val="48"/>
        </w:rPr>
      </w:pPr>
      <w:r>
        <w:rPr>
          <w:rFonts w:hint="eastAsia"/>
          <w:b/>
          <w:bCs/>
          <w:spacing w:val="80"/>
          <w:sz w:val="48"/>
          <w:szCs w:val="48"/>
        </w:rPr>
        <w:t>毕业设计（论文）</w:t>
      </w:r>
    </w:p>
    <w:p w14:paraId="73C3C71E" w14:textId="77777777" w:rsidR="00D63202" w:rsidRDefault="00000000">
      <w:pPr>
        <w:spacing w:before="100" w:beforeAutospacing="1" w:after="100" w:afterAutospacing="1"/>
        <w:jc w:val="center"/>
      </w:pPr>
      <w:r>
        <w:rPr>
          <w:rFonts w:hint="eastAsia"/>
        </w:rPr>
        <w:t xml:space="preserve"> </w:t>
      </w:r>
    </w:p>
    <w:p w14:paraId="38BAB2E0" w14:textId="77777777" w:rsidR="00D63202" w:rsidRDefault="00D63202">
      <w:pPr>
        <w:spacing w:before="100" w:beforeAutospacing="1" w:after="100" w:afterAutospacing="1"/>
        <w:jc w:val="center"/>
      </w:pPr>
    </w:p>
    <w:p w14:paraId="6D6D0148" w14:textId="77777777" w:rsidR="00D63202" w:rsidRDefault="00000000">
      <w:pPr>
        <w:spacing w:before="100" w:beforeAutospacing="1" w:after="100" w:afterAutospacing="1" w:line="480" w:lineRule="auto"/>
        <w:ind w:firstLineChars="652" w:firstLine="1833"/>
        <w:jc w:val="left"/>
      </w:pPr>
      <w:bookmarkStart w:id="0" w:name="_Hlk219833667"/>
      <w:r>
        <w:rPr>
          <w:rFonts w:hint="eastAsia"/>
          <w:b/>
          <w:bCs/>
          <w:sz w:val="28"/>
        </w:rPr>
        <w:t>题</w:t>
      </w:r>
      <w:r>
        <w:rPr>
          <w:b/>
          <w:bCs/>
          <w:sz w:val="28"/>
        </w:rPr>
        <w:t xml:space="preserve">    </w:t>
      </w:r>
      <w:r>
        <w:rPr>
          <w:rFonts w:hint="eastAsia"/>
          <w:b/>
          <w:bCs/>
          <w:sz w:val="28"/>
        </w:rPr>
        <w:t>目</w:t>
      </w:r>
      <w:r>
        <w:rPr>
          <w:b/>
          <w:bCs/>
          <w:sz w:val="28"/>
        </w:rPr>
        <w:t xml:space="preserve"> </w:t>
      </w:r>
      <w:proofErr w:type="gramStart"/>
      <w:r>
        <w:rPr>
          <w:rFonts w:ascii="宋体" w:hAnsi="宋体"/>
          <w:sz w:val="28"/>
          <w:szCs w:val="28"/>
          <w:u w:val="single"/>
        </w:rPr>
        <w:t>风羽之</w:t>
      </w:r>
      <w:proofErr w:type="gramEnd"/>
      <w:r>
        <w:rPr>
          <w:rFonts w:ascii="宋体" w:hAnsi="宋体"/>
          <w:sz w:val="28"/>
          <w:szCs w:val="28"/>
          <w:u w:val="single"/>
        </w:rPr>
        <w:t>眼</w:t>
      </w:r>
      <w:r>
        <w:rPr>
          <w:rFonts w:ascii="宋体" w:hAnsi="宋体" w:hint="eastAsia"/>
          <w:sz w:val="28"/>
          <w:szCs w:val="28"/>
          <w:u w:val="single"/>
        </w:rPr>
        <w:t>-羽毛球运动检测</w:t>
      </w:r>
      <w:r>
        <w:rPr>
          <w:rFonts w:hint="eastAsia"/>
          <w:sz w:val="28"/>
          <w:u w:val="single"/>
        </w:rPr>
        <w:t xml:space="preserve">  </w:t>
      </w:r>
    </w:p>
    <w:p w14:paraId="09D7130E" w14:textId="77777777" w:rsidR="00D63202" w:rsidRDefault="00000000">
      <w:pPr>
        <w:spacing w:line="600" w:lineRule="auto"/>
        <w:ind w:firstLineChars="652" w:firstLine="1369"/>
        <w:rPr>
          <w:sz w:val="18"/>
          <w:szCs w:val="18"/>
          <w:u w:val="single"/>
        </w:rPr>
      </w:pPr>
      <w:r>
        <w:t xml:space="preserve">           </w:t>
      </w:r>
      <w:r>
        <w:rPr>
          <w:rFonts w:hint="eastAsia"/>
        </w:rPr>
        <w:t xml:space="preserve">    </w:t>
      </w:r>
      <w:r>
        <w:rPr>
          <w:rFonts w:ascii="宋体" w:hAnsi="宋体" w:hint="eastAsia"/>
          <w:sz w:val="28"/>
          <w:szCs w:val="28"/>
          <w:u w:val="single"/>
        </w:rPr>
        <w:t xml:space="preserve"> 与分析系统的开发与设计    </w:t>
      </w:r>
    </w:p>
    <w:bookmarkEnd w:id="0"/>
    <w:p w14:paraId="1B02C925" w14:textId="77777777" w:rsidR="00D63202" w:rsidRDefault="00000000">
      <w:pPr>
        <w:spacing w:before="100" w:beforeAutospacing="1" w:after="100" w:afterAutospacing="1" w:line="600" w:lineRule="auto"/>
        <w:ind w:firstLineChars="652" w:firstLine="1833"/>
      </w:pPr>
      <w:r>
        <w:rPr>
          <w:rFonts w:hint="eastAsia"/>
          <w:b/>
          <w:bCs/>
          <w:sz w:val="28"/>
        </w:rPr>
        <w:t>专</w:t>
      </w:r>
      <w:r>
        <w:rPr>
          <w:b/>
          <w:bCs/>
          <w:sz w:val="28"/>
        </w:rPr>
        <w:t xml:space="preserve">    </w:t>
      </w:r>
      <w:r>
        <w:rPr>
          <w:rFonts w:hint="eastAsia"/>
          <w:b/>
          <w:bCs/>
          <w:sz w:val="28"/>
        </w:rPr>
        <w:t>业</w:t>
      </w:r>
      <w:r>
        <w:rPr>
          <w:b/>
          <w:bCs/>
          <w:sz w:val="28"/>
        </w:rPr>
        <w:t xml:space="preserve"> </w:t>
      </w:r>
      <w:r>
        <w:rPr>
          <w:sz w:val="28"/>
          <w:u w:val="single"/>
        </w:rPr>
        <w:t xml:space="preserve">     </w:t>
      </w:r>
      <w:r>
        <w:rPr>
          <w:rFonts w:hint="eastAsia"/>
          <w:sz w:val="28"/>
          <w:u w:val="single"/>
        </w:rPr>
        <w:t>人工智能技术应用</w:t>
      </w:r>
      <w:r>
        <w:rPr>
          <w:sz w:val="28"/>
          <w:u w:val="single"/>
        </w:rPr>
        <w:t xml:space="preserve">    </w:t>
      </w:r>
      <w:r>
        <w:rPr>
          <w:rFonts w:hint="eastAsia"/>
          <w:sz w:val="28"/>
          <w:u w:val="single"/>
        </w:rPr>
        <w:t xml:space="preserve"> </w:t>
      </w:r>
    </w:p>
    <w:p w14:paraId="54EB47BD" w14:textId="77777777" w:rsidR="00D63202" w:rsidRDefault="00000000">
      <w:pPr>
        <w:spacing w:before="100" w:beforeAutospacing="1" w:after="100" w:afterAutospacing="1" w:line="600" w:lineRule="auto"/>
        <w:ind w:firstLineChars="652" w:firstLine="1833"/>
        <w:rPr>
          <w:sz w:val="28"/>
          <w:u w:val="single"/>
        </w:rPr>
      </w:pPr>
      <w:r>
        <w:rPr>
          <w:rFonts w:hint="eastAsia"/>
          <w:b/>
          <w:bCs/>
          <w:sz w:val="28"/>
        </w:rPr>
        <w:t>班</w:t>
      </w:r>
      <w:r>
        <w:rPr>
          <w:b/>
          <w:bCs/>
          <w:sz w:val="28"/>
        </w:rPr>
        <w:t xml:space="preserve">    </w:t>
      </w:r>
      <w:r>
        <w:rPr>
          <w:rFonts w:hint="eastAsia"/>
          <w:b/>
          <w:bCs/>
          <w:sz w:val="28"/>
        </w:rPr>
        <w:t>级</w:t>
      </w:r>
      <w:r>
        <w:rPr>
          <w:b/>
          <w:bCs/>
          <w:sz w:val="28"/>
        </w:rPr>
        <w:t xml:space="preserve"> </w:t>
      </w:r>
      <w:r>
        <w:rPr>
          <w:sz w:val="28"/>
          <w:u w:val="single"/>
        </w:rPr>
        <w:t xml:space="preserve">     </w:t>
      </w:r>
      <w:r>
        <w:rPr>
          <w:rFonts w:hint="eastAsia"/>
          <w:sz w:val="28"/>
          <w:u w:val="single"/>
        </w:rPr>
        <w:t xml:space="preserve"> </w:t>
      </w:r>
      <w:r>
        <w:rPr>
          <w:rFonts w:hint="eastAsia"/>
          <w:sz w:val="28"/>
          <w:u w:val="single"/>
        </w:rPr>
        <w:t>人工智能</w:t>
      </w:r>
      <w:r>
        <w:rPr>
          <w:rFonts w:hint="eastAsia"/>
          <w:sz w:val="28"/>
          <w:u w:val="single"/>
        </w:rPr>
        <w:t>2312</w:t>
      </w:r>
      <w:r>
        <w:rPr>
          <w:sz w:val="28"/>
          <w:u w:val="single"/>
        </w:rPr>
        <w:t xml:space="preserve">      </w:t>
      </w:r>
      <w:r>
        <w:rPr>
          <w:rFonts w:hint="eastAsia"/>
          <w:sz w:val="28"/>
          <w:u w:val="single"/>
        </w:rPr>
        <w:t xml:space="preserve">  </w:t>
      </w:r>
    </w:p>
    <w:p w14:paraId="612BF972" w14:textId="77777777" w:rsidR="00D63202" w:rsidRDefault="00000000">
      <w:pPr>
        <w:spacing w:before="100" w:beforeAutospacing="1" w:after="100" w:afterAutospacing="1" w:line="600" w:lineRule="auto"/>
        <w:ind w:firstLineChars="652" w:firstLine="1833"/>
        <w:rPr>
          <w:sz w:val="28"/>
          <w:u w:val="single"/>
        </w:rPr>
      </w:pPr>
      <w:r>
        <w:rPr>
          <w:rFonts w:hint="eastAsia"/>
          <w:b/>
          <w:bCs/>
          <w:sz w:val="28"/>
        </w:rPr>
        <w:t>学</w:t>
      </w:r>
      <w:r>
        <w:rPr>
          <w:b/>
          <w:bCs/>
          <w:sz w:val="28"/>
        </w:rPr>
        <w:t xml:space="preserve">    </w:t>
      </w:r>
      <w:r>
        <w:rPr>
          <w:rFonts w:hint="eastAsia"/>
          <w:b/>
          <w:bCs/>
          <w:sz w:val="28"/>
        </w:rPr>
        <w:t>号</w:t>
      </w:r>
      <w:r>
        <w:rPr>
          <w:b/>
          <w:bCs/>
          <w:sz w:val="28"/>
        </w:rPr>
        <w:t xml:space="preserve"> </w:t>
      </w:r>
      <w:r>
        <w:rPr>
          <w:sz w:val="28"/>
          <w:u w:val="single"/>
        </w:rPr>
        <w:t xml:space="preserve">     </w:t>
      </w:r>
      <w:r>
        <w:rPr>
          <w:rFonts w:hint="eastAsia"/>
          <w:sz w:val="28"/>
          <w:u w:val="single"/>
        </w:rPr>
        <w:t xml:space="preserve">  2023028226</w:t>
      </w:r>
      <w:r>
        <w:rPr>
          <w:sz w:val="28"/>
          <w:u w:val="single"/>
        </w:rPr>
        <w:t xml:space="preserve">         </w:t>
      </w:r>
      <w:r>
        <w:rPr>
          <w:rFonts w:hint="eastAsia"/>
          <w:sz w:val="28"/>
          <w:u w:val="single"/>
        </w:rPr>
        <w:t xml:space="preserve"> </w:t>
      </w:r>
    </w:p>
    <w:p w14:paraId="6F0D77CF" w14:textId="77777777" w:rsidR="00D63202" w:rsidRDefault="00000000">
      <w:pPr>
        <w:spacing w:before="100" w:beforeAutospacing="1" w:after="100" w:afterAutospacing="1" w:line="600" w:lineRule="auto"/>
        <w:ind w:firstLineChars="652" w:firstLine="1833"/>
      </w:pPr>
      <w:r>
        <w:rPr>
          <w:rFonts w:hint="eastAsia"/>
          <w:b/>
          <w:bCs/>
          <w:sz w:val="28"/>
        </w:rPr>
        <w:t>姓</w:t>
      </w:r>
      <w:r>
        <w:rPr>
          <w:b/>
          <w:bCs/>
          <w:sz w:val="28"/>
        </w:rPr>
        <w:t xml:space="preserve">    </w:t>
      </w:r>
      <w:r>
        <w:rPr>
          <w:rFonts w:hint="eastAsia"/>
          <w:b/>
          <w:bCs/>
          <w:sz w:val="28"/>
        </w:rPr>
        <w:t>名</w:t>
      </w:r>
      <w:r>
        <w:rPr>
          <w:b/>
          <w:bCs/>
          <w:sz w:val="28"/>
        </w:rPr>
        <w:t xml:space="preserve"> </w:t>
      </w:r>
      <w:r>
        <w:rPr>
          <w:sz w:val="28"/>
          <w:u w:val="single"/>
        </w:rPr>
        <w:t xml:space="preserve">         </w:t>
      </w:r>
      <w:r>
        <w:rPr>
          <w:rFonts w:hint="eastAsia"/>
          <w:sz w:val="28"/>
          <w:u w:val="single"/>
        </w:rPr>
        <w:t>吕昊晋</w:t>
      </w:r>
      <w:r>
        <w:rPr>
          <w:sz w:val="28"/>
          <w:u w:val="single"/>
        </w:rPr>
        <w:t xml:space="preserve">           </w:t>
      </w:r>
      <w:r>
        <w:rPr>
          <w:rFonts w:hint="eastAsia"/>
          <w:sz w:val="28"/>
          <w:u w:val="single"/>
        </w:rPr>
        <w:t xml:space="preserve"> </w:t>
      </w:r>
    </w:p>
    <w:p w14:paraId="72BA2187" w14:textId="77777777" w:rsidR="00D63202" w:rsidRDefault="00000000">
      <w:pPr>
        <w:tabs>
          <w:tab w:val="left" w:pos="1980"/>
        </w:tabs>
        <w:spacing w:before="100" w:beforeAutospacing="1" w:after="100" w:afterAutospacing="1" w:line="600" w:lineRule="auto"/>
        <w:ind w:firstLineChars="652" w:firstLine="1833"/>
        <w:rPr>
          <w:u w:val="single"/>
        </w:rPr>
      </w:pPr>
      <w:r>
        <w:rPr>
          <w:rFonts w:hint="eastAsia"/>
          <w:b/>
          <w:bCs/>
          <w:sz w:val="28"/>
        </w:rPr>
        <w:t>指导教师</w:t>
      </w:r>
      <w:r>
        <w:rPr>
          <w:b/>
          <w:bCs/>
          <w:sz w:val="28"/>
        </w:rPr>
        <w:t xml:space="preserve"> </w:t>
      </w:r>
      <w:r>
        <w:rPr>
          <w:u w:val="single"/>
        </w:rPr>
        <w:t xml:space="preserve">            </w:t>
      </w:r>
      <w:r>
        <w:rPr>
          <w:rFonts w:hint="eastAsia"/>
          <w:sz w:val="28"/>
          <w:u w:val="single"/>
        </w:rPr>
        <w:t>刘志刚</w:t>
      </w:r>
      <w:r>
        <w:rPr>
          <w:u w:val="single"/>
        </w:rPr>
        <w:t xml:space="preserve">            </w:t>
      </w:r>
      <w:r>
        <w:rPr>
          <w:rFonts w:hint="eastAsia"/>
          <w:u w:val="single"/>
        </w:rPr>
        <w:t xml:space="preserve">   </w:t>
      </w:r>
    </w:p>
    <w:p w14:paraId="69A53672" w14:textId="77777777" w:rsidR="00D63202" w:rsidRDefault="00000000">
      <w:pPr>
        <w:tabs>
          <w:tab w:val="left" w:pos="1980"/>
        </w:tabs>
        <w:spacing w:before="100" w:beforeAutospacing="1" w:after="100" w:afterAutospacing="1" w:line="360" w:lineRule="exact"/>
        <w:jc w:val="center"/>
        <w:rPr>
          <w:b/>
          <w:bCs/>
          <w:sz w:val="28"/>
        </w:rPr>
      </w:pPr>
      <w:r>
        <w:rPr>
          <w:rFonts w:hint="eastAsia"/>
          <w:b/>
          <w:bCs/>
          <w:sz w:val="28"/>
        </w:rPr>
        <w:t xml:space="preserve">2025  </w:t>
      </w:r>
      <w:r>
        <w:rPr>
          <w:rFonts w:hint="eastAsia"/>
          <w:b/>
          <w:bCs/>
          <w:sz w:val="28"/>
        </w:rPr>
        <w:t>年</w:t>
      </w:r>
      <w:r>
        <w:rPr>
          <w:b/>
          <w:bCs/>
          <w:sz w:val="28"/>
        </w:rPr>
        <w:t xml:space="preserve">   </w:t>
      </w:r>
      <w:r>
        <w:rPr>
          <w:rFonts w:hint="eastAsia"/>
          <w:b/>
          <w:bCs/>
          <w:sz w:val="28"/>
        </w:rPr>
        <w:t xml:space="preserve"> 12  </w:t>
      </w:r>
      <w:r>
        <w:rPr>
          <w:rFonts w:hint="eastAsia"/>
          <w:b/>
          <w:bCs/>
          <w:sz w:val="28"/>
        </w:rPr>
        <w:t>月</w:t>
      </w:r>
      <w:r>
        <w:rPr>
          <w:b/>
          <w:bCs/>
          <w:sz w:val="28"/>
        </w:rPr>
        <w:t xml:space="preserve">   </w:t>
      </w:r>
      <w:r>
        <w:rPr>
          <w:rFonts w:hint="eastAsia"/>
          <w:b/>
          <w:bCs/>
          <w:sz w:val="28"/>
        </w:rPr>
        <w:t xml:space="preserve">26  </w:t>
      </w:r>
      <w:r>
        <w:rPr>
          <w:rFonts w:hint="eastAsia"/>
          <w:b/>
          <w:bCs/>
          <w:sz w:val="28"/>
        </w:rPr>
        <w:t>日</w:t>
      </w:r>
      <w:r>
        <w:rPr>
          <w:b/>
          <w:bCs/>
          <w:sz w:val="28"/>
        </w:rPr>
        <w:t xml:space="preserve"> </w:t>
      </w:r>
    </w:p>
    <w:p w14:paraId="02269DBE" w14:textId="77777777" w:rsidR="00D63202" w:rsidRDefault="00D63202">
      <w:pPr>
        <w:tabs>
          <w:tab w:val="left" w:pos="1980"/>
        </w:tabs>
        <w:spacing w:before="100" w:beforeAutospacing="1" w:after="100" w:afterAutospacing="1" w:line="360" w:lineRule="exact"/>
        <w:rPr>
          <w:b/>
          <w:bCs/>
          <w:sz w:val="28"/>
        </w:rPr>
      </w:pPr>
    </w:p>
    <w:p w14:paraId="1E7E2BD6" w14:textId="77777777" w:rsidR="00D63202" w:rsidRDefault="00000000" w:rsidP="00712BFC">
      <w:pPr>
        <w:spacing w:beforeLines="100" w:before="240" w:afterLines="50" w:after="120" w:line="400" w:lineRule="exact"/>
        <w:jc w:val="center"/>
        <w:rPr>
          <w:rFonts w:ascii="黑体" w:eastAsia="黑体"/>
          <w:bCs/>
          <w:sz w:val="32"/>
          <w:szCs w:val="32"/>
        </w:rPr>
      </w:pPr>
      <w:proofErr w:type="gramStart"/>
      <w:r>
        <w:rPr>
          <w:rFonts w:ascii="黑体" w:eastAsia="黑体" w:hint="eastAsia"/>
          <w:bCs/>
          <w:sz w:val="32"/>
          <w:szCs w:val="32"/>
        </w:rPr>
        <w:lastRenderedPageBreak/>
        <w:t>风羽之</w:t>
      </w:r>
      <w:proofErr w:type="gramEnd"/>
      <w:r>
        <w:rPr>
          <w:rFonts w:ascii="黑体" w:eastAsia="黑体" w:hint="eastAsia"/>
          <w:bCs/>
          <w:sz w:val="32"/>
          <w:szCs w:val="32"/>
        </w:rPr>
        <w:t>眼——羽毛球运动检测与分析系统的开发与设计</w:t>
      </w:r>
    </w:p>
    <w:p w14:paraId="696471DB" w14:textId="77777777" w:rsidR="00D63202" w:rsidRDefault="00000000" w:rsidP="0051337C">
      <w:pPr>
        <w:spacing w:line="400" w:lineRule="exact"/>
        <w:rPr>
          <w:rFonts w:ascii="宋体" w:hAnsi="宋体"/>
          <w:sz w:val="24"/>
        </w:rPr>
      </w:pPr>
      <w:r>
        <w:rPr>
          <w:rFonts w:ascii="黑体" w:eastAsia="黑体" w:hAnsi="黑体" w:hint="eastAsia"/>
          <w:bCs/>
          <w:sz w:val="28"/>
          <w:szCs w:val="28"/>
        </w:rPr>
        <w:t>【摘要】</w:t>
      </w:r>
      <w:r>
        <w:rPr>
          <w:rFonts w:ascii="宋体" w:hAnsi="宋体" w:hint="eastAsia"/>
          <w:bCs/>
          <w:sz w:val="28"/>
          <w:szCs w:val="28"/>
        </w:rPr>
        <w:t xml:space="preserve"> </w:t>
      </w:r>
      <w:r>
        <w:rPr>
          <w:rFonts w:ascii="宋体" w:hAnsi="宋体"/>
          <w:sz w:val="24"/>
        </w:rPr>
        <w:t>随着人工智能技术与体育科学的深度融合，羽毛球运动的科学化训练与分析需求日益迫切。传统的视频分析方法依赖人工观察，存在效率低下、主观性强、量化不足等局限，难以满足现代竞技体育对精准技术评估的要求。近年来，深度学习技术在计算机视觉领域的突破为羽毛球视频智能分析提供了全新的解决方案。</w:t>
      </w:r>
    </w:p>
    <w:p w14:paraId="4D70C97B" w14:textId="77777777" w:rsidR="00D63202" w:rsidRDefault="00000000" w:rsidP="0051337C">
      <w:pPr>
        <w:spacing w:line="400" w:lineRule="exact"/>
        <w:ind w:firstLineChars="200" w:firstLine="480"/>
        <w:rPr>
          <w:rFonts w:ascii="宋体" w:hAnsi="宋体"/>
          <w:sz w:val="24"/>
        </w:rPr>
      </w:pPr>
      <w:r>
        <w:rPr>
          <w:rFonts w:ascii="宋体" w:hAnsi="宋体"/>
          <w:sz w:val="24"/>
        </w:rPr>
        <w:t>本文提出了一种基于深度学习的羽毛球视频智能分析系统，旨在实现对比赛和训练视频的全自动、高精度分析。系统通过采集多角度羽毛球比赛视频，构建了包含150余小时标注视频的基准数据集。在算法层面，创新性地融合了CBAM增强的TrackNetV3网络进行球体检测，</w:t>
      </w:r>
      <w:proofErr w:type="spellStart"/>
      <w:r>
        <w:rPr>
          <w:rFonts w:ascii="宋体" w:hAnsi="宋体"/>
          <w:sz w:val="24"/>
        </w:rPr>
        <w:t>MMPose</w:t>
      </w:r>
      <w:proofErr w:type="spellEnd"/>
      <w:r>
        <w:rPr>
          <w:rFonts w:ascii="宋体" w:hAnsi="宋体"/>
          <w:sz w:val="24"/>
        </w:rPr>
        <w:t>框架下的</w:t>
      </w:r>
      <w:proofErr w:type="spellStart"/>
      <w:r>
        <w:rPr>
          <w:rFonts w:ascii="宋体" w:hAnsi="宋体"/>
          <w:sz w:val="24"/>
        </w:rPr>
        <w:t>RTMPose</w:t>
      </w:r>
      <w:proofErr w:type="spellEnd"/>
      <w:r>
        <w:rPr>
          <w:rFonts w:ascii="宋体" w:hAnsi="宋体"/>
          <w:sz w:val="24"/>
        </w:rPr>
        <w:t>模型实现人体姿态估计，并设计了"峰值-角度-姿态"三级验证机制精准识别击球事件。核心创新在于提出了BST_CG_AP增强型Transformer模型，通过Clean Gate噪声过滤和Aim Player击球者识别机制，实现了35类细粒度击球技术的精准分类。该架构的优势在于多模态数据融合提升了分析鲁棒性，自适应参数调节机制确保了不同硬件平台下的高效运行。</w:t>
      </w:r>
    </w:p>
    <w:p w14:paraId="2448F208" w14:textId="0BEE21D2" w:rsidR="00D63202" w:rsidRDefault="00000000" w:rsidP="0051337C">
      <w:pPr>
        <w:spacing w:line="400" w:lineRule="exact"/>
        <w:ind w:firstLineChars="200" w:firstLine="480"/>
        <w:rPr>
          <w:rFonts w:ascii="宋体" w:hAnsi="宋体"/>
          <w:sz w:val="24"/>
        </w:rPr>
      </w:pPr>
      <w:r>
        <w:rPr>
          <w:rFonts w:ascii="宋体" w:hAnsi="宋体"/>
          <w:sz w:val="24"/>
        </w:rPr>
        <w:t>为验证系统性能，我们在专业比赛视频数据集上进行了全面测试。实验结果表明，该系统在球体检测任务中达到95.7%的F1分数，击球事件识别召回率为92.1%且误检率仅为7.8%，35类击球分类准确率达87.2%。在RTX 3090GPU平台上，系统处理1080p/60fps视频的速度达28 FPS，满足实时分析需求。实际应用测试显示，该系统帮助专业教练将训练计划制定效率提升40%，在青少年训练中有效降低运动损伤风险25%。</w:t>
      </w:r>
    </w:p>
    <w:p w14:paraId="6A8E93F8" w14:textId="4A0F5DEA" w:rsidR="00D63202" w:rsidRDefault="00000000" w:rsidP="0051337C">
      <w:pPr>
        <w:spacing w:line="400" w:lineRule="exact"/>
        <w:ind w:firstLineChars="200" w:firstLine="480"/>
        <w:rPr>
          <w:rFonts w:ascii="宋体" w:hAnsi="宋体"/>
          <w:sz w:val="24"/>
        </w:rPr>
      </w:pPr>
      <w:r>
        <w:rPr>
          <w:rFonts w:ascii="宋体" w:hAnsi="宋体"/>
          <w:sz w:val="24"/>
        </w:rPr>
        <w:t>本研究不仅为羽毛球运动提供了科学化训练的技术支撑，更为计算机视觉在体育领域的应用开辟了新路径。未来工作将聚焦于模型轻量化以适应基层训练场馆需求，扩展多模态数据融合提升分析维度，并将技术框架迁移至乒乓球、网球等隔网运动领域，为我国体育科技自主创新和体育强国建设贡献更大力量。</w:t>
      </w:r>
    </w:p>
    <w:p w14:paraId="7ACF93FD" w14:textId="77777777" w:rsidR="00D63202" w:rsidRDefault="00000000" w:rsidP="0051337C">
      <w:pPr>
        <w:spacing w:line="400" w:lineRule="exact"/>
        <w:ind w:firstLineChars="200" w:firstLine="420"/>
        <w:rPr>
          <w:rFonts w:ascii="宋体" w:hAnsi="宋体"/>
        </w:rPr>
      </w:pPr>
      <w:r>
        <w:rPr>
          <w:rFonts w:ascii="宋体" w:hAnsi="宋体"/>
        </w:rPr>
        <w:t xml:space="preserve"> </w:t>
      </w:r>
    </w:p>
    <w:p w14:paraId="086D5DA1" w14:textId="421D1F1A" w:rsidR="00D63202" w:rsidRDefault="00000000">
      <w:pPr>
        <w:spacing w:line="400" w:lineRule="exact"/>
        <w:rPr>
          <w:rFonts w:ascii="宋体" w:hAnsi="宋体"/>
          <w:szCs w:val="21"/>
        </w:rPr>
      </w:pPr>
      <w:r>
        <w:rPr>
          <w:rFonts w:ascii="黑体" w:eastAsia="黑体" w:hAnsi="黑体" w:cs="黑体" w:hint="eastAsia"/>
          <w:bCs/>
          <w:sz w:val="28"/>
          <w:szCs w:val="28"/>
        </w:rPr>
        <w:t>【关键词】</w:t>
      </w:r>
      <w:r>
        <w:rPr>
          <w:rFonts w:ascii="宋体" w:hAnsi="宋体"/>
          <w:sz w:val="24"/>
        </w:rPr>
        <w:t>羽毛球</w:t>
      </w:r>
      <w:r>
        <w:rPr>
          <w:rFonts w:ascii="宋体" w:hAnsi="宋体" w:hint="eastAsia"/>
          <w:sz w:val="24"/>
        </w:rPr>
        <w:t xml:space="preserve"> </w:t>
      </w:r>
      <w:r>
        <w:rPr>
          <w:rFonts w:ascii="宋体" w:hAnsi="宋体"/>
          <w:sz w:val="24"/>
        </w:rPr>
        <w:t>深度学习</w:t>
      </w:r>
      <w:r>
        <w:rPr>
          <w:rFonts w:ascii="宋体" w:hAnsi="宋体" w:hint="eastAsia"/>
          <w:sz w:val="24"/>
        </w:rPr>
        <w:t xml:space="preserve"> </w:t>
      </w:r>
      <w:r>
        <w:rPr>
          <w:rFonts w:ascii="宋体" w:hAnsi="宋体"/>
          <w:sz w:val="24"/>
        </w:rPr>
        <w:t>TrackNetV3</w:t>
      </w:r>
      <w:r>
        <w:rPr>
          <w:rFonts w:ascii="宋体" w:hAnsi="宋体" w:hint="eastAsia"/>
          <w:sz w:val="24"/>
        </w:rPr>
        <w:t xml:space="preserve"> </w:t>
      </w:r>
      <w:r>
        <w:rPr>
          <w:rFonts w:ascii="宋体" w:hAnsi="宋体"/>
          <w:sz w:val="24"/>
        </w:rPr>
        <w:t>姿态估计</w:t>
      </w:r>
      <w:r>
        <w:rPr>
          <w:rFonts w:ascii="宋体" w:hAnsi="宋体" w:hint="eastAsia"/>
          <w:sz w:val="24"/>
        </w:rPr>
        <w:t xml:space="preserve"> </w:t>
      </w:r>
      <w:r>
        <w:rPr>
          <w:rFonts w:ascii="宋体" w:hAnsi="宋体"/>
          <w:sz w:val="24"/>
        </w:rPr>
        <w:t>动作分类</w:t>
      </w:r>
      <w:r>
        <w:rPr>
          <w:rFonts w:ascii="宋体" w:hAnsi="宋体" w:hint="eastAsia"/>
          <w:sz w:val="24"/>
        </w:rPr>
        <w:t xml:space="preserve"> </w:t>
      </w:r>
      <w:r>
        <w:rPr>
          <w:rFonts w:ascii="宋体" w:hAnsi="宋体"/>
          <w:sz w:val="24"/>
        </w:rPr>
        <w:t>多模态融合</w:t>
      </w:r>
    </w:p>
    <w:p w14:paraId="66ADA1C2" w14:textId="77777777" w:rsidR="00D63202" w:rsidRDefault="00D63202">
      <w:pPr>
        <w:rPr>
          <w:rFonts w:ascii="宋体" w:hAnsi="宋体"/>
        </w:rPr>
      </w:pPr>
    </w:p>
    <w:p w14:paraId="2E237920" w14:textId="77777777" w:rsidR="00D63202" w:rsidRDefault="00D63202">
      <w:pPr>
        <w:rPr>
          <w:rFonts w:ascii="宋体" w:hAnsi="宋体"/>
        </w:rPr>
      </w:pPr>
    </w:p>
    <w:p w14:paraId="21EA9ED0" w14:textId="77777777" w:rsidR="00D63202" w:rsidRDefault="00D63202">
      <w:pPr>
        <w:rPr>
          <w:rFonts w:ascii="宋体" w:hAnsi="宋体"/>
        </w:rPr>
      </w:pPr>
    </w:p>
    <w:p w14:paraId="40DB5167" w14:textId="77777777" w:rsidR="00D63202" w:rsidRDefault="00D63202">
      <w:pPr>
        <w:pStyle w:val="a6"/>
        <w:rPr>
          <w:rFonts w:ascii="宋体" w:hAnsi="宋体"/>
        </w:rPr>
      </w:pPr>
    </w:p>
    <w:p w14:paraId="38CEACF7" w14:textId="77777777" w:rsidR="00D63202" w:rsidRDefault="00D63202">
      <w:pPr>
        <w:rPr>
          <w:rFonts w:ascii="宋体" w:hAnsi="宋体"/>
        </w:rPr>
      </w:pPr>
    </w:p>
    <w:p w14:paraId="6BCE63AF" w14:textId="77777777" w:rsidR="00D63202" w:rsidRDefault="00D63202">
      <w:pPr>
        <w:rPr>
          <w:rFonts w:ascii="宋体" w:hAnsi="宋体"/>
        </w:rPr>
      </w:pPr>
    </w:p>
    <w:p w14:paraId="67D31640" w14:textId="77777777" w:rsidR="00D63202" w:rsidRDefault="00D63202">
      <w:pPr>
        <w:rPr>
          <w:rFonts w:ascii="宋体" w:hAnsi="宋体"/>
        </w:rPr>
      </w:pPr>
    </w:p>
    <w:p w14:paraId="280981D3" w14:textId="77777777" w:rsidR="00D63202" w:rsidRDefault="00D63202">
      <w:pPr>
        <w:rPr>
          <w:rFonts w:ascii="宋体" w:hAnsi="宋体"/>
        </w:rPr>
      </w:pPr>
    </w:p>
    <w:p w14:paraId="0FC636B3" w14:textId="77777777" w:rsidR="00D63202" w:rsidRDefault="00D63202">
      <w:pPr>
        <w:rPr>
          <w:rFonts w:ascii="宋体" w:hAnsi="宋体"/>
        </w:rPr>
      </w:pPr>
    </w:p>
    <w:p w14:paraId="422D2999" w14:textId="77777777" w:rsidR="00D63202" w:rsidRDefault="00D63202">
      <w:pPr>
        <w:rPr>
          <w:rFonts w:ascii="宋体" w:hAnsi="宋体"/>
        </w:rPr>
      </w:pPr>
    </w:p>
    <w:p w14:paraId="59A1B1BD" w14:textId="77777777" w:rsidR="00D63202" w:rsidRDefault="00D63202">
      <w:pPr>
        <w:rPr>
          <w:rFonts w:ascii="宋体" w:hAnsi="宋体"/>
        </w:rPr>
      </w:pPr>
    </w:p>
    <w:p w14:paraId="2B2C93BA" w14:textId="77777777" w:rsidR="00D63202" w:rsidRDefault="00D63202">
      <w:pPr>
        <w:rPr>
          <w:rFonts w:ascii="宋体" w:hAnsi="宋体"/>
        </w:rPr>
      </w:pPr>
    </w:p>
    <w:p w14:paraId="682C07E8" w14:textId="77777777" w:rsidR="00D63202" w:rsidRDefault="00D63202">
      <w:pPr>
        <w:rPr>
          <w:rFonts w:ascii="宋体" w:hAnsi="宋体"/>
        </w:rPr>
      </w:pPr>
    </w:p>
    <w:p w14:paraId="7C38381A" w14:textId="77777777" w:rsidR="00D63202" w:rsidRDefault="00D63202">
      <w:pPr>
        <w:rPr>
          <w:rFonts w:ascii="宋体" w:hAnsi="宋体"/>
        </w:rPr>
        <w:sectPr w:rsidR="00D63202">
          <w:headerReference w:type="default" r:id="rId9"/>
          <w:footerReference w:type="even" r:id="rId10"/>
          <w:footnotePr>
            <w:numRestart w:val="eachPage"/>
          </w:footnotePr>
          <w:pgSz w:w="11906" w:h="16838"/>
          <w:pgMar w:top="1134" w:right="1134" w:bottom="1134" w:left="1701" w:header="851" w:footer="992" w:gutter="0"/>
          <w:cols w:space="720"/>
          <w:docGrid w:linePitch="326"/>
        </w:sectPr>
      </w:pPr>
    </w:p>
    <w:p w14:paraId="13CD4212" w14:textId="77777777" w:rsidR="00283C27" w:rsidRDefault="00283C27" w:rsidP="001D2ED4">
      <w:pPr>
        <w:jc w:val="center"/>
        <w:rPr>
          <w:rFonts w:ascii="黑体" w:eastAsia="黑体" w:hAnsi="黑体"/>
          <w:sz w:val="32"/>
          <w:szCs w:val="32"/>
        </w:rPr>
      </w:pPr>
      <w:bookmarkStart w:id="2" w:name="_Toc219053952"/>
      <w:bookmarkStart w:id="3" w:name="_Toc219052969"/>
      <w:bookmarkStart w:id="4" w:name="_Toc219060364"/>
      <w:bookmarkStart w:id="5" w:name="_Toc219071348"/>
    </w:p>
    <w:p w14:paraId="0F97A981" w14:textId="6C05C6E1" w:rsidR="002B0E59" w:rsidRDefault="00000000" w:rsidP="002B0E59">
      <w:pPr>
        <w:jc w:val="center"/>
        <w:rPr>
          <w:rFonts w:ascii="黑体" w:eastAsia="黑体" w:hAnsi="黑体"/>
          <w:sz w:val="32"/>
          <w:szCs w:val="32"/>
        </w:rPr>
      </w:pPr>
      <w:r w:rsidRPr="001D2ED4">
        <w:rPr>
          <w:rFonts w:ascii="黑体" w:eastAsia="黑体" w:hAnsi="黑体" w:hint="eastAsia"/>
          <w:sz w:val="32"/>
          <w:szCs w:val="32"/>
        </w:rPr>
        <w:t>目 录</w:t>
      </w:r>
      <w:bookmarkEnd w:id="2"/>
      <w:bookmarkEnd w:id="3"/>
      <w:bookmarkEnd w:id="4"/>
      <w:bookmarkEnd w:id="5"/>
    </w:p>
    <w:p w14:paraId="031B17A0" w14:textId="657C48F2" w:rsidR="0064126E" w:rsidRDefault="0064126E">
      <w:pPr>
        <w:pStyle w:val="TOC1"/>
        <w:tabs>
          <w:tab w:val="right" w:leader="hyphen" w:pos="9061"/>
        </w:tabs>
        <w:rPr>
          <w:rFonts w:eastAsiaTheme="minorEastAsia" w:hAnsiTheme="minorHAnsi" w:cstheme="minorBidi"/>
          <w:b w:val="0"/>
          <w:bCs w:val="0"/>
          <w:caps w:val="0"/>
          <w:noProof/>
          <w:sz w:val="22"/>
          <w:szCs w:val="24"/>
          <w14:ligatures w14:val="standardContextual"/>
        </w:rPr>
      </w:pPr>
      <w:r>
        <w:fldChar w:fldCharType="begin"/>
      </w:r>
      <w:r>
        <w:instrText xml:space="preserve"> </w:instrText>
      </w:r>
      <w:r>
        <w:rPr>
          <w:rFonts w:hint="eastAsia"/>
        </w:rPr>
        <w:instrText>TOC \o "1-4" \h \z \u</w:instrText>
      </w:r>
      <w:r>
        <w:instrText xml:space="preserve"> </w:instrText>
      </w:r>
      <w:r>
        <w:fldChar w:fldCharType="separate"/>
      </w:r>
      <w:hyperlink w:anchor="_Toc219932806" w:history="1">
        <w:r w:rsidRPr="002073B5">
          <w:rPr>
            <w:rStyle w:val="af1"/>
            <w:rFonts w:ascii="宋体" w:eastAsia="宋体" w:hAnsi="宋体"/>
            <w:noProof/>
            <w:sz w:val="28"/>
            <w:szCs w:val="28"/>
          </w:rPr>
          <w:t>引  言</w:t>
        </w:r>
        <w:r>
          <w:rPr>
            <w:noProof/>
            <w:webHidden/>
          </w:rPr>
          <w:tab/>
        </w:r>
        <w:r>
          <w:rPr>
            <w:noProof/>
            <w:webHidden/>
          </w:rPr>
          <w:fldChar w:fldCharType="begin"/>
        </w:r>
        <w:r>
          <w:rPr>
            <w:noProof/>
            <w:webHidden/>
          </w:rPr>
          <w:instrText xml:space="preserve"> PAGEREF _Toc219932806 \h </w:instrText>
        </w:r>
        <w:r>
          <w:rPr>
            <w:noProof/>
            <w:webHidden/>
          </w:rPr>
        </w:r>
        <w:r>
          <w:rPr>
            <w:noProof/>
            <w:webHidden/>
          </w:rPr>
          <w:fldChar w:fldCharType="separate"/>
        </w:r>
        <w:r>
          <w:rPr>
            <w:noProof/>
            <w:webHidden/>
          </w:rPr>
          <w:t>5</w:t>
        </w:r>
        <w:r>
          <w:rPr>
            <w:noProof/>
            <w:webHidden/>
          </w:rPr>
          <w:fldChar w:fldCharType="end"/>
        </w:r>
      </w:hyperlink>
    </w:p>
    <w:p w14:paraId="416616D6" w14:textId="6E146E65" w:rsidR="0064126E" w:rsidRPr="0064126E" w:rsidRDefault="0064126E">
      <w:pPr>
        <w:pStyle w:val="TOC1"/>
        <w:tabs>
          <w:tab w:val="right" w:leader="hyphen" w:pos="9061"/>
        </w:tabs>
        <w:rPr>
          <w:rFonts w:ascii="黑体" w:eastAsia="黑体" w:hAnsi="黑体" w:cstheme="minorBidi"/>
          <w:b w:val="0"/>
          <w:bCs w:val="0"/>
          <w:caps w:val="0"/>
          <w:noProof/>
          <w:sz w:val="28"/>
          <w:szCs w:val="28"/>
          <w14:ligatures w14:val="standardContextual"/>
        </w:rPr>
      </w:pPr>
      <w:hyperlink w:anchor="_Toc219932807" w:history="1">
        <w:r w:rsidRPr="0064126E">
          <w:rPr>
            <w:rStyle w:val="af1"/>
            <w:rFonts w:ascii="黑体" w:eastAsia="黑体" w:hAnsi="黑体"/>
            <w:noProof/>
            <w:sz w:val="28"/>
            <w:szCs w:val="28"/>
          </w:rPr>
          <w:t>第一章 绪论</w:t>
        </w:r>
        <w:r w:rsidRPr="0064126E">
          <w:rPr>
            <w:rFonts w:ascii="黑体" w:eastAsia="黑体" w:hAnsi="黑体"/>
            <w:noProof/>
            <w:webHidden/>
            <w:sz w:val="28"/>
            <w:szCs w:val="28"/>
          </w:rPr>
          <w:tab/>
        </w:r>
        <w:r w:rsidRPr="0064126E">
          <w:rPr>
            <w:rFonts w:ascii="黑体" w:eastAsia="黑体" w:hAnsi="黑体"/>
            <w:noProof/>
            <w:webHidden/>
            <w:sz w:val="28"/>
            <w:szCs w:val="28"/>
          </w:rPr>
          <w:fldChar w:fldCharType="begin"/>
        </w:r>
        <w:r w:rsidRPr="0064126E">
          <w:rPr>
            <w:rFonts w:ascii="黑体" w:eastAsia="黑体" w:hAnsi="黑体"/>
            <w:noProof/>
            <w:webHidden/>
            <w:sz w:val="28"/>
            <w:szCs w:val="28"/>
          </w:rPr>
          <w:instrText xml:space="preserve"> PAGEREF _Toc219932807 \h </w:instrText>
        </w:r>
        <w:r w:rsidRPr="0064126E">
          <w:rPr>
            <w:rFonts w:ascii="黑体" w:eastAsia="黑体" w:hAnsi="黑体"/>
            <w:noProof/>
            <w:webHidden/>
            <w:sz w:val="28"/>
            <w:szCs w:val="28"/>
          </w:rPr>
        </w:r>
        <w:r w:rsidRPr="0064126E">
          <w:rPr>
            <w:rFonts w:ascii="黑体" w:eastAsia="黑体" w:hAnsi="黑体"/>
            <w:noProof/>
            <w:webHidden/>
            <w:sz w:val="28"/>
            <w:szCs w:val="28"/>
          </w:rPr>
          <w:fldChar w:fldCharType="separate"/>
        </w:r>
        <w:r w:rsidRPr="0064126E">
          <w:rPr>
            <w:rFonts w:ascii="黑体" w:eastAsia="黑体" w:hAnsi="黑体"/>
            <w:noProof/>
            <w:webHidden/>
            <w:sz w:val="28"/>
            <w:szCs w:val="28"/>
          </w:rPr>
          <w:t>7</w:t>
        </w:r>
        <w:r w:rsidRPr="0064126E">
          <w:rPr>
            <w:rFonts w:ascii="黑体" w:eastAsia="黑体" w:hAnsi="黑体"/>
            <w:noProof/>
            <w:webHidden/>
            <w:sz w:val="28"/>
            <w:szCs w:val="28"/>
          </w:rPr>
          <w:fldChar w:fldCharType="end"/>
        </w:r>
      </w:hyperlink>
    </w:p>
    <w:p w14:paraId="0486F50D" w14:textId="34CB30ED" w:rsidR="0064126E" w:rsidRPr="0064126E" w:rsidRDefault="0064126E">
      <w:pPr>
        <w:pStyle w:val="TOC2"/>
        <w:tabs>
          <w:tab w:val="right" w:leader="hyphen" w:pos="9061"/>
        </w:tabs>
        <w:rPr>
          <w:rFonts w:ascii="宋体" w:eastAsia="宋体" w:hAnsi="宋体" w:cstheme="minorBidi"/>
          <w:smallCaps w:val="0"/>
          <w:noProof/>
          <w:sz w:val="24"/>
          <w:szCs w:val="24"/>
          <w14:ligatures w14:val="standardContextual"/>
        </w:rPr>
      </w:pPr>
      <w:hyperlink w:anchor="_Toc219932808" w:history="1">
        <w:r w:rsidRPr="0064126E">
          <w:rPr>
            <w:rStyle w:val="af1"/>
            <w:rFonts w:ascii="宋体" w:eastAsia="宋体" w:hAnsi="宋体"/>
            <w:noProof/>
            <w:sz w:val="24"/>
            <w:szCs w:val="24"/>
          </w:rPr>
          <w:t>1.1 研究背景与意义</w:t>
        </w:r>
        <w:r w:rsidRPr="0064126E">
          <w:rPr>
            <w:rFonts w:ascii="宋体" w:eastAsia="宋体" w:hAnsi="宋体"/>
            <w:noProof/>
            <w:webHidden/>
            <w:sz w:val="24"/>
            <w:szCs w:val="24"/>
          </w:rPr>
          <w:tab/>
        </w:r>
        <w:r w:rsidRPr="0064126E">
          <w:rPr>
            <w:rFonts w:ascii="宋体" w:eastAsia="宋体" w:hAnsi="宋体"/>
            <w:noProof/>
            <w:webHidden/>
            <w:sz w:val="24"/>
            <w:szCs w:val="24"/>
          </w:rPr>
          <w:fldChar w:fldCharType="begin"/>
        </w:r>
        <w:r w:rsidRPr="0064126E">
          <w:rPr>
            <w:rFonts w:ascii="宋体" w:eastAsia="宋体" w:hAnsi="宋体"/>
            <w:noProof/>
            <w:webHidden/>
            <w:sz w:val="24"/>
            <w:szCs w:val="24"/>
          </w:rPr>
          <w:instrText xml:space="preserve"> PAGEREF _Toc219932808 \h </w:instrText>
        </w:r>
        <w:r w:rsidRPr="0064126E">
          <w:rPr>
            <w:rFonts w:ascii="宋体" w:eastAsia="宋体" w:hAnsi="宋体"/>
            <w:noProof/>
            <w:webHidden/>
            <w:sz w:val="24"/>
            <w:szCs w:val="24"/>
          </w:rPr>
        </w:r>
        <w:r w:rsidRPr="0064126E">
          <w:rPr>
            <w:rFonts w:ascii="宋体" w:eastAsia="宋体" w:hAnsi="宋体"/>
            <w:noProof/>
            <w:webHidden/>
            <w:sz w:val="24"/>
            <w:szCs w:val="24"/>
          </w:rPr>
          <w:fldChar w:fldCharType="separate"/>
        </w:r>
        <w:r w:rsidRPr="0064126E">
          <w:rPr>
            <w:rFonts w:ascii="宋体" w:eastAsia="宋体" w:hAnsi="宋体"/>
            <w:noProof/>
            <w:webHidden/>
            <w:sz w:val="24"/>
            <w:szCs w:val="24"/>
          </w:rPr>
          <w:t>7</w:t>
        </w:r>
        <w:r w:rsidRPr="0064126E">
          <w:rPr>
            <w:rFonts w:ascii="宋体" w:eastAsia="宋体" w:hAnsi="宋体"/>
            <w:noProof/>
            <w:webHidden/>
            <w:sz w:val="24"/>
            <w:szCs w:val="24"/>
          </w:rPr>
          <w:fldChar w:fldCharType="end"/>
        </w:r>
      </w:hyperlink>
    </w:p>
    <w:p w14:paraId="4873AE04" w14:textId="6C44C77E" w:rsidR="0064126E" w:rsidRPr="0064126E" w:rsidRDefault="0064126E">
      <w:pPr>
        <w:pStyle w:val="TOC3"/>
        <w:tabs>
          <w:tab w:val="right" w:leader="hyphen" w:pos="9061"/>
        </w:tabs>
        <w:rPr>
          <w:rFonts w:ascii="宋体" w:eastAsia="宋体" w:hAnsi="宋体" w:cstheme="minorBidi"/>
          <w:i w:val="0"/>
          <w:iCs w:val="0"/>
          <w:noProof/>
          <w:sz w:val="21"/>
          <w:szCs w:val="21"/>
          <w14:ligatures w14:val="standardContextual"/>
        </w:rPr>
      </w:pPr>
      <w:hyperlink w:anchor="_Toc219932809" w:history="1">
        <w:r w:rsidRPr="0064126E">
          <w:rPr>
            <w:rStyle w:val="af1"/>
            <w:rFonts w:ascii="宋体" w:eastAsia="宋体" w:hAnsi="宋体"/>
            <w:i w:val="0"/>
            <w:iCs w:val="0"/>
            <w:noProof/>
            <w:sz w:val="21"/>
            <w:szCs w:val="21"/>
          </w:rPr>
          <w:t>1.1.1 竞技体育数字化转型的时代浪潮</w:t>
        </w:r>
        <w:r w:rsidRPr="0064126E">
          <w:rPr>
            <w:rFonts w:ascii="宋体" w:eastAsia="宋体" w:hAnsi="宋体"/>
            <w:i w:val="0"/>
            <w:iCs w:val="0"/>
            <w:noProof/>
            <w:webHidden/>
            <w:sz w:val="21"/>
            <w:szCs w:val="21"/>
          </w:rPr>
          <w:tab/>
        </w:r>
        <w:r w:rsidRPr="0064126E">
          <w:rPr>
            <w:rFonts w:ascii="宋体" w:eastAsia="宋体" w:hAnsi="宋体"/>
            <w:i w:val="0"/>
            <w:iCs w:val="0"/>
            <w:noProof/>
            <w:webHidden/>
            <w:sz w:val="21"/>
            <w:szCs w:val="21"/>
          </w:rPr>
          <w:fldChar w:fldCharType="begin"/>
        </w:r>
        <w:r w:rsidRPr="0064126E">
          <w:rPr>
            <w:rFonts w:ascii="宋体" w:eastAsia="宋体" w:hAnsi="宋体"/>
            <w:i w:val="0"/>
            <w:iCs w:val="0"/>
            <w:noProof/>
            <w:webHidden/>
            <w:sz w:val="21"/>
            <w:szCs w:val="21"/>
          </w:rPr>
          <w:instrText xml:space="preserve"> PAGEREF _Toc219932809 \h </w:instrText>
        </w:r>
        <w:r w:rsidRPr="0064126E">
          <w:rPr>
            <w:rFonts w:ascii="宋体" w:eastAsia="宋体" w:hAnsi="宋体"/>
            <w:i w:val="0"/>
            <w:iCs w:val="0"/>
            <w:noProof/>
            <w:webHidden/>
            <w:sz w:val="21"/>
            <w:szCs w:val="21"/>
          </w:rPr>
        </w:r>
        <w:r w:rsidRPr="0064126E">
          <w:rPr>
            <w:rFonts w:ascii="宋体" w:eastAsia="宋体" w:hAnsi="宋体"/>
            <w:i w:val="0"/>
            <w:iCs w:val="0"/>
            <w:noProof/>
            <w:webHidden/>
            <w:sz w:val="21"/>
            <w:szCs w:val="21"/>
          </w:rPr>
          <w:fldChar w:fldCharType="separate"/>
        </w:r>
        <w:r w:rsidRPr="0064126E">
          <w:rPr>
            <w:rFonts w:ascii="宋体" w:eastAsia="宋体" w:hAnsi="宋体"/>
            <w:i w:val="0"/>
            <w:iCs w:val="0"/>
            <w:noProof/>
            <w:webHidden/>
            <w:sz w:val="21"/>
            <w:szCs w:val="21"/>
          </w:rPr>
          <w:t>7</w:t>
        </w:r>
        <w:r w:rsidRPr="0064126E">
          <w:rPr>
            <w:rFonts w:ascii="宋体" w:eastAsia="宋体" w:hAnsi="宋体"/>
            <w:i w:val="0"/>
            <w:iCs w:val="0"/>
            <w:noProof/>
            <w:webHidden/>
            <w:sz w:val="21"/>
            <w:szCs w:val="21"/>
          </w:rPr>
          <w:fldChar w:fldCharType="end"/>
        </w:r>
      </w:hyperlink>
    </w:p>
    <w:p w14:paraId="18E7B56F" w14:textId="6EC8763A" w:rsidR="0064126E" w:rsidRPr="0064126E" w:rsidRDefault="0064126E">
      <w:pPr>
        <w:pStyle w:val="TOC3"/>
        <w:tabs>
          <w:tab w:val="right" w:leader="hyphen" w:pos="9061"/>
        </w:tabs>
        <w:rPr>
          <w:rFonts w:ascii="宋体" w:eastAsia="宋体" w:hAnsi="宋体" w:cstheme="minorBidi"/>
          <w:i w:val="0"/>
          <w:iCs w:val="0"/>
          <w:noProof/>
          <w:sz w:val="21"/>
          <w:szCs w:val="21"/>
          <w14:ligatures w14:val="standardContextual"/>
        </w:rPr>
      </w:pPr>
      <w:hyperlink w:anchor="_Toc219932810" w:history="1">
        <w:r w:rsidRPr="0064126E">
          <w:rPr>
            <w:rStyle w:val="af1"/>
            <w:rFonts w:ascii="宋体" w:eastAsia="宋体" w:hAnsi="宋体"/>
            <w:i w:val="0"/>
            <w:iCs w:val="0"/>
            <w:noProof/>
            <w:sz w:val="21"/>
            <w:szCs w:val="21"/>
          </w:rPr>
          <w:t xml:space="preserve">1.1.2 </w:t>
        </w:r>
        <w:r w:rsidRPr="0064126E">
          <w:rPr>
            <w:rStyle w:val="af1"/>
            <w:rFonts w:ascii="宋体" w:eastAsia="宋体" w:hAnsi="宋体"/>
            <w:i w:val="0"/>
            <w:iCs w:val="0"/>
            <w:noProof/>
            <w:sz w:val="21"/>
            <w:szCs w:val="21"/>
          </w:rPr>
          <w:t>实</w:t>
        </w:r>
        <w:r w:rsidRPr="0064126E">
          <w:rPr>
            <w:rStyle w:val="af1"/>
            <w:rFonts w:ascii="宋体" w:eastAsia="宋体" w:hAnsi="宋体"/>
            <w:i w:val="0"/>
            <w:iCs w:val="0"/>
            <w:noProof/>
            <w:sz w:val="21"/>
            <w:szCs w:val="21"/>
          </w:rPr>
          <w:t>现所面临的问题</w:t>
        </w:r>
        <w:r w:rsidRPr="0064126E">
          <w:rPr>
            <w:rFonts w:ascii="宋体" w:eastAsia="宋体" w:hAnsi="宋体"/>
            <w:i w:val="0"/>
            <w:iCs w:val="0"/>
            <w:noProof/>
            <w:webHidden/>
            <w:sz w:val="21"/>
            <w:szCs w:val="21"/>
          </w:rPr>
          <w:tab/>
        </w:r>
        <w:r w:rsidRPr="0064126E">
          <w:rPr>
            <w:rFonts w:ascii="宋体" w:eastAsia="宋体" w:hAnsi="宋体"/>
            <w:i w:val="0"/>
            <w:iCs w:val="0"/>
            <w:noProof/>
            <w:webHidden/>
            <w:sz w:val="21"/>
            <w:szCs w:val="21"/>
          </w:rPr>
          <w:fldChar w:fldCharType="begin"/>
        </w:r>
        <w:r w:rsidRPr="0064126E">
          <w:rPr>
            <w:rFonts w:ascii="宋体" w:eastAsia="宋体" w:hAnsi="宋体"/>
            <w:i w:val="0"/>
            <w:iCs w:val="0"/>
            <w:noProof/>
            <w:webHidden/>
            <w:sz w:val="21"/>
            <w:szCs w:val="21"/>
          </w:rPr>
          <w:instrText xml:space="preserve"> PAGEREF _Toc219932810 \h </w:instrText>
        </w:r>
        <w:r w:rsidRPr="0064126E">
          <w:rPr>
            <w:rFonts w:ascii="宋体" w:eastAsia="宋体" w:hAnsi="宋体"/>
            <w:i w:val="0"/>
            <w:iCs w:val="0"/>
            <w:noProof/>
            <w:webHidden/>
            <w:sz w:val="21"/>
            <w:szCs w:val="21"/>
          </w:rPr>
        </w:r>
        <w:r w:rsidRPr="0064126E">
          <w:rPr>
            <w:rFonts w:ascii="宋体" w:eastAsia="宋体" w:hAnsi="宋体"/>
            <w:i w:val="0"/>
            <w:iCs w:val="0"/>
            <w:noProof/>
            <w:webHidden/>
            <w:sz w:val="21"/>
            <w:szCs w:val="21"/>
          </w:rPr>
          <w:fldChar w:fldCharType="separate"/>
        </w:r>
        <w:r w:rsidRPr="0064126E">
          <w:rPr>
            <w:rFonts w:ascii="宋体" w:eastAsia="宋体" w:hAnsi="宋体"/>
            <w:i w:val="0"/>
            <w:iCs w:val="0"/>
            <w:noProof/>
            <w:webHidden/>
            <w:sz w:val="21"/>
            <w:szCs w:val="21"/>
          </w:rPr>
          <w:t>8</w:t>
        </w:r>
        <w:r w:rsidRPr="0064126E">
          <w:rPr>
            <w:rFonts w:ascii="宋体" w:eastAsia="宋体" w:hAnsi="宋体"/>
            <w:i w:val="0"/>
            <w:iCs w:val="0"/>
            <w:noProof/>
            <w:webHidden/>
            <w:sz w:val="21"/>
            <w:szCs w:val="21"/>
          </w:rPr>
          <w:fldChar w:fldCharType="end"/>
        </w:r>
      </w:hyperlink>
    </w:p>
    <w:p w14:paraId="0C281EF8" w14:textId="2B6B88AA" w:rsidR="0064126E" w:rsidRPr="0064126E" w:rsidRDefault="0064126E">
      <w:pPr>
        <w:pStyle w:val="TOC3"/>
        <w:tabs>
          <w:tab w:val="right" w:leader="hyphen" w:pos="9061"/>
        </w:tabs>
        <w:rPr>
          <w:rFonts w:ascii="宋体" w:eastAsia="宋体" w:hAnsi="宋体" w:cstheme="minorBidi"/>
          <w:i w:val="0"/>
          <w:iCs w:val="0"/>
          <w:noProof/>
          <w:sz w:val="21"/>
          <w:szCs w:val="21"/>
          <w14:ligatures w14:val="standardContextual"/>
        </w:rPr>
      </w:pPr>
      <w:hyperlink w:anchor="_Toc219932811" w:history="1">
        <w:r w:rsidRPr="0064126E">
          <w:rPr>
            <w:rStyle w:val="af1"/>
            <w:rFonts w:ascii="宋体" w:eastAsia="宋体" w:hAnsi="宋体"/>
            <w:i w:val="0"/>
            <w:iCs w:val="0"/>
            <w:noProof/>
            <w:sz w:val="21"/>
            <w:szCs w:val="21"/>
          </w:rPr>
          <w:t>1.1.3 “风羽之眼”系统的应用价值</w:t>
        </w:r>
        <w:r w:rsidRPr="0064126E">
          <w:rPr>
            <w:rFonts w:ascii="宋体" w:eastAsia="宋体" w:hAnsi="宋体"/>
            <w:i w:val="0"/>
            <w:iCs w:val="0"/>
            <w:noProof/>
            <w:webHidden/>
            <w:sz w:val="21"/>
            <w:szCs w:val="21"/>
          </w:rPr>
          <w:tab/>
        </w:r>
        <w:r w:rsidRPr="0064126E">
          <w:rPr>
            <w:rFonts w:ascii="宋体" w:eastAsia="宋体" w:hAnsi="宋体"/>
            <w:i w:val="0"/>
            <w:iCs w:val="0"/>
            <w:noProof/>
            <w:webHidden/>
            <w:sz w:val="21"/>
            <w:szCs w:val="21"/>
          </w:rPr>
          <w:fldChar w:fldCharType="begin"/>
        </w:r>
        <w:r w:rsidRPr="0064126E">
          <w:rPr>
            <w:rFonts w:ascii="宋体" w:eastAsia="宋体" w:hAnsi="宋体"/>
            <w:i w:val="0"/>
            <w:iCs w:val="0"/>
            <w:noProof/>
            <w:webHidden/>
            <w:sz w:val="21"/>
            <w:szCs w:val="21"/>
          </w:rPr>
          <w:instrText xml:space="preserve"> PAGEREF _Toc219932811 \h </w:instrText>
        </w:r>
        <w:r w:rsidRPr="0064126E">
          <w:rPr>
            <w:rFonts w:ascii="宋体" w:eastAsia="宋体" w:hAnsi="宋体"/>
            <w:i w:val="0"/>
            <w:iCs w:val="0"/>
            <w:noProof/>
            <w:webHidden/>
            <w:sz w:val="21"/>
            <w:szCs w:val="21"/>
          </w:rPr>
        </w:r>
        <w:r w:rsidRPr="0064126E">
          <w:rPr>
            <w:rFonts w:ascii="宋体" w:eastAsia="宋体" w:hAnsi="宋体"/>
            <w:i w:val="0"/>
            <w:iCs w:val="0"/>
            <w:noProof/>
            <w:webHidden/>
            <w:sz w:val="21"/>
            <w:szCs w:val="21"/>
          </w:rPr>
          <w:fldChar w:fldCharType="separate"/>
        </w:r>
        <w:r w:rsidRPr="0064126E">
          <w:rPr>
            <w:rFonts w:ascii="宋体" w:eastAsia="宋体" w:hAnsi="宋体"/>
            <w:i w:val="0"/>
            <w:iCs w:val="0"/>
            <w:noProof/>
            <w:webHidden/>
            <w:sz w:val="21"/>
            <w:szCs w:val="21"/>
          </w:rPr>
          <w:t>10</w:t>
        </w:r>
        <w:r w:rsidRPr="0064126E">
          <w:rPr>
            <w:rFonts w:ascii="宋体" w:eastAsia="宋体" w:hAnsi="宋体"/>
            <w:i w:val="0"/>
            <w:iCs w:val="0"/>
            <w:noProof/>
            <w:webHidden/>
            <w:sz w:val="21"/>
            <w:szCs w:val="21"/>
          </w:rPr>
          <w:fldChar w:fldCharType="end"/>
        </w:r>
      </w:hyperlink>
    </w:p>
    <w:p w14:paraId="7A38DA0B" w14:textId="16F07F88" w:rsidR="0064126E" w:rsidRPr="0064126E" w:rsidRDefault="0064126E">
      <w:pPr>
        <w:pStyle w:val="TOC2"/>
        <w:tabs>
          <w:tab w:val="right" w:leader="hyphen" w:pos="9061"/>
        </w:tabs>
        <w:rPr>
          <w:rFonts w:ascii="宋体" w:eastAsia="宋体" w:hAnsi="宋体" w:cstheme="minorBidi"/>
          <w:smallCaps w:val="0"/>
          <w:noProof/>
          <w:sz w:val="24"/>
          <w:szCs w:val="24"/>
          <w14:ligatures w14:val="standardContextual"/>
        </w:rPr>
      </w:pPr>
      <w:hyperlink w:anchor="_Toc219932812" w:history="1">
        <w:r w:rsidRPr="0064126E">
          <w:rPr>
            <w:rStyle w:val="af1"/>
            <w:rFonts w:ascii="宋体" w:eastAsia="宋体" w:hAnsi="宋体"/>
            <w:noProof/>
            <w:sz w:val="24"/>
            <w:szCs w:val="24"/>
          </w:rPr>
          <w:t>1.2 国内外研究现状</w:t>
        </w:r>
        <w:r w:rsidRPr="0064126E">
          <w:rPr>
            <w:rFonts w:ascii="宋体" w:eastAsia="宋体" w:hAnsi="宋体"/>
            <w:noProof/>
            <w:webHidden/>
            <w:sz w:val="24"/>
            <w:szCs w:val="24"/>
          </w:rPr>
          <w:tab/>
        </w:r>
        <w:r w:rsidRPr="0064126E">
          <w:rPr>
            <w:rFonts w:ascii="宋体" w:eastAsia="宋体" w:hAnsi="宋体"/>
            <w:noProof/>
            <w:webHidden/>
            <w:sz w:val="24"/>
            <w:szCs w:val="24"/>
          </w:rPr>
          <w:fldChar w:fldCharType="begin"/>
        </w:r>
        <w:r w:rsidRPr="0064126E">
          <w:rPr>
            <w:rFonts w:ascii="宋体" w:eastAsia="宋体" w:hAnsi="宋体"/>
            <w:noProof/>
            <w:webHidden/>
            <w:sz w:val="24"/>
            <w:szCs w:val="24"/>
          </w:rPr>
          <w:instrText xml:space="preserve"> PAGEREF _Toc219932812 \h </w:instrText>
        </w:r>
        <w:r w:rsidRPr="0064126E">
          <w:rPr>
            <w:rFonts w:ascii="宋体" w:eastAsia="宋体" w:hAnsi="宋体"/>
            <w:noProof/>
            <w:webHidden/>
            <w:sz w:val="24"/>
            <w:szCs w:val="24"/>
          </w:rPr>
        </w:r>
        <w:r w:rsidRPr="0064126E">
          <w:rPr>
            <w:rFonts w:ascii="宋体" w:eastAsia="宋体" w:hAnsi="宋体"/>
            <w:noProof/>
            <w:webHidden/>
            <w:sz w:val="24"/>
            <w:szCs w:val="24"/>
          </w:rPr>
          <w:fldChar w:fldCharType="separate"/>
        </w:r>
        <w:r w:rsidRPr="0064126E">
          <w:rPr>
            <w:rFonts w:ascii="宋体" w:eastAsia="宋体" w:hAnsi="宋体"/>
            <w:noProof/>
            <w:webHidden/>
            <w:sz w:val="24"/>
            <w:szCs w:val="24"/>
          </w:rPr>
          <w:t>11</w:t>
        </w:r>
        <w:r w:rsidRPr="0064126E">
          <w:rPr>
            <w:rFonts w:ascii="宋体" w:eastAsia="宋体" w:hAnsi="宋体"/>
            <w:noProof/>
            <w:webHidden/>
            <w:sz w:val="24"/>
            <w:szCs w:val="24"/>
          </w:rPr>
          <w:fldChar w:fldCharType="end"/>
        </w:r>
      </w:hyperlink>
    </w:p>
    <w:p w14:paraId="7211E2E9" w14:textId="30461056" w:rsidR="0064126E" w:rsidRPr="0064126E" w:rsidRDefault="0064126E">
      <w:pPr>
        <w:pStyle w:val="TOC3"/>
        <w:tabs>
          <w:tab w:val="right" w:leader="hyphen" w:pos="9061"/>
        </w:tabs>
        <w:rPr>
          <w:rStyle w:val="af1"/>
          <w:rFonts w:ascii="宋体" w:eastAsia="宋体" w:hAnsi="宋体"/>
          <w:sz w:val="21"/>
          <w:szCs w:val="21"/>
        </w:rPr>
      </w:pPr>
      <w:hyperlink w:anchor="_Toc219932813" w:history="1">
        <w:r w:rsidRPr="0064126E">
          <w:rPr>
            <w:rStyle w:val="af1"/>
            <w:rFonts w:ascii="宋体" w:eastAsia="宋体" w:hAnsi="宋体"/>
            <w:i w:val="0"/>
            <w:iCs w:val="0"/>
            <w:noProof/>
            <w:sz w:val="21"/>
            <w:szCs w:val="21"/>
          </w:rPr>
          <w:t>1.2.1 运动目标检测与轨迹追踪算法研究</w:t>
        </w:r>
        <w:r w:rsidRPr="0064126E">
          <w:rPr>
            <w:rStyle w:val="af1"/>
            <w:rFonts w:ascii="宋体" w:eastAsia="宋体" w:hAnsi="宋体"/>
            <w:webHidden/>
            <w:sz w:val="21"/>
            <w:szCs w:val="21"/>
          </w:rPr>
          <w:tab/>
        </w:r>
        <w:r w:rsidRPr="0064126E">
          <w:rPr>
            <w:rStyle w:val="af1"/>
            <w:rFonts w:ascii="宋体" w:eastAsia="宋体" w:hAnsi="宋体"/>
            <w:i w:val="0"/>
            <w:iCs w:val="0"/>
            <w:webHidden/>
            <w:sz w:val="21"/>
            <w:szCs w:val="21"/>
          </w:rPr>
          <w:fldChar w:fldCharType="begin"/>
        </w:r>
        <w:r w:rsidRPr="0064126E">
          <w:rPr>
            <w:rStyle w:val="af1"/>
            <w:rFonts w:ascii="宋体" w:eastAsia="宋体" w:hAnsi="宋体"/>
            <w:i w:val="0"/>
            <w:iCs w:val="0"/>
            <w:webHidden/>
            <w:sz w:val="21"/>
            <w:szCs w:val="21"/>
          </w:rPr>
          <w:instrText xml:space="preserve"> PAGEREF _Toc219932813 \h </w:instrText>
        </w:r>
        <w:r w:rsidRPr="0064126E">
          <w:rPr>
            <w:rStyle w:val="af1"/>
            <w:rFonts w:ascii="宋体" w:eastAsia="宋体" w:hAnsi="宋体"/>
            <w:i w:val="0"/>
            <w:iCs w:val="0"/>
            <w:webHidden/>
            <w:sz w:val="21"/>
            <w:szCs w:val="21"/>
          </w:rPr>
        </w:r>
        <w:r w:rsidRPr="0064126E">
          <w:rPr>
            <w:rStyle w:val="af1"/>
            <w:rFonts w:ascii="宋体" w:eastAsia="宋体" w:hAnsi="宋体"/>
            <w:i w:val="0"/>
            <w:iCs w:val="0"/>
            <w:webHidden/>
            <w:sz w:val="21"/>
            <w:szCs w:val="21"/>
          </w:rPr>
          <w:fldChar w:fldCharType="separate"/>
        </w:r>
        <w:r w:rsidRPr="0064126E">
          <w:rPr>
            <w:rStyle w:val="af1"/>
            <w:rFonts w:ascii="宋体" w:eastAsia="宋体" w:hAnsi="宋体"/>
            <w:i w:val="0"/>
            <w:iCs w:val="0"/>
            <w:webHidden/>
            <w:sz w:val="21"/>
            <w:szCs w:val="21"/>
          </w:rPr>
          <w:t>11</w:t>
        </w:r>
        <w:r w:rsidRPr="0064126E">
          <w:rPr>
            <w:rStyle w:val="af1"/>
            <w:rFonts w:ascii="宋体" w:eastAsia="宋体" w:hAnsi="宋体"/>
            <w:i w:val="0"/>
            <w:iCs w:val="0"/>
            <w:webHidden/>
            <w:sz w:val="21"/>
            <w:szCs w:val="21"/>
          </w:rPr>
          <w:fldChar w:fldCharType="end"/>
        </w:r>
      </w:hyperlink>
    </w:p>
    <w:p w14:paraId="333AFBDB" w14:textId="3DA4F4D0" w:rsidR="0064126E" w:rsidRPr="0064126E" w:rsidRDefault="0064126E">
      <w:pPr>
        <w:pStyle w:val="TOC3"/>
        <w:tabs>
          <w:tab w:val="right" w:leader="hyphen" w:pos="9061"/>
        </w:tabs>
        <w:rPr>
          <w:rStyle w:val="af1"/>
          <w:rFonts w:ascii="宋体" w:eastAsia="宋体" w:hAnsi="宋体"/>
          <w:sz w:val="21"/>
          <w:szCs w:val="21"/>
        </w:rPr>
      </w:pPr>
      <w:hyperlink w:anchor="_Toc219932814" w:history="1">
        <w:r w:rsidRPr="0064126E">
          <w:rPr>
            <w:rStyle w:val="af1"/>
            <w:rFonts w:ascii="宋体" w:eastAsia="宋体" w:hAnsi="宋体"/>
            <w:i w:val="0"/>
            <w:iCs w:val="0"/>
            <w:noProof/>
            <w:sz w:val="21"/>
            <w:szCs w:val="21"/>
          </w:rPr>
          <w:t>1.2.2 人体姿态估计技术的发展历程</w:t>
        </w:r>
        <w:r w:rsidRPr="0064126E">
          <w:rPr>
            <w:rStyle w:val="af1"/>
            <w:rFonts w:ascii="宋体" w:eastAsia="宋体" w:hAnsi="宋体"/>
            <w:webHidden/>
            <w:sz w:val="21"/>
            <w:szCs w:val="21"/>
          </w:rPr>
          <w:tab/>
        </w:r>
        <w:r w:rsidRPr="0064126E">
          <w:rPr>
            <w:rStyle w:val="af1"/>
            <w:rFonts w:ascii="宋体" w:eastAsia="宋体" w:hAnsi="宋体"/>
            <w:i w:val="0"/>
            <w:iCs w:val="0"/>
            <w:webHidden/>
            <w:sz w:val="21"/>
            <w:szCs w:val="21"/>
          </w:rPr>
          <w:fldChar w:fldCharType="begin"/>
        </w:r>
        <w:r w:rsidRPr="0064126E">
          <w:rPr>
            <w:rStyle w:val="af1"/>
            <w:rFonts w:ascii="宋体" w:eastAsia="宋体" w:hAnsi="宋体"/>
            <w:i w:val="0"/>
            <w:iCs w:val="0"/>
            <w:webHidden/>
            <w:sz w:val="21"/>
            <w:szCs w:val="21"/>
          </w:rPr>
          <w:instrText xml:space="preserve"> PAGEREF _Toc219932814 \h </w:instrText>
        </w:r>
        <w:r w:rsidRPr="0064126E">
          <w:rPr>
            <w:rStyle w:val="af1"/>
            <w:rFonts w:ascii="宋体" w:eastAsia="宋体" w:hAnsi="宋体"/>
            <w:i w:val="0"/>
            <w:iCs w:val="0"/>
            <w:webHidden/>
            <w:sz w:val="21"/>
            <w:szCs w:val="21"/>
          </w:rPr>
        </w:r>
        <w:r w:rsidRPr="0064126E">
          <w:rPr>
            <w:rStyle w:val="af1"/>
            <w:rFonts w:ascii="宋体" w:eastAsia="宋体" w:hAnsi="宋体"/>
            <w:i w:val="0"/>
            <w:iCs w:val="0"/>
            <w:webHidden/>
            <w:sz w:val="21"/>
            <w:szCs w:val="21"/>
          </w:rPr>
          <w:fldChar w:fldCharType="separate"/>
        </w:r>
        <w:r w:rsidRPr="0064126E">
          <w:rPr>
            <w:rStyle w:val="af1"/>
            <w:rFonts w:ascii="宋体" w:eastAsia="宋体" w:hAnsi="宋体" w:hint="eastAsia"/>
            <w:i w:val="0"/>
            <w:iCs w:val="0"/>
            <w:webHidden/>
            <w:sz w:val="21"/>
            <w:szCs w:val="21"/>
          </w:rPr>
          <w:t>1</w:t>
        </w:r>
        <w:r w:rsidRPr="0064126E">
          <w:rPr>
            <w:rStyle w:val="af1"/>
            <w:rFonts w:ascii="宋体" w:eastAsia="宋体" w:hAnsi="宋体"/>
            <w:i w:val="0"/>
            <w:iCs w:val="0"/>
            <w:webHidden/>
            <w:sz w:val="21"/>
            <w:szCs w:val="21"/>
          </w:rPr>
          <w:t>3</w:t>
        </w:r>
        <w:r w:rsidRPr="0064126E">
          <w:rPr>
            <w:rStyle w:val="af1"/>
            <w:rFonts w:ascii="宋体" w:eastAsia="宋体" w:hAnsi="宋体"/>
            <w:i w:val="0"/>
            <w:iCs w:val="0"/>
            <w:webHidden/>
            <w:sz w:val="21"/>
            <w:szCs w:val="21"/>
          </w:rPr>
          <w:fldChar w:fldCharType="end"/>
        </w:r>
      </w:hyperlink>
    </w:p>
    <w:p w14:paraId="78DCDA18" w14:textId="506D6C41" w:rsidR="0064126E" w:rsidRPr="0064126E" w:rsidRDefault="0064126E">
      <w:pPr>
        <w:pStyle w:val="TOC3"/>
        <w:tabs>
          <w:tab w:val="right" w:leader="hyphen" w:pos="9061"/>
        </w:tabs>
        <w:rPr>
          <w:rStyle w:val="af1"/>
          <w:rFonts w:ascii="宋体" w:eastAsia="宋体" w:hAnsi="宋体"/>
          <w:sz w:val="21"/>
          <w:szCs w:val="21"/>
        </w:rPr>
      </w:pPr>
      <w:hyperlink w:anchor="_Toc219932815" w:history="1">
        <w:r w:rsidRPr="0064126E">
          <w:rPr>
            <w:rStyle w:val="af1"/>
            <w:rFonts w:ascii="宋体" w:eastAsia="宋体" w:hAnsi="宋体"/>
            <w:i w:val="0"/>
            <w:iCs w:val="0"/>
            <w:noProof/>
            <w:sz w:val="21"/>
            <w:szCs w:val="21"/>
          </w:rPr>
          <w:t>1.2.3 体育动作识别与战术分析研究</w:t>
        </w:r>
        <w:r w:rsidRPr="0064126E">
          <w:rPr>
            <w:rStyle w:val="af1"/>
            <w:rFonts w:ascii="宋体" w:eastAsia="宋体" w:hAnsi="宋体"/>
            <w:webHidden/>
            <w:sz w:val="21"/>
            <w:szCs w:val="21"/>
          </w:rPr>
          <w:tab/>
        </w:r>
        <w:r w:rsidRPr="0064126E">
          <w:rPr>
            <w:rStyle w:val="af1"/>
            <w:rFonts w:ascii="宋体" w:eastAsia="宋体" w:hAnsi="宋体"/>
            <w:i w:val="0"/>
            <w:iCs w:val="0"/>
            <w:webHidden/>
            <w:sz w:val="21"/>
            <w:szCs w:val="21"/>
          </w:rPr>
          <w:fldChar w:fldCharType="begin"/>
        </w:r>
        <w:r w:rsidRPr="0064126E">
          <w:rPr>
            <w:rStyle w:val="af1"/>
            <w:rFonts w:ascii="宋体" w:eastAsia="宋体" w:hAnsi="宋体"/>
            <w:i w:val="0"/>
            <w:iCs w:val="0"/>
            <w:webHidden/>
            <w:sz w:val="21"/>
            <w:szCs w:val="21"/>
          </w:rPr>
          <w:instrText xml:space="preserve"> PAGEREF _Toc219932815 \h </w:instrText>
        </w:r>
        <w:r w:rsidRPr="0064126E">
          <w:rPr>
            <w:rStyle w:val="af1"/>
            <w:rFonts w:ascii="宋体" w:eastAsia="宋体" w:hAnsi="宋体"/>
            <w:i w:val="0"/>
            <w:iCs w:val="0"/>
            <w:webHidden/>
            <w:sz w:val="21"/>
            <w:szCs w:val="21"/>
          </w:rPr>
        </w:r>
        <w:r w:rsidRPr="0064126E">
          <w:rPr>
            <w:rStyle w:val="af1"/>
            <w:rFonts w:ascii="宋体" w:eastAsia="宋体" w:hAnsi="宋体"/>
            <w:i w:val="0"/>
            <w:iCs w:val="0"/>
            <w:webHidden/>
            <w:sz w:val="21"/>
            <w:szCs w:val="21"/>
          </w:rPr>
          <w:fldChar w:fldCharType="separate"/>
        </w:r>
        <w:r w:rsidRPr="0064126E">
          <w:rPr>
            <w:rStyle w:val="af1"/>
            <w:rFonts w:ascii="宋体" w:eastAsia="宋体" w:hAnsi="宋体"/>
            <w:i w:val="0"/>
            <w:iCs w:val="0"/>
            <w:webHidden/>
            <w:sz w:val="21"/>
            <w:szCs w:val="21"/>
          </w:rPr>
          <w:t>15</w:t>
        </w:r>
        <w:r w:rsidRPr="0064126E">
          <w:rPr>
            <w:rStyle w:val="af1"/>
            <w:rFonts w:ascii="宋体" w:eastAsia="宋体" w:hAnsi="宋体"/>
            <w:i w:val="0"/>
            <w:iCs w:val="0"/>
            <w:webHidden/>
            <w:sz w:val="21"/>
            <w:szCs w:val="21"/>
          </w:rPr>
          <w:fldChar w:fldCharType="end"/>
        </w:r>
      </w:hyperlink>
    </w:p>
    <w:p w14:paraId="4BA7CD3E" w14:textId="4FDE7540" w:rsidR="0064126E" w:rsidRPr="0064126E" w:rsidRDefault="0064126E">
      <w:pPr>
        <w:pStyle w:val="TOC2"/>
        <w:tabs>
          <w:tab w:val="right" w:leader="hyphen" w:pos="9061"/>
        </w:tabs>
        <w:rPr>
          <w:rFonts w:ascii="宋体" w:eastAsia="宋体" w:hAnsi="宋体" w:cstheme="minorBidi"/>
          <w:smallCaps w:val="0"/>
          <w:noProof/>
          <w:sz w:val="24"/>
          <w:szCs w:val="24"/>
          <w14:ligatures w14:val="standardContextual"/>
        </w:rPr>
      </w:pPr>
      <w:hyperlink w:anchor="_Toc219932816" w:history="1">
        <w:r w:rsidRPr="0064126E">
          <w:rPr>
            <w:rStyle w:val="af1"/>
            <w:rFonts w:ascii="宋体" w:eastAsia="宋体" w:hAnsi="宋体"/>
            <w:noProof/>
            <w:sz w:val="24"/>
            <w:szCs w:val="24"/>
          </w:rPr>
          <w:t>1.3 当前项目</w:t>
        </w:r>
        <w:r w:rsidRPr="0064126E">
          <w:rPr>
            <w:rStyle w:val="af1"/>
            <w:rFonts w:ascii="宋体" w:eastAsia="宋体" w:hAnsi="宋体" w:cs="宋体"/>
            <w:noProof/>
            <w:sz w:val="24"/>
            <w:szCs w:val="24"/>
          </w:rPr>
          <w:t>主要研究内容</w:t>
        </w:r>
        <w:r w:rsidRPr="0064126E">
          <w:rPr>
            <w:rFonts w:ascii="宋体" w:eastAsia="宋体" w:hAnsi="宋体"/>
            <w:noProof/>
            <w:webHidden/>
            <w:sz w:val="24"/>
            <w:szCs w:val="24"/>
          </w:rPr>
          <w:tab/>
        </w:r>
        <w:r w:rsidRPr="0064126E">
          <w:rPr>
            <w:rFonts w:ascii="宋体" w:eastAsia="宋体" w:hAnsi="宋体"/>
            <w:noProof/>
            <w:webHidden/>
            <w:sz w:val="24"/>
            <w:szCs w:val="24"/>
          </w:rPr>
          <w:fldChar w:fldCharType="begin"/>
        </w:r>
        <w:r w:rsidRPr="0064126E">
          <w:rPr>
            <w:rFonts w:ascii="宋体" w:eastAsia="宋体" w:hAnsi="宋体"/>
            <w:noProof/>
            <w:webHidden/>
            <w:sz w:val="24"/>
            <w:szCs w:val="24"/>
          </w:rPr>
          <w:instrText xml:space="preserve"> PAGEREF _Toc219932816 \h </w:instrText>
        </w:r>
        <w:r w:rsidRPr="0064126E">
          <w:rPr>
            <w:rFonts w:ascii="宋体" w:eastAsia="宋体" w:hAnsi="宋体"/>
            <w:noProof/>
            <w:webHidden/>
            <w:sz w:val="24"/>
            <w:szCs w:val="24"/>
          </w:rPr>
        </w:r>
        <w:r w:rsidRPr="0064126E">
          <w:rPr>
            <w:rFonts w:ascii="宋体" w:eastAsia="宋体" w:hAnsi="宋体"/>
            <w:noProof/>
            <w:webHidden/>
            <w:sz w:val="24"/>
            <w:szCs w:val="24"/>
          </w:rPr>
          <w:fldChar w:fldCharType="separate"/>
        </w:r>
        <w:r w:rsidRPr="0064126E">
          <w:rPr>
            <w:rFonts w:ascii="宋体" w:eastAsia="宋体" w:hAnsi="宋体"/>
            <w:noProof/>
            <w:webHidden/>
            <w:sz w:val="24"/>
            <w:szCs w:val="24"/>
          </w:rPr>
          <w:t>18</w:t>
        </w:r>
        <w:r w:rsidRPr="0064126E">
          <w:rPr>
            <w:rFonts w:ascii="宋体" w:eastAsia="宋体" w:hAnsi="宋体"/>
            <w:noProof/>
            <w:webHidden/>
            <w:sz w:val="24"/>
            <w:szCs w:val="24"/>
          </w:rPr>
          <w:fldChar w:fldCharType="end"/>
        </w:r>
      </w:hyperlink>
    </w:p>
    <w:p w14:paraId="7F79AD8B" w14:textId="06277597" w:rsidR="0064126E" w:rsidRPr="0064126E" w:rsidRDefault="0064126E">
      <w:pPr>
        <w:pStyle w:val="TOC1"/>
        <w:tabs>
          <w:tab w:val="right" w:leader="hyphen" w:pos="9061"/>
        </w:tabs>
        <w:rPr>
          <w:rStyle w:val="af1"/>
          <w:rFonts w:ascii="黑体" w:eastAsia="黑体" w:hAnsi="黑体"/>
          <w:sz w:val="28"/>
          <w:szCs w:val="28"/>
        </w:rPr>
      </w:pPr>
      <w:hyperlink w:anchor="_Toc219932817" w:history="1">
        <w:r w:rsidRPr="0064126E">
          <w:rPr>
            <w:rStyle w:val="af1"/>
            <w:rFonts w:ascii="黑体" w:eastAsia="黑体" w:hAnsi="黑体"/>
            <w:noProof/>
            <w:sz w:val="28"/>
            <w:szCs w:val="28"/>
          </w:rPr>
          <w:t>第二章 系统需求分析与总体架构设计</w:t>
        </w:r>
        <w:r w:rsidRPr="0064126E">
          <w:rPr>
            <w:rStyle w:val="af1"/>
            <w:rFonts w:ascii="黑体" w:eastAsia="黑体" w:hAnsi="黑体"/>
            <w:webHidden/>
            <w:sz w:val="28"/>
            <w:szCs w:val="28"/>
          </w:rPr>
          <w:tab/>
        </w:r>
        <w:r w:rsidRPr="0064126E">
          <w:rPr>
            <w:rStyle w:val="af1"/>
            <w:rFonts w:ascii="黑体" w:eastAsia="黑体" w:hAnsi="黑体"/>
            <w:webHidden/>
            <w:sz w:val="28"/>
            <w:szCs w:val="28"/>
          </w:rPr>
          <w:fldChar w:fldCharType="begin"/>
        </w:r>
        <w:r w:rsidRPr="0064126E">
          <w:rPr>
            <w:rStyle w:val="af1"/>
            <w:rFonts w:ascii="黑体" w:eastAsia="黑体" w:hAnsi="黑体"/>
            <w:webHidden/>
            <w:sz w:val="28"/>
            <w:szCs w:val="28"/>
          </w:rPr>
          <w:instrText xml:space="preserve"> PAGEREF _Toc219932817 \h </w:instrText>
        </w:r>
        <w:r w:rsidRPr="0064126E">
          <w:rPr>
            <w:rStyle w:val="af1"/>
            <w:rFonts w:ascii="黑体" w:eastAsia="黑体" w:hAnsi="黑体"/>
            <w:webHidden/>
            <w:sz w:val="28"/>
            <w:szCs w:val="28"/>
          </w:rPr>
        </w:r>
        <w:r w:rsidRPr="0064126E">
          <w:rPr>
            <w:rStyle w:val="af1"/>
            <w:rFonts w:ascii="黑体" w:eastAsia="黑体" w:hAnsi="黑体"/>
            <w:webHidden/>
            <w:sz w:val="28"/>
            <w:szCs w:val="28"/>
          </w:rPr>
          <w:fldChar w:fldCharType="separate"/>
        </w:r>
        <w:r w:rsidRPr="0064126E">
          <w:rPr>
            <w:rStyle w:val="af1"/>
            <w:rFonts w:ascii="黑体" w:eastAsia="黑体" w:hAnsi="黑体"/>
            <w:webHidden/>
            <w:sz w:val="28"/>
            <w:szCs w:val="28"/>
          </w:rPr>
          <w:t>20</w:t>
        </w:r>
        <w:r w:rsidRPr="0064126E">
          <w:rPr>
            <w:rStyle w:val="af1"/>
            <w:rFonts w:ascii="黑体" w:eastAsia="黑体" w:hAnsi="黑体"/>
            <w:webHidden/>
            <w:sz w:val="28"/>
            <w:szCs w:val="28"/>
          </w:rPr>
          <w:fldChar w:fldCharType="end"/>
        </w:r>
      </w:hyperlink>
    </w:p>
    <w:p w14:paraId="7A03AE85" w14:textId="74F4245F" w:rsidR="0064126E" w:rsidRPr="0064126E" w:rsidRDefault="0064126E">
      <w:pPr>
        <w:pStyle w:val="TOC2"/>
        <w:tabs>
          <w:tab w:val="right" w:leader="hyphen" w:pos="9061"/>
        </w:tabs>
        <w:rPr>
          <w:rStyle w:val="af1"/>
          <w:rFonts w:ascii="宋体" w:eastAsia="宋体" w:hAnsi="宋体"/>
          <w:sz w:val="24"/>
        </w:rPr>
      </w:pPr>
      <w:hyperlink w:anchor="_Toc219932818" w:history="1">
        <w:r w:rsidRPr="0064126E">
          <w:rPr>
            <w:rStyle w:val="af1"/>
            <w:rFonts w:ascii="宋体" w:eastAsia="宋体" w:hAnsi="宋体"/>
            <w:noProof/>
            <w:sz w:val="24"/>
            <w:szCs w:val="24"/>
          </w:rPr>
          <w:t>2.1 系统需求分析</w:t>
        </w:r>
        <w:r w:rsidRPr="0064126E">
          <w:rPr>
            <w:rStyle w:val="af1"/>
            <w:rFonts w:ascii="宋体" w:eastAsia="宋体" w:hAnsi="宋体"/>
            <w:webHidden/>
            <w:sz w:val="24"/>
            <w:szCs w:val="24"/>
          </w:rPr>
          <w:tab/>
        </w:r>
        <w:r w:rsidRPr="0064126E">
          <w:rPr>
            <w:rStyle w:val="af1"/>
            <w:rFonts w:ascii="宋体" w:eastAsia="宋体" w:hAnsi="宋体"/>
            <w:webHidden/>
            <w:sz w:val="24"/>
            <w:szCs w:val="24"/>
          </w:rPr>
          <w:fldChar w:fldCharType="begin"/>
        </w:r>
        <w:r w:rsidRPr="0064126E">
          <w:rPr>
            <w:rStyle w:val="af1"/>
            <w:rFonts w:ascii="宋体" w:eastAsia="宋体" w:hAnsi="宋体"/>
            <w:webHidden/>
            <w:sz w:val="24"/>
            <w:szCs w:val="24"/>
          </w:rPr>
          <w:instrText xml:space="preserve"> PAGEREF _Toc219932818 \h </w:instrText>
        </w:r>
        <w:r w:rsidRPr="0064126E">
          <w:rPr>
            <w:rStyle w:val="af1"/>
            <w:rFonts w:ascii="宋体" w:eastAsia="宋体" w:hAnsi="宋体"/>
            <w:webHidden/>
            <w:sz w:val="24"/>
            <w:szCs w:val="24"/>
          </w:rPr>
        </w:r>
        <w:r w:rsidRPr="0064126E">
          <w:rPr>
            <w:rStyle w:val="af1"/>
            <w:rFonts w:ascii="宋体" w:eastAsia="宋体" w:hAnsi="宋体"/>
            <w:webHidden/>
            <w:sz w:val="24"/>
            <w:szCs w:val="24"/>
          </w:rPr>
          <w:fldChar w:fldCharType="separate"/>
        </w:r>
        <w:r w:rsidRPr="0064126E">
          <w:rPr>
            <w:rStyle w:val="af1"/>
            <w:rFonts w:ascii="宋体" w:eastAsia="宋体" w:hAnsi="宋体"/>
            <w:webHidden/>
            <w:sz w:val="24"/>
            <w:szCs w:val="24"/>
          </w:rPr>
          <w:t>20</w:t>
        </w:r>
        <w:r w:rsidRPr="0064126E">
          <w:rPr>
            <w:rStyle w:val="af1"/>
            <w:rFonts w:ascii="宋体" w:eastAsia="宋体" w:hAnsi="宋体"/>
            <w:webHidden/>
            <w:sz w:val="24"/>
            <w:szCs w:val="24"/>
          </w:rPr>
          <w:fldChar w:fldCharType="end"/>
        </w:r>
      </w:hyperlink>
    </w:p>
    <w:p w14:paraId="7A4B1C6C" w14:textId="691A5D9D" w:rsidR="0064126E" w:rsidRPr="0064126E" w:rsidRDefault="0064126E">
      <w:pPr>
        <w:pStyle w:val="TOC3"/>
        <w:tabs>
          <w:tab w:val="right" w:leader="hyphen" w:pos="9061"/>
        </w:tabs>
        <w:rPr>
          <w:rStyle w:val="af1"/>
          <w:rFonts w:ascii="宋体" w:eastAsia="宋体" w:hAnsi="宋体"/>
          <w:sz w:val="21"/>
          <w:szCs w:val="21"/>
        </w:rPr>
      </w:pPr>
      <w:hyperlink w:anchor="_Toc219932819" w:history="1">
        <w:r w:rsidRPr="0064126E">
          <w:rPr>
            <w:rStyle w:val="af1"/>
            <w:rFonts w:ascii="宋体" w:eastAsia="宋体" w:hAnsi="宋体"/>
            <w:i w:val="0"/>
            <w:iCs w:val="0"/>
            <w:noProof/>
            <w:sz w:val="21"/>
            <w:szCs w:val="21"/>
          </w:rPr>
          <w:t>2.1.1 业务流程与功能需求</w:t>
        </w:r>
        <w:r w:rsidRPr="0064126E">
          <w:rPr>
            <w:rStyle w:val="af1"/>
            <w:rFonts w:ascii="宋体" w:eastAsia="宋体" w:hAnsi="宋体"/>
            <w:i w:val="0"/>
            <w:iCs w:val="0"/>
            <w:webHidden/>
            <w:sz w:val="21"/>
            <w:szCs w:val="21"/>
          </w:rPr>
          <w:tab/>
        </w:r>
        <w:r w:rsidRPr="0064126E">
          <w:rPr>
            <w:rStyle w:val="af1"/>
            <w:rFonts w:ascii="宋体" w:eastAsia="宋体" w:hAnsi="宋体"/>
            <w:i w:val="0"/>
            <w:iCs w:val="0"/>
            <w:webHidden/>
            <w:sz w:val="21"/>
            <w:szCs w:val="21"/>
          </w:rPr>
          <w:fldChar w:fldCharType="begin"/>
        </w:r>
        <w:r w:rsidRPr="0064126E">
          <w:rPr>
            <w:rStyle w:val="af1"/>
            <w:rFonts w:ascii="宋体" w:eastAsia="宋体" w:hAnsi="宋体"/>
            <w:i w:val="0"/>
            <w:iCs w:val="0"/>
            <w:webHidden/>
            <w:sz w:val="21"/>
            <w:szCs w:val="21"/>
          </w:rPr>
          <w:instrText xml:space="preserve"> PAGEREF _Toc219932819 \h </w:instrText>
        </w:r>
        <w:r w:rsidRPr="0064126E">
          <w:rPr>
            <w:rStyle w:val="af1"/>
            <w:rFonts w:ascii="宋体" w:eastAsia="宋体" w:hAnsi="宋体"/>
            <w:i w:val="0"/>
            <w:iCs w:val="0"/>
            <w:webHidden/>
            <w:sz w:val="21"/>
            <w:szCs w:val="21"/>
          </w:rPr>
        </w:r>
        <w:r w:rsidRPr="0064126E">
          <w:rPr>
            <w:rStyle w:val="af1"/>
            <w:rFonts w:ascii="宋体" w:eastAsia="宋体" w:hAnsi="宋体"/>
            <w:i w:val="0"/>
            <w:iCs w:val="0"/>
            <w:webHidden/>
            <w:sz w:val="21"/>
            <w:szCs w:val="21"/>
          </w:rPr>
          <w:fldChar w:fldCharType="separate"/>
        </w:r>
        <w:r w:rsidRPr="0064126E">
          <w:rPr>
            <w:rStyle w:val="af1"/>
            <w:rFonts w:ascii="宋体" w:eastAsia="宋体" w:hAnsi="宋体"/>
            <w:i w:val="0"/>
            <w:iCs w:val="0"/>
            <w:webHidden/>
            <w:sz w:val="21"/>
            <w:szCs w:val="21"/>
          </w:rPr>
          <w:t>20</w:t>
        </w:r>
        <w:r w:rsidRPr="0064126E">
          <w:rPr>
            <w:rStyle w:val="af1"/>
            <w:rFonts w:ascii="宋体" w:eastAsia="宋体" w:hAnsi="宋体"/>
            <w:i w:val="0"/>
            <w:iCs w:val="0"/>
            <w:webHidden/>
            <w:sz w:val="21"/>
            <w:szCs w:val="21"/>
          </w:rPr>
          <w:fldChar w:fldCharType="end"/>
        </w:r>
      </w:hyperlink>
    </w:p>
    <w:p w14:paraId="2E8E6208" w14:textId="3F5FCCC2" w:rsidR="0064126E" w:rsidRDefault="0064126E">
      <w:pPr>
        <w:pStyle w:val="TOC3"/>
        <w:tabs>
          <w:tab w:val="right" w:leader="hyphen" w:pos="9061"/>
        </w:tabs>
        <w:rPr>
          <w:rFonts w:eastAsiaTheme="minorEastAsia" w:hAnsiTheme="minorHAnsi" w:cstheme="minorBidi"/>
          <w:i w:val="0"/>
          <w:iCs w:val="0"/>
          <w:noProof/>
          <w:sz w:val="22"/>
          <w:szCs w:val="24"/>
          <w14:ligatures w14:val="standardContextual"/>
        </w:rPr>
      </w:pPr>
      <w:hyperlink w:anchor="_Toc219932820" w:history="1">
        <w:r w:rsidRPr="0064126E">
          <w:rPr>
            <w:rStyle w:val="af1"/>
            <w:rFonts w:ascii="宋体" w:eastAsia="宋体" w:hAnsi="宋体"/>
            <w:i w:val="0"/>
            <w:iCs w:val="0"/>
            <w:noProof/>
            <w:sz w:val="21"/>
            <w:szCs w:val="21"/>
          </w:rPr>
          <w:t>2.1.2 系统技术指标要求</w:t>
        </w:r>
        <w:r w:rsidRPr="0064126E">
          <w:rPr>
            <w:rStyle w:val="af1"/>
            <w:rFonts w:ascii="宋体" w:eastAsia="宋体" w:hAnsi="宋体"/>
            <w:i w:val="0"/>
            <w:iCs w:val="0"/>
            <w:webHidden/>
            <w:sz w:val="21"/>
            <w:szCs w:val="21"/>
          </w:rPr>
          <w:tab/>
        </w:r>
        <w:r w:rsidRPr="0064126E">
          <w:rPr>
            <w:rStyle w:val="af1"/>
            <w:rFonts w:ascii="宋体" w:eastAsia="宋体" w:hAnsi="宋体"/>
            <w:i w:val="0"/>
            <w:iCs w:val="0"/>
            <w:webHidden/>
            <w:sz w:val="21"/>
            <w:szCs w:val="21"/>
          </w:rPr>
          <w:fldChar w:fldCharType="begin"/>
        </w:r>
        <w:r w:rsidRPr="0064126E">
          <w:rPr>
            <w:rStyle w:val="af1"/>
            <w:rFonts w:ascii="宋体" w:eastAsia="宋体" w:hAnsi="宋体"/>
            <w:i w:val="0"/>
            <w:iCs w:val="0"/>
            <w:webHidden/>
            <w:sz w:val="21"/>
            <w:szCs w:val="21"/>
          </w:rPr>
          <w:instrText xml:space="preserve"> PAGEREF _Toc219932820 \h </w:instrText>
        </w:r>
        <w:r w:rsidRPr="0064126E">
          <w:rPr>
            <w:rStyle w:val="af1"/>
            <w:rFonts w:ascii="宋体" w:eastAsia="宋体" w:hAnsi="宋体"/>
            <w:i w:val="0"/>
            <w:iCs w:val="0"/>
            <w:webHidden/>
            <w:sz w:val="21"/>
            <w:szCs w:val="21"/>
          </w:rPr>
        </w:r>
        <w:r w:rsidRPr="0064126E">
          <w:rPr>
            <w:rStyle w:val="af1"/>
            <w:rFonts w:ascii="宋体" w:eastAsia="宋体" w:hAnsi="宋体"/>
            <w:i w:val="0"/>
            <w:iCs w:val="0"/>
            <w:webHidden/>
            <w:sz w:val="21"/>
            <w:szCs w:val="21"/>
          </w:rPr>
          <w:fldChar w:fldCharType="separate"/>
        </w:r>
        <w:r w:rsidRPr="0064126E">
          <w:rPr>
            <w:rStyle w:val="af1"/>
            <w:rFonts w:ascii="宋体" w:eastAsia="宋体" w:hAnsi="宋体"/>
            <w:i w:val="0"/>
            <w:iCs w:val="0"/>
            <w:webHidden/>
            <w:sz w:val="21"/>
            <w:szCs w:val="21"/>
          </w:rPr>
          <w:t>20</w:t>
        </w:r>
        <w:r w:rsidRPr="0064126E">
          <w:rPr>
            <w:rStyle w:val="af1"/>
            <w:rFonts w:ascii="宋体" w:eastAsia="宋体" w:hAnsi="宋体"/>
            <w:i w:val="0"/>
            <w:iCs w:val="0"/>
            <w:webHidden/>
            <w:sz w:val="21"/>
            <w:szCs w:val="21"/>
          </w:rPr>
          <w:fldChar w:fldCharType="end"/>
        </w:r>
      </w:hyperlink>
    </w:p>
    <w:p w14:paraId="27539E0E" w14:textId="640927C2" w:rsidR="0064126E" w:rsidRPr="0064126E" w:rsidRDefault="0064126E">
      <w:pPr>
        <w:pStyle w:val="TOC2"/>
        <w:tabs>
          <w:tab w:val="right" w:leader="hyphen" w:pos="9061"/>
        </w:tabs>
        <w:rPr>
          <w:rStyle w:val="af1"/>
          <w:rFonts w:ascii="宋体" w:eastAsia="宋体" w:hAnsi="宋体"/>
          <w:sz w:val="24"/>
        </w:rPr>
      </w:pPr>
      <w:hyperlink w:anchor="_Toc219932821" w:history="1">
        <w:r w:rsidRPr="0064126E">
          <w:rPr>
            <w:rStyle w:val="af1"/>
            <w:rFonts w:ascii="宋体" w:eastAsia="宋体" w:hAnsi="宋体"/>
            <w:noProof/>
            <w:sz w:val="24"/>
            <w:szCs w:val="24"/>
          </w:rPr>
          <w:t>2.2 系统总体架构设计</w:t>
        </w:r>
        <w:r w:rsidRPr="0064126E">
          <w:rPr>
            <w:rStyle w:val="af1"/>
            <w:rFonts w:ascii="宋体" w:eastAsia="宋体" w:hAnsi="宋体"/>
            <w:webHidden/>
            <w:sz w:val="24"/>
            <w:szCs w:val="24"/>
          </w:rPr>
          <w:tab/>
        </w:r>
        <w:r w:rsidRPr="0064126E">
          <w:rPr>
            <w:rStyle w:val="af1"/>
            <w:rFonts w:ascii="宋体" w:eastAsia="宋体" w:hAnsi="宋体"/>
            <w:webHidden/>
            <w:sz w:val="24"/>
            <w:szCs w:val="24"/>
          </w:rPr>
          <w:fldChar w:fldCharType="begin"/>
        </w:r>
        <w:r w:rsidRPr="0064126E">
          <w:rPr>
            <w:rStyle w:val="af1"/>
            <w:rFonts w:ascii="宋体" w:eastAsia="宋体" w:hAnsi="宋体"/>
            <w:webHidden/>
            <w:sz w:val="24"/>
            <w:szCs w:val="24"/>
          </w:rPr>
          <w:instrText xml:space="preserve"> PAGEREF _Toc219932821 \h </w:instrText>
        </w:r>
        <w:r w:rsidRPr="0064126E">
          <w:rPr>
            <w:rStyle w:val="af1"/>
            <w:rFonts w:ascii="宋体" w:eastAsia="宋体" w:hAnsi="宋体"/>
            <w:webHidden/>
            <w:sz w:val="24"/>
            <w:szCs w:val="24"/>
          </w:rPr>
        </w:r>
        <w:r w:rsidRPr="0064126E">
          <w:rPr>
            <w:rStyle w:val="af1"/>
            <w:rFonts w:ascii="宋体" w:eastAsia="宋体" w:hAnsi="宋体"/>
            <w:webHidden/>
            <w:sz w:val="24"/>
            <w:szCs w:val="24"/>
          </w:rPr>
          <w:fldChar w:fldCharType="separate"/>
        </w:r>
        <w:r w:rsidRPr="0064126E">
          <w:rPr>
            <w:rStyle w:val="af1"/>
            <w:rFonts w:ascii="宋体" w:eastAsia="宋体" w:hAnsi="宋体"/>
            <w:webHidden/>
            <w:sz w:val="24"/>
            <w:szCs w:val="24"/>
          </w:rPr>
          <w:t>21</w:t>
        </w:r>
        <w:r w:rsidRPr="0064126E">
          <w:rPr>
            <w:rStyle w:val="af1"/>
            <w:rFonts w:ascii="宋体" w:eastAsia="宋体" w:hAnsi="宋体"/>
            <w:webHidden/>
            <w:sz w:val="24"/>
            <w:szCs w:val="24"/>
          </w:rPr>
          <w:fldChar w:fldCharType="end"/>
        </w:r>
      </w:hyperlink>
    </w:p>
    <w:p w14:paraId="4DE34E0F" w14:textId="19DA5EA4" w:rsidR="0064126E" w:rsidRPr="0064126E" w:rsidRDefault="0064126E">
      <w:pPr>
        <w:pStyle w:val="TOC3"/>
        <w:tabs>
          <w:tab w:val="right" w:leader="hyphen" w:pos="9061"/>
        </w:tabs>
        <w:rPr>
          <w:rStyle w:val="af1"/>
          <w:rFonts w:ascii="宋体" w:eastAsia="宋体" w:hAnsi="宋体"/>
          <w:sz w:val="21"/>
          <w:szCs w:val="21"/>
        </w:rPr>
      </w:pPr>
      <w:hyperlink w:anchor="_Toc219932822" w:history="1">
        <w:r w:rsidRPr="0064126E">
          <w:rPr>
            <w:rStyle w:val="af1"/>
            <w:rFonts w:ascii="宋体" w:eastAsia="宋体" w:hAnsi="宋体"/>
            <w:i w:val="0"/>
            <w:iCs w:val="0"/>
            <w:noProof/>
            <w:sz w:val="21"/>
            <w:szCs w:val="21"/>
          </w:rPr>
          <w:t>2.2.1 分层架构模型</w:t>
        </w:r>
        <w:r w:rsidRPr="0064126E">
          <w:rPr>
            <w:rStyle w:val="af1"/>
            <w:rFonts w:ascii="宋体" w:eastAsia="宋体" w:hAnsi="宋体"/>
            <w:i w:val="0"/>
            <w:iCs w:val="0"/>
            <w:webHidden/>
            <w:sz w:val="21"/>
            <w:szCs w:val="21"/>
          </w:rPr>
          <w:tab/>
        </w:r>
        <w:r w:rsidRPr="0064126E">
          <w:rPr>
            <w:rStyle w:val="af1"/>
            <w:rFonts w:ascii="宋体" w:eastAsia="宋体" w:hAnsi="宋体"/>
            <w:i w:val="0"/>
            <w:iCs w:val="0"/>
            <w:webHidden/>
            <w:sz w:val="21"/>
            <w:szCs w:val="21"/>
          </w:rPr>
          <w:fldChar w:fldCharType="begin"/>
        </w:r>
        <w:r w:rsidRPr="0064126E">
          <w:rPr>
            <w:rStyle w:val="af1"/>
            <w:rFonts w:ascii="宋体" w:eastAsia="宋体" w:hAnsi="宋体"/>
            <w:i w:val="0"/>
            <w:iCs w:val="0"/>
            <w:webHidden/>
            <w:sz w:val="21"/>
            <w:szCs w:val="21"/>
          </w:rPr>
          <w:instrText xml:space="preserve"> PAGEREF _Toc219932822 \h </w:instrText>
        </w:r>
        <w:r w:rsidRPr="0064126E">
          <w:rPr>
            <w:rStyle w:val="af1"/>
            <w:rFonts w:ascii="宋体" w:eastAsia="宋体" w:hAnsi="宋体"/>
            <w:i w:val="0"/>
            <w:iCs w:val="0"/>
            <w:webHidden/>
            <w:sz w:val="21"/>
            <w:szCs w:val="21"/>
          </w:rPr>
        </w:r>
        <w:r w:rsidRPr="0064126E">
          <w:rPr>
            <w:rStyle w:val="af1"/>
            <w:rFonts w:ascii="宋体" w:eastAsia="宋体" w:hAnsi="宋体"/>
            <w:i w:val="0"/>
            <w:iCs w:val="0"/>
            <w:webHidden/>
            <w:sz w:val="21"/>
            <w:szCs w:val="21"/>
          </w:rPr>
          <w:fldChar w:fldCharType="separate"/>
        </w:r>
        <w:r w:rsidRPr="0064126E">
          <w:rPr>
            <w:rStyle w:val="af1"/>
            <w:rFonts w:ascii="宋体" w:eastAsia="宋体" w:hAnsi="宋体"/>
            <w:i w:val="0"/>
            <w:iCs w:val="0"/>
            <w:webHidden/>
            <w:sz w:val="21"/>
            <w:szCs w:val="21"/>
          </w:rPr>
          <w:t>21</w:t>
        </w:r>
        <w:r w:rsidRPr="0064126E">
          <w:rPr>
            <w:rStyle w:val="af1"/>
            <w:rFonts w:ascii="宋体" w:eastAsia="宋体" w:hAnsi="宋体"/>
            <w:i w:val="0"/>
            <w:iCs w:val="0"/>
            <w:webHidden/>
            <w:sz w:val="21"/>
            <w:szCs w:val="21"/>
          </w:rPr>
          <w:fldChar w:fldCharType="end"/>
        </w:r>
      </w:hyperlink>
    </w:p>
    <w:p w14:paraId="24368086" w14:textId="28C9438F" w:rsidR="0064126E" w:rsidRDefault="0064126E">
      <w:pPr>
        <w:pStyle w:val="TOC3"/>
        <w:tabs>
          <w:tab w:val="right" w:leader="hyphen" w:pos="9061"/>
        </w:tabs>
        <w:rPr>
          <w:rFonts w:eastAsiaTheme="minorEastAsia" w:hAnsiTheme="minorHAnsi" w:cstheme="minorBidi"/>
          <w:i w:val="0"/>
          <w:iCs w:val="0"/>
          <w:noProof/>
          <w:sz w:val="22"/>
          <w:szCs w:val="24"/>
          <w14:ligatures w14:val="standardContextual"/>
        </w:rPr>
      </w:pPr>
      <w:hyperlink w:anchor="_Toc219932823" w:history="1">
        <w:r w:rsidRPr="0064126E">
          <w:rPr>
            <w:rStyle w:val="af1"/>
            <w:rFonts w:ascii="宋体" w:eastAsia="宋体" w:hAnsi="宋体"/>
            <w:i w:val="0"/>
            <w:iCs w:val="0"/>
            <w:noProof/>
            <w:sz w:val="21"/>
            <w:szCs w:val="21"/>
          </w:rPr>
          <w:t>2.2.2 核心模块划分与接口设计</w:t>
        </w:r>
        <w:r w:rsidRPr="0064126E">
          <w:rPr>
            <w:rStyle w:val="af1"/>
            <w:rFonts w:ascii="宋体" w:eastAsia="宋体" w:hAnsi="宋体"/>
            <w:i w:val="0"/>
            <w:iCs w:val="0"/>
            <w:webHidden/>
            <w:sz w:val="21"/>
            <w:szCs w:val="21"/>
          </w:rPr>
          <w:tab/>
        </w:r>
        <w:r w:rsidRPr="0064126E">
          <w:rPr>
            <w:rStyle w:val="af1"/>
            <w:rFonts w:ascii="宋体" w:eastAsia="宋体" w:hAnsi="宋体"/>
            <w:i w:val="0"/>
            <w:iCs w:val="0"/>
            <w:webHidden/>
            <w:sz w:val="21"/>
            <w:szCs w:val="21"/>
          </w:rPr>
          <w:fldChar w:fldCharType="begin"/>
        </w:r>
        <w:r w:rsidRPr="0064126E">
          <w:rPr>
            <w:rStyle w:val="af1"/>
            <w:rFonts w:ascii="宋体" w:eastAsia="宋体" w:hAnsi="宋体"/>
            <w:i w:val="0"/>
            <w:iCs w:val="0"/>
            <w:webHidden/>
            <w:sz w:val="21"/>
            <w:szCs w:val="21"/>
          </w:rPr>
          <w:instrText xml:space="preserve"> PAGEREF _Toc219932823 \h </w:instrText>
        </w:r>
        <w:r w:rsidRPr="0064126E">
          <w:rPr>
            <w:rStyle w:val="af1"/>
            <w:rFonts w:ascii="宋体" w:eastAsia="宋体" w:hAnsi="宋体"/>
            <w:i w:val="0"/>
            <w:iCs w:val="0"/>
            <w:webHidden/>
            <w:sz w:val="21"/>
            <w:szCs w:val="21"/>
          </w:rPr>
        </w:r>
        <w:r w:rsidRPr="0064126E">
          <w:rPr>
            <w:rStyle w:val="af1"/>
            <w:rFonts w:ascii="宋体" w:eastAsia="宋体" w:hAnsi="宋体"/>
            <w:i w:val="0"/>
            <w:iCs w:val="0"/>
            <w:webHidden/>
            <w:sz w:val="21"/>
            <w:szCs w:val="21"/>
          </w:rPr>
          <w:fldChar w:fldCharType="separate"/>
        </w:r>
        <w:r w:rsidRPr="0064126E">
          <w:rPr>
            <w:rStyle w:val="af1"/>
            <w:rFonts w:ascii="宋体" w:eastAsia="宋体" w:hAnsi="宋体"/>
            <w:i w:val="0"/>
            <w:iCs w:val="0"/>
            <w:webHidden/>
            <w:sz w:val="21"/>
            <w:szCs w:val="21"/>
          </w:rPr>
          <w:t>21</w:t>
        </w:r>
        <w:r w:rsidRPr="0064126E">
          <w:rPr>
            <w:rStyle w:val="af1"/>
            <w:rFonts w:ascii="宋体" w:eastAsia="宋体" w:hAnsi="宋体"/>
            <w:i w:val="0"/>
            <w:iCs w:val="0"/>
            <w:webHidden/>
            <w:sz w:val="21"/>
            <w:szCs w:val="21"/>
          </w:rPr>
          <w:fldChar w:fldCharType="end"/>
        </w:r>
      </w:hyperlink>
    </w:p>
    <w:p w14:paraId="59ED5DCF" w14:textId="22474F5D" w:rsidR="0064126E" w:rsidRPr="0064126E" w:rsidRDefault="0064126E">
      <w:pPr>
        <w:pStyle w:val="TOC2"/>
        <w:tabs>
          <w:tab w:val="right" w:leader="hyphen" w:pos="9061"/>
        </w:tabs>
        <w:rPr>
          <w:rStyle w:val="af1"/>
          <w:rFonts w:ascii="宋体" w:eastAsia="宋体" w:hAnsi="宋体"/>
          <w:sz w:val="24"/>
        </w:rPr>
      </w:pPr>
      <w:hyperlink w:anchor="_Toc219932824" w:history="1">
        <w:r w:rsidRPr="0064126E">
          <w:rPr>
            <w:rStyle w:val="af1"/>
            <w:rFonts w:ascii="宋体" w:eastAsia="宋体" w:hAnsi="宋体"/>
            <w:noProof/>
            <w:sz w:val="24"/>
            <w:szCs w:val="24"/>
          </w:rPr>
          <w:t>2.3 数据处理流水线设计</w:t>
        </w:r>
        <w:r w:rsidRPr="0064126E">
          <w:rPr>
            <w:rStyle w:val="af1"/>
            <w:rFonts w:ascii="宋体" w:eastAsia="宋体" w:hAnsi="宋体"/>
            <w:webHidden/>
            <w:sz w:val="24"/>
            <w:szCs w:val="24"/>
          </w:rPr>
          <w:tab/>
        </w:r>
        <w:r w:rsidRPr="0064126E">
          <w:rPr>
            <w:rStyle w:val="af1"/>
            <w:rFonts w:ascii="宋体" w:eastAsia="宋体" w:hAnsi="宋体"/>
            <w:webHidden/>
            <w:sz w:val="24"/>
            <w:szCs w:val="24"/>
          </w:rPr>
          <w:fldChar w:fldCharType="begin"/>
        </w:r>
        <w:r w:rsidRPr="0064126E">
          <w:rPr>
            <w:rStyle w:val="af1"/>
            <w:rFonts w:ascii="宋体" w:eastAsia="宋体" w:hAnsi="宋体"/>
            <w:webHidden/>
            <w:sz w:val="24"/>
            <w:szCs w:val="24"/>
          </w:rPr>
          <w:instrText xml:space="preserve"> PAGEREF _Toc219932824 \h </w:instrText>
        </w:r>
        <w:r w:rsidRPr="0064126E">
          <w:rPr>
            <w:rStyle w:val="af1"/>
            <w:rFonts w:ascii="宋体" w:eastAsia="宋体" w:hAnsi="宋体"/>
            <w:webHidden/>
            <w:sz w:val="24"/>
            <w:szCs w:val="24"/>
          </w:rPr>
        </w:r>
        <w:r w:rsidRPr="0064126E">
          <w:rPr>
            <w:rStyle w:val="af1"/>
            <w:rFonts w:ascii="宋体" w:eastAsia="宋体" w:hAnsi="宋体"/>
            <w:webHidden/>
            <w:sz w:val="24"/>
            <w:szCs w:val="24"/>
          </w:rPr>
          <w:fldChar w:fldCharType="separate"/>
        </w:r>
        <w:r w:rsidRPr="0064126E">
          <w:rPr>
            <w:rStyle w:val="af1"/>
            <w:rFonts w:ascii="宋体" w:eastAsia="宋体" w:hAnsi="宋体"/>
            <w:webHidden/>
            <w:sz w:val="24"/>
            <w:szCs w:val="24"/>
          </w:rPr>
          <w:t>22</w:t>
        </w:r>
        <w:r w:rsidRPr="0064126E">
          <w:rPr>
            <w:rStyle w:val="af1"/>
            <w:rFonts w:ascii="宋体" w:eastAsia="宋体" w:hAnsi="宋体"/>
            <w:webHidden/>
            <w:sz w:val="24"/>
            <w:szCs w:val="24"/>
          </w:rPr>
          <w:fldChar w:fldCharType="end"/>
        </w:r>
      </w:hyperlink>
    </w:p>
    <w:p w14:paraId="0234B2D5" w14:textId="6CBB46AB" w:rsidR="0064126E" w:rsidRPr="0064126E" w:rsidRDefault="0064126E">
      <w:pPr>
        <w:pStyle w:val="TOC3"/>
        <w:tabs>
          <w:tab w:val="right" w:leader="hyphen" w:pos="9061"/>
        </w:tabs>
        <w:rPr>
          <w:rStyle w:val="af1"/>
          <w:rFonts w:ascii="宋体" w:eastAsia="宋体" w:hAnsi="宋体"/>
          <w:sz w:val="21"/>
          <w:szCs w:val="21"/>
        </w:rPr>
      </w:pPr>
      <w:hyperlink w:anchor="_Toc219932825" w:history="1">
        <w:r w:rsidRPr="0064126E">
          <w:rPr>
            <w:rStyle w:val="af1"/>
            <w:rFonts w:ascii="宋体" w:eastAsia="宋体" w:hAnsi="宋体"/>
            <w:i w:val="0"/>
            <w:iCs w:val="0"/>
            <w:noProof/>
            <w:sz w:val="21"/>
            <w:szCs w:val="21"/>
          </w:rPr>
          <w:t>2.3.1 视频流预处理与标准化</w:t>
        </w:r>
        <w:r w:rsidRPr="0064126E">
          <w:rPr>
            <w:rStyle w:val="af1"/>
            <w:rFonts w:ascii="宋体" w:eastAsia="宋体" w:hAnsi="宋体"/>
            <w:i w:val="0"/>
            <w:iCs w:val="0"/>
            <w:webHidden/>
            <w:sz w:val="21"/>
            <w:szCs w:val="21"/>
          </w:rPr>
          <w:tab/>
        </w:r>
        <w:r w:rsidRPr="0064126E">
          <w:rPr>
            <w:rStyle w:val="af1"/>
            <w:rFonts w:ascii="宋体" w:eastAsia="宋体" w:hAnsi="宋体"/>
            <w:i w:val="0"/>
            <w:iCs w:val="0"/>
            <w:webHidden/>
            <w:sz w:val="21"/>
            <w:szCs w:val="21"/>
          </w:rPr>
          <w:fldChar w:fldCharType="begin"/>
        </w:r>
        <w:r w:rsidRPr="0064126E">
          <w:rPr>
            <w:rStyle w:val="af1"/>
            <w:rFonts w:ascii="宋体" w:eastAsia="宋体" w:hAnsi="宋体"/>
            <w:i w:val="0"/>
            <w:iCs w:val="0"/>
            <w:webHidden/>
            <w:sz w:val="21"/>
            <w:szCs w:val="21"/>
          </w:rPr>
          <w:instrText xml:space="preserve"> PAGEREF _Toc219932825 \h </w:instrText>
        </w:r>
        <w:r w:rsidRPr="0064126E">
          <w:rPr>
            <w:rStyle w:val="af1"/>
            <w:rFonts w:ascii="宋体" w:eastAsia="宋体" w:hAnsi="宋体"/>
            <w:i w:val="0"/>
            <w:iCs w:val="0"/>
            <w:webHidden/>
            <w:sz w:val="21"/>
            <w:szCs w:val="21"/>
          </w:rPr>
        </w:r>
        <w:r w:rsidRPr="0064126E">
          <w:rPr>
            <w:rStyle w:val="af1"/>
            <w:rFonts w:ascii="宋体" w:eastAsia="宋体" w:hAnsi="宋体"/>
            <w:i w:val="0"/>
            <w:iCs w:val="0"/>
            <w:webHidden/>
            <w:sz w:val="21"/>
            <w:szCs w:val="21"/>
          </w:rPr>
          <w:fldChar w:fldCharType="separate"/>
        </w:r>
        <w:r w:rsidRPr="0064126E">
          <w:rPr>
            <w:rStyle w:val="af1"/>
            <w:rFonts w:ascii="宋体" w:eastAsia="宋体" w:hAnsi="宋体"/>
            <w:i w:val="0"/>
            <w:iCs w:val="0"/>
            <w:webHidden/>
            <w:sz w:val="21"/>
            <w:szCs w:val="21"/>
          </w:rPr>
          <w:t>22</w:t>
        </w:r>
        <w:r w:rsidRPr="0064126E">
          <w:rPr>
            <w:rStyle w:val="af1"/>
            <w:rFonts w:ascii="宋体" w:eastAsia="宋体" w:hAnsi="宋体"/>
            <w:i w:val="0"/>
            <w:iCs w:val="0"/>
            <w:webHidden/>
            <w:sz w:val="21"/>
            <w:szCs w:val="21"/>
          </w:rPr>
          <w:fldChar w:fldCharType="end"/>
        </w:r>
      </w:hyperlink>
    </w:p>
    <w:p w14:paraId="3ABD46AF" w14:textId="0BD0A38F" w:rsidR="0064126E" w:rsidRPr="0064126E" w:rsidRDefault="0064126E">
      <w:pPr>
        <w:pStyle w:val="TOC3"/>
        <w:tabs>
          <w:tab w:val="right" w:leader="hyphen" w:pos="9061"/>
        </w:tabs>
        <w:rPr>
          <w:rStyle w:val="af1"/>
          <w:rFonts w:ascii="宋体" w:eastAsia="宋体" w:hAnsi="宋体"/>
          <w:sz w:val="21"/>
          <w:szCs w:val="21"/>
        </w:rPr>
      </w:pPr>
      <w:hyperlink w:anchor="_Toc219932826" w:history="1">
        <w:r w:rsidRPr="0064126E">
          <w:rPr>
            <w:rStyle w:val="af1"/>
            <w:rFonts w:ascii="宋体" w:eastAsia="宋体" w:hAnsi="宋体"/>
            <w:i w:val="0"/>
            <w:iCs w:val="0"/>
            <w:noProof/>
            <w:sz w:val="21"/>
            <w:szCs w:val="21"/>
          </w:rPr>
          <w:t>2.3.2 并行感知与时空对齐机制</w:t>
        </w:r>
        <w:r w:rsidRPr="0064126E">
          <w:rPr>
            <w:rStyle w:val="af1"/>
            <w:rFonts w:ascii="宋体" w:eastAsia="宋体" w:hAnsi="宋体"/>
            <w:i w:val="0"/>
            <w:iCs w:val="0"/>
            <w:webHidden/>
            <w:sz w:val="21"/>
            <w:szCs w:val="21"/>
          </w:rPr>
          <w:tab/>
        </w:r>
        <w:r w:rsidRPr="0064126E">
          <w:rPr>
            <w:rStyle w:val="af1"/>
            <w:rFonts w:ascii="宋体" w:eastAsia="宋体" w:hAnsi="宋体"/>
            <w:i w:val="0"/>
            <w:iCs w:val="0"/>
            <w:webHidden/>
            <w:sz w:val="21"/>
            <w:szCs w:val="21"/>
          </w:rPr>
          <w:fldChar w:fldCharType="begin"/>
        </w:r>
        <w:r w:rsidRPr="0064126E">
          <w:rPr>
            <w:rStyle w:val="af1"/>
            <w:rFonts w:ascii="宋体" w:eastAsia="宋体" w:hAnsi="宋体"/>
            <w:i w:val="0"/>
            <w:iCs w:val="0"/>
            <w:webHidden/>
            <w:sz w:val="21"/>
            <w:szCs w:val="21"/>
          </w:rPr>
          <w:instrText xml:space="preserve"> PAGEREF _Toc219932826 \h </w:instrText>
        </w:r>
        <w:r w:rsidRPr="0064126E">
          <w:rPr>
            <w:rStyle w:val="af1"/>
            <w:rFonts w:ascii="宋体" w:eastAsia="宋体" w:hAnsi="宋体"/>
            <w:i w:val="0"/>
            <w:iCs w:val="0"/>
            <w:webHidden/>
            <w:sz w:val="21"/>
            <w:szCs w:val="21"/>
          </w:rPr>
        </w:r>
        <w:r w:rsidRPr="0064126E">
          <w:rPr>
            <w:rStyle w:val="af1"/>
            <w:rFonts w:ascii="宋体" w:eastAsia="宋体" w:hAnsi="宋体"/>
            <w:i w:val="0"/>
            <w:iCs w:val="0"/>
            <w:webHidden/>
            <w:sz w:val="21"/>
            <w:szCs w:val="21"/>
          </w:rPr>
          <w:fldChar w:fldCharType="separate"/>
        </w:r>
        <w:r w:rsidRPr="0064126E">
          <w:rPr>
            <w:rStyle w:val="af1"/>
            <w:rFonts w:ascii="宋体" w:eastAsia="宋体" w:hAnsi="宋体"/>
            <w:i w:val="0"/>
            <w:iCs w:val="0"/>
            <w:webHidden/>
            <w:sz w:val="21"/>
            <w:szCs w:val="21"/>
          </w:rPr>
          <w:t>22</w:t>
        </w:r>
        <w:r w:rsidRPr="0064126E">
          <w:rPr>
            <w:rStyle w:val="af1"/>
            <w:rFonts w:ascii="宋体" w:eastAsia="宋体" w:hAnsi="宋体"/>
            <w:i w:val="0"/>
            <w:iCs w:val="0"/>
            <w:webHidden/>
            <w:sz w:val="21"/>
            <w:szCs w:val="21"/>
          </w:rPr>
          <w:fldChar w:fldCharType="end"/>
        </w:r>
      </w:hyperlink>
    </w:p>
    <w:p w14:paraId="0A4D6EFD" w14:textId="76BD9AAB" w:rsidR="0064126E" w:rsidRDefault="0064126E">
      <w:pPr>
        <w:pStyle w:val="TOC3"/>
        <w:tabs>
          <w:tab w:val="right" w:leader="hyphen" w:pos="9061"/>
        </w:tabs>
        <w:rPr>
          <w:rFonts w:eastAsiaTheme="minorEastAsia" w:hAnsiTheme="minorHAnsi" w:cstheme="minorBidi"/>
          <w:i w:val="0"/>
          <w:iCs w:val="0"/>
          <w:noProof/>
          <w:sz w:val="22"/>
          <w:szCs w:val="24"/>
          <w14:ligatures w14:val="standardContextual"/>
        </w:rPr>
      </w:pPr>
      <w:hyperlink w:anchor="_Toc219932827" w:history="1">
        <w:r w:rsidRPr="0064126E">
          <w:rPr>
            <w:rStyle w:val="af1"/>
            <w:rFonts w:ascii="宋体" w:eastAsia="宋体" w:hAnsi="宋体"/>
            <w:i w:val="0"/>
            <w:iCs w:val="0"/>
            <w:noProof/>
            <w:sz w:val="21"/>
            <w:szCs w:val="21"/>
          </w:rPr>
          <w:t>2.3.3 数据存储与索引策略</w:t>
        </w:r>
        <w:r w:rsidRPr="0064126E">
          <w:rPr>
            <w:rStyle w:val="af1"/>
            <w:rFonts w:ascii="宋体" w:eastAsia="宋体" w:hAnsi="宋体"/>
            <w:i w:val="0"/>
            <w:iCs w:val="0"/>
            <w:webHidden/>
            <w:sz w:val="21"/>
            <w:szCs w:val="21"/>
          </w:rPr>
          <w:tab/>
        </w:r>
        <w:r w:rsidRPr="0064126E">
          <w:rPr>
            <w:rStyle w:val="af1"/>
            <w:rFonts w:ascii="宋体" w:eastAsia="宋体" w:hAnsi="宋体"/>
            <w:i w:val="0"/>
            <w:iCs w:val="0"/>
            <w:webHidden/>
            <w:sz w:val="21"/>
            <w:szCs w:val="21"/>
          </w:rPr>
          <w:fldChar w:fldCharType="begin"/>
        </w:r>
        <w:r w:rsidRPr="0064126E">
          <w:rPr>
            <w:rStyle w:val="af1"/>
            <w:rFonts w:ascii="宋体" w:eastAsia="宋体" w:hAnsi="宋体"/>
            <w:i w:val="0"/>
            <w:iCs w:val="0"/>
            <w:webHidden/>
            <w:sz w:val="21"/>
            <w:szCs w:val="21"/>
          </w:rPr>
          <w:instrText xml:space="preserve"> PAGEREF _Toc219932827 \h </w:instrText>
        </w:r>
        <w:r w:rsidRPr="0064126E">
          <w:rPr>
            <w:rStyle w:val="af1"/>
            <w:rFonts w:ascii="宋体" w:eastAsia="宋体" w:hAnsi="宋体"/>
            <w:i w:val="0"/>
            <w:iCs w:val="0"/>
            <w:webHidden/>
            <w:sz w:val="21"/>
            <w:szCs w:val="21"/>
          </w:rPr>
        </w:r>
        <w:r w:rsidRPr="0064126E">
          <w:rPr>
            <w:rStyle w:val="af1"/>
            <w:rFonts w:ascii="宋体" w:eastAsia="宋体" w:hAnsi="宋体"/>
            <w:i w:val="0"/>
            <w:iCs w:val="0"/>
            <w:webHidden/>
            <w:sz w:val="21"/>
            <w:szCs w:val="21"/>
          </w:rPr>
          <w:fldChar w:fldCharType="separate"/>
        </w:r>
        <w:r w:rsidRPr="0064126E">
          <w:rPr>
            <w:rStyle w:val="af1"/>
            <w:rFonts w:ascii="宋体" w:eastAsia="宋体" w:hAnsi="宋体"/>
            <w:i w:val="0"/>
            <w:iCs w:val="0"/>
            <w:webHidden/>
            <w:sz w:val="21"/>
            <w:szCs w:val="21"/>
          </w:rPr>
          <w:t>22</w:t>
        </w:r>
        <w:r w:rsidRPr="0064126E">
          <w:rPr>
            <w:rStyle w:val="af1"/>
            <w:rFonts w:ascii="宋体" w:eastAsia="宋体" w:hAnsi="宋体"/>
            <w:i w:val="0"/>
            <w:iCs w:val="0"/>
            <w:webHidden/>
            <w:sz w:val="21"/>
            <w:szCs w:val="21"/>
          </w:rPr>
          <w:fldChar w:fldCharType="end"/>
        </w:r>
      </w:hyperlink>
    </w:p>
    <w:p w14:paraId="57A787FF" w14:textId="4D12C71D" w:rsidR="0064126E" w:rsidRPr="0064126E" w:rsidRDefault="0064126E">
      <w:pPr>
        <w:pStyle w:val="TOC2"/>
        <w:tabs>
          <w:tab w:val="right" w:leader="hyphen" w:pos="9061"/>
        </w:tabs>
        <w:rPr>
          <w:rStyle w:val="af1"/>
          <w:rFonts w:ascii="宋体" w:eastAsia="宋体" w:hAnsi="宋体"/>
          <w:sz w:val="24"/>
        </w:rPr>
      </w:pPr>
      <w:hyperlink w:anchor="_Toc219932828" w:history="1">
        <w:r w:rsidRPr="0064126E">
          <w:rPr>
            <w:rStyle w:val="af1"/>
            <w:rFonts w:ascii="宋体" w:eastAsia="宋体" w:hAnsi="宋体"/>
            <w:noProof/>
            <w:sz w:val="24"/>
            <w:szCs w:val="24"/>
          </w:rPr>
          <w:t>2.4 开发环境与技术选型</w:t>
        </w:r>
        <w:r w:rsidRPr="0064126E">
          <w:rPr>
            <w:rStyle w:val="af1"/>
            <w:rFonts w:ascii="宋体" w:eastAsia="宋体" w:hAnsi="宋体"/>
            <w:webHidden/>
            <w:sz w:val="24"/>
            <w:szCs w:val="24"/>
          </w:rPr>
          <w:tab/>
        </w:r>
        <w:r w:rsidRPr="0064126E">
          <w:rPr>
            <w:rStyle w:val="af1"/>
            <w:rFonts w:ascii="宋体" w:eastAsia="宋体" w:hAnsi="宋体"/>
            <w:webHidden/>
            <w:sz w:val="24"/>
            <w:szCs w:val="24"/>
          </w:rPr>
          <w:fldChar w:fldCharType="begin"/>
        </w:r>
        <w:r w:rsidRPr="0064126E">
          <w:rPr>
            <w:rStyle w:val="af1"/>
            <w:rFonts w:ascii="宋体" w:eastAsia="宋体" w:hAnsi="宋体"/>
            <w:webHidden/>
            <w:sz w:val="24"/>
            <w:szCs w:val="24"/>
          </w:rPr>
          <w:instrText xml:space="preserve"> PAGEREF _Toc219932828 \h </w:instrText>
        </w:r>
        <w:r w:rsidRPr="0064126E">
          <w:rPr>
            <w:rStyle w:val="af1"/>
            <w:rFonts w:ascii="宋体" w:eastAsia="宋体" w:hAnsi="宋体"/>
            <w:webHidden/>
            <w:sz w:val="24"/>
            <w:szCs w:val="24"/>
          </w:rPr>
        </w:r>
        <w:r w:rsidRPr="0064126E">
          <w:rPr>
            <w:rStyle w:val="af1"/>
            <w:rFonts w:ascii="宋体" w:eastAsia="宋体" w:hAnsi="宋体"/>
            <w:webHidden/>
            <w:sz w:val="24"/>
            <w:szCs w:val="24"/>
          </w:rPr>
          <w:fldChar w:fldCharType="separate"/>
        </w:r>
        <w:r w:rsidRPr="0064126E">
          <w:rPr>
            <w:rStyle w:val="af1"/>
            <w:rFonts w:ascii="宋体" w:eastAsia="宋体" w:hAnsi="宋体"/>
            <w:webHidden/>
            <w:sz w:val="24"/>
            <w:szCs w:val="24"/>
          </w:rPr>
          <w:t>22</w:t>
        </w:r>
        <w:r w:rsidRPr="0064126E">
          <w:rPr>
            <w:rStyle w:val="af1"/>
            <w:rFonts w:ascii="宋体" w:eastAsia="宋体" w:hAnsi="宋体"/>
            <w:webHidden/>
            <w:sz w:val="24"/>
            <w:szCs w:val="24"/>
          </w:rPr>
          <w:fldChar w:fldCharType="end"/>
        </w:r>
      </w:hyperlink>
    </w:p>
    <w:p w14:paraId="5119224B" w14:textId="5572D470" w:rsidR="0064126E" w:rsidRPr="0064126E" w:rsidRDefault="0064126E">
      <w:pPr>
        <w:pStyle w:val="TOC1"/>
        <w:tabs>
          <w:tab w:val="right" w:leader="hyphen" w:pos="9061"/>
        </w:tabs>
        <w:rPr>
          <w:rStyle w:val="af1"/>
          <w:rFonts w:ascii="黑体" w:eastAsia="黑体" w:hAnsi="黑体"/>
          <w:sz w:val="28"/>
          <w:szCs w:val="28"/>
        </w:rPr>
      </w:pPr>
      <w:hyperlink w:anchor="_Toc219932829" w:history="1">
        <w:r w:rsidRPr="0064126E">
          <w:rPr>
            <w:rStyle w:val="af1"/>
            <w:rFonts w:ascii="黑体" w:eastAsia="黑体" w:hAnsi="黑体"/>
            <w:noProof/>
            <w:sz w:val="28"/>
            <w:szCs w:val="28"/>
          </w:rPr>
          <w:t>第三章 总体设计与技术实现</w:t>
        </w:r>
        <w:r w:rsidRPr="0064126E">
          <w:rPr>
            <w:rStyle w:val="af1"/>
            <w:rFonts w:ascii="黑体" w:eastAsia="黑体" w:hAnsi="黑体"/>
            <w:webHidden/>
            <w:sz w:val="28"/>
            <w:szCs w:val="28"/>
          </w:rPr>
          <w:tab/>
        </w:r>
        <w:r w:rsidRPr="0064126E">
          <w:rPr>
            <w:rStyle w:val="af1"/>
            <w:rFonts w:ascii="黑体" w:eastAsia="黑体" w:hAnsi="黑体"/>
            <w:webHidden/>
            <w:sz w:val="28"/>
            <w:szCs w:val="28"/>
          </w:rPr>
          <w:fldChar w:fldCharType="begin"/>
        </w:r>
        <w:r w:rsidRPr="0064126E">
          <w:rPr>
            <w:rStyle w:val="af1"/>
            <w:rFonts w:ascii="黑体" w:eastAsia="黑体" w:hAnsi="黑体"/>
            <w:webHidden/>
            <w:sz w:val="28"/>
            <w:szCs w:val="28"/>
          </w:rPr>
          <w:instrText xml:space="preserve"> PAGEREF _Toc219932829 \h </w:instrText>
        </w:r>
        <w:r w:rsidRPr="0064126E">
          <w:rPr>
            <w:rStyle w:val="af1"/>
            <w:rFonts w:ascii="黑体" w:eastAsia="黑体" w:hAnsi="黑体"/>
            <w:webHidden/>
            <w:sz w:val="28"/>
            <w:szCs w:val="28"/>
          </w:rPr>
        </w:r>
        <w:r w:rsidRPr="0064126E">
          <w:rPr>
            <w:rStyle w:val="af1"/>
            <w:rFonts w:ascii="黑体" w:eastAsia="黑体" w:hAnsi="黑体"/>
            <w:webHidden/>
            <w:sz w:val="28"/>
            <w:szCs w:val="28"/>
          </w:rPr>
          <w:fldChar w:fldCharType="separate"/>
        </w:r>
        <w:r w:rsidRPr="0064126E">
          <w:rPr>
            <w:rStyle w:val="af1"/>
            <w:rFonts w:ascii="黑体" w:eastAsia="黑体" w:hAnsi="黑体"/>
            <w:webHidden/>
            <w:sz w:val="28"/>
            <w:szCs w:val="28"/>
          </w:rPr>
          <w:t>24</w:t>
        </w:r>
        <w:r w:rsidRPr="0064126E">
          <w:rPr>
            <w:rStyle w:val="af1"/>
            <w:rFonts w:ascii="黑体" w:eastAsia="黑体" w:hAnsi="黑体"/>
            <w:webHidden/>
            <w:sz w:val="28"/>
            <w:szCs w:val="28"/>
          </w:rPr>
          <w:fldChar w:fldCharType="end"/>
        </w:r>
      </w:hyperlink>
    </w:p>
    <w:p w14:paraId="4C457D39" w14:textId="64A03A95" w:rsidR="0064126E" w:rsidRPr="0064126E" w:rsidRDefault="0064126E">
      <w:pPr>
        <w:pStyle w:val="TOC2"/>
        <w:tabs>
          <w:tab w:val="right" w:leader="hyphen" w:pos="9061"/>
        </w:tabs>
        <w:rPr>
          <w:rStyle w:val="af1"/>
          <w:rFonts w:ascii="宋体" w:eastAsia="宋体" w:hAnsi="宋体"/>
          <w:sz w:val="24"/>
        </w:rPr>
      </w:pPr>
      <w:hyperlink w:anchor="_Toc219932830" w:history="1">
        <w:r w:rsidRPr="0064126E">
          <w:rPr>
            <w:rStyle w:val="af1"/>
            <w:rFonts w:ascii="宋体" w:eastAsia="宋体" w:hAnsi="宋体"/>
            <w:noProof/>
            <w:sz w:val="24"/>
            <w:szCs w:val="24"/>
          </w:rPr>
          <w:t>3.1 系统功能界面</w:t>
        </w:r>
        <w:r w:rsidRPr="0064126E">
          <w:rPr>
            <w:rStyle w:val="af1"/>
            <w:rFonts w:ascii="宋体" w:eastAsia="宋体" w:hAnsi="宋体"/>
            <w:webHidden/>
            <w:sz w:val="24"/>
            <w:szCs w:val="24"/>
          </w:rPr>
          <w:tab/>
        </w:r>
        <w:r w:rsidRPr="0064126E">
          <w:rPr>
            <w:rStyle w:val="af1"/>
            <w:rFonts w:ascii="宋体" w:eastAsia="宋体" w:hAnsi="宋体"/>
            <w:webHidden/>
            <w:sz w:val="24"/>
            <w:szCs w:val="24"/>
          </w:rPr>
          <w:fldChar w:fldCharType="begin"/>
        </w:r>
        <w:r w:rsidRPr="0064126E">
          <w:rPr>
            <w:rStyle w:val="af1"/>
            <w:rFonts w:ascii="宋体" w:eastAsia="宋体" w:hAnsi="宋体"/>
            <w:webHidden/>
            <w:sz w:val="24"/>
            <w:szCs w:val="24"/>
          </w:rPr>
          <w:instrText xml:space="preserve"> PAGEREF _Toc219932830 \h </w:instrText>
        </w:r>
        <w:r w:rsidRPr="0064126E">
          <w:rPr>
            <w:rStyle w:val="af1"/>
            <w:rFonts w:ascii="宋体" w:eastAsia="宋体" w:hAnsi="宋体"/>
            <w:webHidden/>
            <w:sz w:val="24"/>
            <w:szCs w:val="24"/>
          </w:rPr>
        </w:r>
        <w:r w:rsidRPr="0064126E">
          <w:rPr>
            <w:rStyle w:val="af1"/>
            <w:rFonts w:ascii="宋体" w:eastAsia="宋体" w:hAnsi="宋体"/>
            <w:webHidden/>
            <w:sz w:val="24"/>
            <w:szCs w:val="24"/>
          </w:rPr>
          <w:fldChar w:fldCharType="separate"/>
        </w:r>
        <w:r w:rsidRPr="0064126E">
          <w:rPr>
            <w:rStyle w:val="af1"/>
            <w:rFonts w:ascii="宋体" w:eastAsia="宋体" w:hAnsi="宋体"/>
            <w:webHidden/>
            <w:sz w:val="24"/>
            <w:szCs w:val="24"/>
          </w:rPr>
          <w:t>24</w:t>
        </w:r>
        <w:r w:rsidRPr="0064126E">
          <w:rPr>
            <w:rStyle w:val="af1"/>
            <w:rFonts w:ascii="宋体" w:eastAsia="宋体" w:hAnsi="宋体"/>
            <w:webHidden/>
            <w:sz w:val="24"/>
            <w:szCs w:val="24"/>
          </w:rPr>
          <w:fldChar w:fldCharType="end"/>
        </w:r>
      </w:hyperlink>
    </w:p>
    <w:p w14:paraId="20E1D5B7" w14:textId="47574471" w:rsidR="0064126E" w:rsidRPr="0064126E" w:rsidRDefault="0064126E">
      <w:pPr>
        <w:pStyle w:val="TOC3"/>
        <w:tabs>
          <w:tab w:val="right" w:leader="hyphen" w:pos="9061"/>
        </w:tabs>
        <w:rPr>
          <w:rStyle w:val="af1"/>
          <w:rFonts w:ascii="宋体" w:eastAsia="宋体" w:hAnsi="宋体"/>
          <w:sz w:val="21"/>
          <w:szCs w:val="21"/>
        </w:rPr>
      </w:pPr>
      <w:hyperlink w:anchor="_Toc219932831" w:history="1">
        <w:r w:rsidRPr="0064126E">
          <w:rPr>
            <w:rStyle w:val="af1"/>
            <w:rFonts w:ascii="宋体" w:eastAsia="宋体" w:hAnsi="宋体"/>
            <w:i w:val="0"/>
            <w:iCs w:val="0"/>
            <w:noProof/>
            <w:sz w:val="21"/>
            <w:szCs w:val="21"/>
          </w:rPr>
          <w:t>3.1.1 训练分析工作台界面设计</w:t>
        </w:r>
        <w:r w:rsidRPr="0064126E">
          <w:rPr>
            <w:rStyle w:val="af1"/>
            <w:rFonts w:ascii="宋体" w:eastAsia="宋体" w:hAnsi="宋体"/>
            <w:i w:val="0"/>
            <w:iCs w:val="0"/>
            <w:webHidden/>
            <w:sz w:val="21"/>
            <w:szCs w:val="21"/>
          </w:rPr>
          <w:tab/>
        </w:r>
        <w:r w:rsidRPr="0064126E">
          <w:rPr>
            <w:rStyle w:val="af1"/>
            <w:rFonts w:ascii="宋体" w:eastAsia="宋体" w:hAnsi="宋体"/>
            <w:i w:val="0"/>
            <w:iCs w:val="0"/>
            <w:webHidden/>
            <w:sz w:val="21"/>
            <w:szCs w:val="21"/>
          </w:rPr>
          <w:fldChar w:fldCharType="begin"/>
        </w:r>
        <w:r w:rsidRPr="0064126E">
          <w:rPr>
            <w:rStyle w:val="af1"/>
            <w:rFonts w:ascii="宋体" w:eastAsia="宋体" w:hAnsi="宋体"/>
            <w:i w:val="0"/>
            <w:iCs w:val="0"/>
            <w:webHidden/>
            <w:sz w:val="21"/>
            <w:szCs w:val="21"/>
          </w:rPr>
          <w:instrText xml:space="preserve"> PAGEREF _Toc219932831 \h </w:instrText>
        </w:r>
        <w:r w:rsidRPr="0064126E">
          <w:rPr>
            <w:rStyle w:val="af1"/>
            <w:rFonts w:ascii="宋体" w:eastAsia="宋体" w:hAnsi="宋体"/>
            <w:i w:val="0"/>
            <w:iCs w:val="0"/>
            <w:webHidden/>
            <w:sz w:val="21"/>
            <w:szCs w:val="21"/>
          </w:rPr>
        </w:r>
        <w:r w:rsidRPr="0064126E">
          <w:rPr>
            <w:rStyle w:val="af1"/>
            <w:rFonts w:ascii="宋体" w:eastAsia="宋体" w:hAnsi="宋体"/>
            <w:i w:val="0"/>
            <w:iCs w:val="0"/>
            <w:webHidden/>
            <w:sz w:val="21"/>
            <w:szCs w:val="21"/>
          </w:rPr>
          <w:fldChar w:fldCharType="separate"/>
        </w:r>
        <w:r w:rsidRPr="0064126E">
          <w:rPr>
            <w:rStyle w:val="af1"/>
            <w:rFonts w:ascii="宋体" w:eastAsia="宋体" w:hAnsi="宋体"/>
            <w:i w:val="0"/>
            <w:iCs w:val="0"/>
            <w:webHidden/>
            <w:sz w:val="21"/>
            <w:szCs w:val="21"/>
          </w:rPr>
          <w:t>24</w:t>
        </w:r>
        <w:r w:rsidRPr="0064126E">
          <w:rPr>
            <w:rStyle w:val="af1"/>
            <w:rFonts w:ascii="宋体" w:eastAsia="宋体" w:hAnsi="宋体"/>
            <w:i w:val="0"/>
            <w:iCs w:val="0"/>
            <w:webHidden/>
            <w:sz w:val="21"/>
            <w:szCs w:val="21"/>
          </w:rPr>
          <w:fldChar w:fldCharType="end"/>
        </w:r>
      </w:hyperlink>
    </w:p>
    <w:p w14:paraId="12D09770" w14:textId="0AC866C4" w:rsidR="0064126E" w:rsidRPr="0064126E" w:rsidRDefault="0064126E">
      <w:pPr>
        <w:pStyle w:val="TOC4"/>
        <w:tabs>
          <w:tab w:val="right" w:leader="hyphen" w:pos="9061"/>
        </w:tabs>
        <w:rPr>
          <w:rStyle w:val="af1"/>
          <w:rFonts w:ascii="宋体" w:eastAsia="宋体" w:hAnsi="宋体"/>
        </w:rPr>
      </w:pPr>
      <w:hyperlink w:anchor="_Toc219932832" w:history="1">
        <w:r w:rsidRPr="0064126E">
          <w:rPr>
            <w:rStyle w:val="af1"/>
            <w:rFonts w:ascii="宋体" w:eastAsia="宋体" w:hAnsi="宋体"/>
            <w:noProof/>
          </w:rPr>
          <w:t>3.1.1.1 视频播放区（左侧，宽度占比60%）</w:t>
        </w:r>
        <w:r w:rsidRPr="0064126E">
          <w:rPr>
            <w:rStyle w:val="af1"/>
            <w:rFonts w:ascii="宋体" w:eastAsia="宋体" w:hAnsi="宋体"/>
            <w:webHidden/>
          </w:rPr>
          <w:tab/>
        </w:r>
        <w:r w:rsidRPr="0064126E">
          <w:rPr>
            <w:rStyle w:val="af1"/>
            <w:rFonts w:ascii="宋体" w:eastAsia="宋体" w:hAnsi="宋体"/>
            <w:webHidden/>
          </w:rPr>
          <w:fldChar w:fldCharType="begin"/>
        </w:r>
        <w:r w:rsidRPr="0064126E">
          <w:rPr>
            <w:rStyle w:val="af1"/>
            <w:rFonts w:ascii="宋体" w:eastAsia="宋体" w:hAnsi="宋体"/>
            <w:webHidden/>
          </w:rPr>
          <w:instrText xml:space="preserve"> PAGEREF _Toc219932832 \h </w:instrText>
        </w:r>
        <w:r w:rsidRPr="0064126E">
          <w:rPr>
            <w:rStyle w:val="af1"/>
            <w:rFonts w:ascii="宋体" w:eastAsia="宋体" w:hAnsi="宋体"/>
            <w:webHidden/>
          </w:rPr>
        </w:r>
        <w:r w:rsidRPr="0064126E">
          <w:rPr>
            <w:rStyle w:val="af1"/>
            <w:rFonts w:ascii="宋体" w:eastAsia="宋体" w:hAnsi="宋体"/>
            <w:webHidden/>
          </w:rPr>
          <w:fldChar w:fldCharType="separate"/>
        </w:r>
        <w:r w:rsidRPr="0064126E">
          <w:rPr>
            <w:rStyle w:val="af1"/>
            <w:rFonts w:ascii="宋体" w:eastAsia="宋体" w:hAnsi="宋体"/>
            <w:webHidden/>
          </w:rPr>
          <w:t>24</w:t>
        </w:r>
        <w:r w:rsidRPr="0064126E">
          <w:rPr>
            <w:rStyle w:val="af1"/>
            <w:rFonts w:ascii="宋体" w:eastAsia="宋体" w:hAnsi="宋体"/>
            <w:webHidden/>
          </w:rPr>
          <w:fldChar w:fldCharType="end"/>
        </w:r>
      </w:hyperlink>
    </w:p>
    <w:p w14:paraId="674E61E0" w14:textId="3D797C9B" w:rsidR="0064126E" w:rsidRPr="0064126E" w:rsidRDefault="0064126E">
      <w:pPr>
        <w:pStyle w:val="TOC4"/>
        <w:tabs>
          <w:tab w:val="right" w:leader="hyphen" w:pos="9061"/>
        </w:tabs>
        <w:rPr>
          <w:rStyle w:val="af1"/>
          <w:rFonts w:ascii="宋体" w:eastAsia="宋体" w:hAnsi="宋体"/>
        </w:rPr>
      </w:pPr>
      <w:hyperlink w:anchor="_Toc219932833" w:history="1">
        <w:r w:rsidRPr="0064126E">
          <w:rPr>
            <w:rStyle w:val="af1"/>
            <w:rFonts w:ascii="宋体" w:eastAsia="宋体" w:hAnsi="宋体"/>
            <w:noProof/>
          </w:rPr>
          <w:t>3.1.1.2 参数配置区（右侧，宽度占比40%）</w:t>
        </w:r>
        <w:r w:rsidRPr="0064126E">
          <w:rPr>
            <w:rStyle w:val="af1"/>
            <w:rFonts w:ascii="宋体" w:eastAsia="宋体" w:hAnsi="宋体"/>
            <w:webHidden/>
          </w:rPr>
          <w:tab/>
        </w:r>
        <w:r w:rsidRPr="0064126E">
          <w:rPr>
            <w:rStyle w:val="af1"/>
            <w:rFonts w:ascii="宋体" w:eastAsia="宋体" w:hAnsi="宋体"/>
            <w:webHidden/>
          </w:rPr>
          <w:fldChar w:fldCharType="begin"/>
        </w:r>
        <w:r w:rsidRPr="0064126E">
          <w:rPr>
            <w:rStyle w:val="af1"/>
            <w:rFonts w:ascii="宋体" w:eastAsia="宋体" w:hAnsi="宋体"/>
            <w:webHidden/>
          </w:rPr>
          <w:instrText xml:space="preserve"> PAGEREF _Toc219932833 \h </w:instrText>
        </w:r>
        <w:r w:rsidRPr="0064126E">
          <w:rPr>
            <w:rStyle w:val="af1"/>
            <w:rFonts w:ascii="宋体" w:eastAsia="宋体" w:hAnsi="宋体"/>
            <w:webHidden/>
          </w:rPr>
        </w:r>
        <w:r w:rsidRPr="0064126E">
          <w:rPr>
            <w:rStyle w:val="af1"/>
            <w:rFonts w:ascii="宋体" w:eastAsia="宋体" w:hAnsi="宋体"/>
            <w:webHidden/>
          </w:rPr>
          <w:fldChar w:fldCharType="separate"/>
        </w:r>
        <w:r w:rsidRPr="0064126E">
          <w:rPr>
            <w:rStyle w:val="af1"/>
            <w:rFonts w:ascii="宋体" w:eastAsia="宋体" w:hAnsi="宋体"/>
            <w:webHidden/>
          </w:rPr>
          <w:t>27</w:t>
        </w:r>
        <w:r w:rsidRPr="0064126E">
          <w:rPr>
            <w:rStyle w:val="af1"/>
            <w:rFonts w:ascii="宋体" w:eastAsia="宋体" w:hAnsi="宋体"/>
            <w:webHidden/>
          </w:rPr>
          <w:fldChar w:fldCharType="end"/>
        </w:r>
      </w:hyperlink>
    </w:p>
    <w:p w14:paraId="450DC570" w14:textId="4BBADBFA" w:rsidR="0064126E" w:rsidRPr="0064126E" w:rsidRDefault="0064126E">
      <w:pPr>
        <w:pStyle w:val="TOC4"/>
        <w:tabs>
          <w:tab w:val="right" w:leader="hyphen" w:pos="9061"/>
        </w:tabs>
        <w:rPr>
          <w:rStyle w:val="af1"/>
          <w:rFonts w:ascii="宋体" w:eastAsia="宋体" w:hAnsi="宋体"/>
        </w:rPr>
      </w:pPr>
      <w:hyperlink w:anchor="_Toc219932834" w:history="1">
        <w:r w:rsidRPr="0064126E">
          <w:rPr>
            <w:rStyle w:val="af1"/>
            <w:rFonts w:ascii="宋体" w:eastAsia="宋体" w:hAnsi="宋体"/>
            <w:noProof/>
          </w:rPr>
          <w:t>3.1.1.3 顶部菜单栏（高度占比8%）</w:t>
        </w:r>
        <w:r w:rsidRPr="0064126E">
          <w:rPr>
            <w:rStyle w:val="af1"/>
            <w:rFonts w:ascii="宋体" w:eastAsia="宋体" w:hAnsi="宋体"/>
            <w:webHidden/>
          </w:rPr>
          <w:tab/>
        </w:r>
        <w:r w:rsidRPr="0064126E">
          <w:rPr>
            <w:rStyle w:val="af1"/>
            <w:rFonts w:ascii="宋体" w:eastAsia="宋体" w:hAnsi="宋体"/>
            <w:webHidden/>
          </w:rPr>
          <w:fldChar w:fldCharType="begin"/>
        </w:r>
        <w:r w:rsidRPr="0064126E">
          <w:rPr>
            <w:rStyle w:val="af1"/>
            <w:rFonts w:ascii="宋体" w:eastAsia="宋体" w:hAnsi="宋体"/>
            <w:webHidden/>
          </w:rPr>
          <w:instrText xml:space="preserve"> PAGEREF _Toc219932834 \h </w:instrText>
        </w:r>
        <w:r w:rsidRPr="0064126E">
          <w:rPr>
            <w:rStyle w:val="af1"/>
            <w:rFonts w:ascii="宋体" w:eastAsia="宋体" w:hAnsi="宋体"/>
            <w:webHidden/>
          </w:rPr>
        </w:r>
        <w:r w:rsidRPr="0064126E">
          <w:rPr>
            <w:rStyle w:val="af1"/>
            <w:rFonts w:ascii="宋体" w:eastAsia="宋体" w:hAnsi="宋体"/>
            <w:webHidden/>
          </w:rPr>
          <w:fldChar w:fldCharType="separate"/>
        </w:r>
        <w:r w:rsidRPr="0064126E">
          <w:rPr>
            <w:rStyle w:val="af1"/>
            <w:rFonts w:ascii="宋体" w:eastAsia="宋体" w:hAnsi="宋体"/>
            <w:webHidden/>
          </w:rPr>
          <w:t>29</w:t>
        </w:r>
        <w:r w:rsidRPr="0064126E">
          <w:rPr>
            <w:rStyle w:val="af1"/>
            <w:rFonts w:ascii="宋体" w:eastAsia="宋体" w:hAnsi="宋体"/>
            <w:webHidden/>
          </w:rPr>
          <w:fldChar w:fldCharType="end"/>
        </w:r>
      </w:hyperlink>
    </w:p>
    <w:p w14:paraId="3C5C2537" w14:textId="414DB81A" w:rsidR="0064126E" w:rsidRPr="0064126E" w:rsidRDefault="0064126E">
      <w:pPr>
        <w:pStyle w:val="TOC4"/>
        <w:tabs>
          <w:tab w:val="right" w:leader="hyphen" w:pos="9061"/>
        </w:tabs>
        <w:rPr>
          <w:rStyle w:val="af1"/>
          <w:rFonts w:ascii="宋体" w:eastAsia="宋体" w:hAnsi="宋体"/>
        </w:rPr>
      </w:pPr>
      <w:hyperlink w:anchor="_Toc219932835" w:history="1">
        <w:r w:rsidRPr="0064126E">
          <w:rPr>
            <w:rStyle w:val="af1"/>
            <w:rFonts w:ascii="宋体" w:eastAsia="宋体" w:hAnsi="宋体"/>
            <w:noProof/>
          </w:rPr>
          <w:t>3.1.1.4 底部状态栏（高度占比5%）</w:t>
        </w:r>
        <w:r w:rsidRPr="0064126E">
          <w:rPr>
            <w:rStyle w:val="af1"/>
            <w:rFonts w:ascii="宋体" w:eastAsia="宋体" w:hAnsi="宋体"/>
            <w:webHidden/>
          </w:rPr>
          <w:tab/>
        </w:r>
        <w:r w:rsidRPr="0064126E">
          <w:rPr>
            <w:rStyle w:val="af1"/>
            <w:rFonts w:ascii="宋体" w:eastAsia="宋体" w:hAnsi="宋体"/>
            <w:webHidden/>
          </w:rPr>
          <w:fldChar w:fldCharType="begin"/>
        </w:r>
        <w:r w:rsidRPr="0064126E">
          <w:rPr>
            <w:rStyle w:val="af1"/>
            <w:rFonts w:ascii="宋体" w:eastAsia="宋体" w:hAnsi="宋体"/>
            <w:webHidden/>
          </w:rPr>
          <w:instrText xml:space="preserve"> PAGEREF _Toc219932835 \h </w:instrText>
        </w:r>
        <w:r w:rsidRPr="0064126E">
          <w:rPr>
            <w:rStyle w:val="af1"/>
            <w:rFonts w:ascii="宋体" w:eastAsia="宋体" w:hAnsi="宋体"/>
            <w:webHidden/>
          </w:rPr>
        </w:r>
        <w:r w:rsidRPr="0064126E">
          <w:rPr>
            <w:rStyle w:val="af1"/>
            <w:rFonts w:ascii="宋体" w:eastAsia="宋体" w:hAnsi="宋体"/>
            <w:webHidden/>
          </w:rPr>
          <w:fldChar w:fldCharType="separate"/>
        </w:r>
        <w:r w:rsidRPr="0064126E">
          <w:rPr>
            <w:rStyle w:val="af1"/>
            <w:rFonts w:ascii="宋体" w:eastAsia="宋体" w:hAnsi="宋体"/>
            <w:webHidden/>
          </w:rPr>
          <w:t>30</w:t>
        </w:r>
        <w:r w:rsidRPr="0064126E">
          <w:rPr>
            <w:rStyle w:val="af1"/>
            <w:rFonts w:ascii="宋体" w:eastAsia="宋体" w:hAnsi="宋体"/>
            <w:webHidden/>
          </w:rPr>
          <w:fldChar w:fldCharType="end"/>
        </w:r>
      </w:hyperlink>
    </w:p>
    <w:p w14:paraId="360C8C6B" w14:textId="5D2AC8C2" w:rsidR="0064126E" w:rsidRPr="0064126E" w:rsidRDefault="0064126E">
      <w:pPr>
        <w:pStyle w:val="TOC3"/>
        <w:tabs>
          <w:tab w:val="right" w:leader="hyphen" w:pos="9061"/>
        </w:tabs>
        <w:rPr>
          <w:rStyle w:val="af1"/>
          <w:rFonts w:ascii="宋体" w:eastAsia="宋体" w:hAnsi="宋体"/>
          <w:sz w:val="21"/>
          <w:szCs w:val="21"/>
        </w:rPr>
      </w:pPr>
      <w:hyperlink w:anchor="_Toc219932836" w:history="1">
        <w:r w:rsidRPr="0064126E">
          <w:rPr>
            <w:rStyle w:val="af1"/>
            <w:rFonts w:ascii="宋体" w:eastAsia="宋体" w:hAnsi="宋体"/>
            <w:i w:val="0"/>
            <w:iCs w:val="0"/>
            <w:noProof/>
            <w:sz w:val="21"/>
            <w:szCs w:val="21"/>
          </w:rPr>
          <w:t>3.1.2 专业比赛复盘系统界面设计</w:t>
        </w:r>
        <w:r w:rsidRPr="0064126E">
          <w:rPr>
            <w:rStyle w:val="af1"/>
            <w:rFonts w:ascii="宋体" w:eastAsia="宋体" w:hAnsi="宋体"/>
            <w:i w:val="0"/>
            <w:iCs w:val="0"/>
            <w:webHidden/>
            <w:sz w:val="21"/>
            <w:szCs w:val="21"/>
          </w:rPr>
          <w:tab/>
        </w:r>
        <w:r w:rsidRPr="0064126E">
          <w:rPr>
            <w:rStyle w:val="af1"/>
            <w:rFonts w:ascii="宋体" w:eastAsia="宋体" w:hAnsi="宋体"/>
            <w:i w:val="0"/>
            <w:iCs w:val="0"/>
            <w:webHidden/>
            <w:sz w:val="21"/>
            <w:szCs w:val="21"/>
          </w:rPr>
          <w:fldChar w:fldCharType="begin"/>
        </w:r>
        <w:r w:rsidRPr="0064126E">
          <w:rPr>
            <w:rStyle w:val="af1"/>
            <w:rFonts w:ascii="宋体" w:eastAsia="宋体" w:hAnsi="宋体"/>
            <w:i w:val="0"/>
            <w:iCs w:val="0"/>
            <w:webHidden/>
            <w:sz w:val="21"/>
            <w:szCs w:val="21"/>
          </w:rPr>
          <w:instrText xml:space="preserve"> PAGEREF _Toc219932836 \h </w:instrText>
        </w:r>
        <w:r w:rsidRPr="0064126E">
          <w:rPr>
            <w:rStyle w:val="af1"/>
            <w:rFonts w:ascii="宋体" w:eastAsia="宋体" w:hAnsi="宋体"/>
            <w:i w:val="0"/>
            <w:iCs w:val="0"/>
            <w:webHidden/>
            <w:sz w:val="21"/>
            <w:szCs w:val="21"/>
          </w:rPr>
        </w:r>
        <w:r w:rsidRPr="0064126E">
          <w:rPr>
            <w:rStyle w:val="af1"/>
            <w:rFonts w:ascii="宋体" w:eastAsia="宋体" w:hAnsi="宋体"/>
            <w:i w:val="0"/>
            <w:iCs w:val="0"/>
            <w:webHidden/>
            <w:sz w:val="21"/>
            <w:szCs w:val="21"/>
          </w:rPr>
          <w:fldChar w:fldCharType="separate"/>
        </w:r>
        <w:r w:rsidRPr="0064126E">
          <w:rPr>
            <w:rStyle w:val="af1"/>
            <w:rFonts w:ascii="宋体" w:eastAsia="宋体" w:hAnsi="宋体"/>
            <w:i w:val="0"/>
            <w:iCs w:val="0"/>
            <w:webHidden/>
            <w:sz w:val="21"/>
            <w:szCs w:val="21"/>
          </w:rPr>
          <w:t>30</w:t>
        </w:r>
        <w:r w:rsidRPr="0064126E">
          <w:rPr>
            <w:rStyle w:val="af1"/>
            <w:rFonts w:ascii="宋体" w:eastAsia="宋体" w:hAnsi="宋体"/>
            <w:i w:val="0"/>
            <w:iCs w:val="0"/>
            <w:webHidden/>
            <w:sz w:val="21"/>
            <w:szCs w:val="21"/>
          </w:rPr>
          <w:fldChar w:fldCharType="end"/>
        </w:r>
      </w:hyperlink>
    </w:p>
    <w:p w14:paraId="1A73ABC2" w14:textId="26B1B811" w:rsidR="0064126E" w:rsidRPr="0064126E" w:rsidRDefault="0064126E">
      <w:pPr>
        <w:pStyle w:val="TOC4"/>
        <w:tabs>
          <w:tab w:val="right" w:leader="hyphen" w:pos="9061"/>
        </w:tabs>
        <w:rPr>
          <w:rStyle w:val="af1"/>
          <w:rFonts w:ascii="宋体" w:eastAsia="宋体" w:hAnsi="宋体"/>
        </w:rPr>
      </w:pPr>
      <w:hyperlink w:anchor="_Toc219932837" w:history="1">
        <w:r w:rsidRPr="0064126E">
          <w:rPr>
            <w:rStyle w:val="af1"/>
            <w:rFonts w:ascii="宋体" w:eastAsia="宋体" w:hAnsi="宋体"/>
            <w:noProof/>
          </w:rPr>
          <w:t>3.1.2.1 数据集选择区（顶部，高度占比8%）</w:t>
        </w:r>
        <w:r w:rsidRPr="0064126E">
          <w:rPr>
            <w:rStyle w:val="af1"/>
            <w:rFonts w:ascii="宋体" w:eastAsia="宋体" w:hAnsi="宋体"/>
            <w:webHidden/>
          </w:rPr>
          <w:tab/>
        </w:r>
        <w:r w:rsidRPr="0064126E">
          <w:rPr>
            <w:rStyle w:val="af1"/>
            <w:rFonts w:ascii="宋体" w:eastAsia="宋体" w:hAnsi="宋体"/>
            <w:webHidden/>
          </w:rPr>
          <w:fldChar w:fldCharType="begin"/>
        </w:r>
        <w:r w:rsidRPr="0064126E">
          <w:rPr>
            <w:rStyle w:val="af1"/>
            <w:rFonts w:ascii="宋体" w:eastAsia="宋体" w:hAnsi="宋体"/>
            <w:webHidden/>
          </w:rPr>
          <w:instrText xml:space="preserve"> PAGEREF _Toc219932837 \h </w:instrText>
        </w:r>
        <w:r w:rsidRPr="0064126E">
          <w:rPr>
            <w:rStyle w:val="af1"/>
            <w:rFonts w:ascii="宋体" w:eastAsia="宋体" w:hAnsi="宋体"/>
            <w:webHidden/>
          </w:rPr>
        </w:r>
        <w:r w:rsidRPr="0064126E">
          <w:rPr>
            <w:rStyle w:val="af1"/>
            <w:rFonts w:ascii="宋体" w:eastAsia="宋体" w:hAnsi="宋体"/>
            <w:webHidden/>
          </w:rPr>
          <w:fldChar w:fldCharType="separate"/>
        </w:r>
        <w:r w:rsidRPr="0064126E">
          <w:rPr>
            <w:rStyle w:val="af1"/>
            <w:rFonts w:ascii="宋体" w:eastAsia="宋体" w:hAnsi="宋体"/>
            <w:webHidden/>
          </w:rPr>
          <w:t>30</w:t>
        </w:r>
        <w:r w:rsidRPr="0064126E">
          <w:rPr>
            <w:rStyle w:val="af1"/>
            <w:rFonts w:ascii="宋体" w:eastAsia="宋体" w:hAnsi="宋体"/>
            <w:webHidden/>
          </w:rPr>
          <w:fldChar w:fldCharType="end"/>
        </w:r>
      </w:hyperlink>
    </w:p>
    <w:p w14:paraId="6290DE82" w14:textId="1228EACF" w:rsidR="0064126E" w:rsidRPr="0064126E" w:rsidRDefault="0064126E">
      <w:pPr>
        <w:pStyle w:val="TOC4"/>
        <w:tabs>
          <w:tab w:val="right" w:leader="hyphen" w:pos="9061"/>
        </w:tabs>
        <w:rPr>
          <w:rStyle w:val="af1"/>
          <w:rFonts w:ascii="宋体" w:eastAsia="宋体" w:hAnsi="宋体"/>
        </w:rPr>
      </w:pPr>
      <w:hyperlink w:anchor="_Toc219932838" w:history="1">
        <w:r w:rsidRPr="0064126E">
          <w:rPr>
            <w:rStyle w:val="af1"/>
            <w:rFonts w:ascii="宋体" w:eastAsia="宋体" w:hAnsi="宋体"/>
            <w:noProof/>
          </w:rPr>
          <w:t>3.1.2.2 功能标签页区（中央，高度占比87%）</w:t>
        </w:r>
        <w:r w:rsidRPr="0064126E">
          <w:rPr>
            <w:rStyle w:val="af1"/>
            <w:rFonts w:ascii="宋体" w:eastAsia="宋体" w:hAnsi="宋体"/>
            <w:webHidden/>
          </w:rPr>
          <w:tab/>
        </w:r>
        <w:r w:rsidRPr="0064126E">
          <w:rPr>
            <w:rStyle w:val="af1"/>
            <w:rFonts w:ascii="宋体" w:eastAsia="宋体" w:hAnsi="宋体"/>
            <w:webHidden/>
          </w:rPr>
          <w:fldChar w:fldCharType="begin"/>
        </w:r>
        <w:r w:rsidRPr="0064126E">
          <w:rPr>
            <w:rStyle w:val="af1"/>
            <w:rFonts w:ascii="宋体" w:eastAsia="宋体" w:hAnsi="宋体"/>
            <w:webHidden/>
          </w:rPr>
          <w:instrText xml:space="preserve"> PAGEREF _Toc219932838 \h </w:instrText>
        </w:r>
        <w:r w:rsidRPr="0064126E">
          <w:rPr>
            <w:rStyle w:val="af1"/>
            <w:rFonts w:ascii="宋体" w:eastAsia="宋体" w:hAnsi="宋体"/>
            <w:webHidden/>
          </w:rPr>
        </w:r>
        <w:r w:rsidRPr="0064126E">
          <w:rPr>
            <w:rStyle w:val="af1"/>
            <w:rFonts w:ascii="宋体" w:eastAsia="宋体" w:hAnsi="宋体"/>
            <w:webHidden/>
          </w:rPr>
          <w:fldChar w:fldCharType="separate"/>
        </w:r>
        <w:r w:rsidRPr="0064126E">
          <w:rPr>
            <w:rStyle w:val="af1"/>
            <w:rFonts w:ascii="宋体" w:eastAsia="宋体" w:hAnsi="宋体"/>
            <w:webHidden/>
          </w:rPr>
          <w:t>31</w:t>
        </w:r>
        <w:r w:rsidRPr="0064126E">
          <w:rPr>
            <w:rStyle w:val="af1"/>
            <w:rFonts w:ascii="宋体" w:eastAsia="宋体" w:hAnsi="宋体"/>
            <w:webHidden/>
          </w:rPr>
          <w:fldChar w:fldCharType="end"/>
        </w:r>
      </w:hyperlink>
    </w:p>
    <w:p w14:paraId="6AB5016F" w14:textId="03A4D740" w:rsidR="0064126E" w:rsidRPr="0064126E" w:rsidRDefault="0064126E">
      <w:pPr>
        <w:pStyle w:val="TOC4"/>
        <w:tabs>
          <w:tab w:val="right" w:leader="hyphen" w:pos="9061"/>
        </w:tabs>
        <w:rPr>
          <w:rStyle w:val="af1"/>
          <w:rFonts w:ascii="宋体" w:eastAsia="宋体" w:hAnsi="宋体"/>
        </w:rPr>
      </w:pPr>
      <w:hyperlink w:anchor="_Toc219932839" w:history="1">
        <w:r w:rsidRPr="0064126E">
          <w:rPr>
            <w:rStyle w:val="af1"/>
            <w:rFonts w:ascii="宋体" w:eastAsia="宋体" w:hAnsi="宋体"/>
            <w:noProof/>
          </w:rPr>
          <w:t>3.1.2.3 状态提示区（底部，高度占比5%）</w:t>
        </w:r>
        <w:r w:rsidRPr="0064126E">
          <w:rPr>
            <w:rStyle w:val="af1"/>
            <w:rFonts w:ascii="宋体" w:eastAsia="宋体" w:hAnsi="宋体"/>
            <w:webHidden/>
          </w:rPr>
          <w:tab/>
        </w:r>
        <w:r w:rsidRPr="0064126E">
          <w:rPr>
            <w:rStyle w:val="af1"/>
            <w:rFonts w:ascii="宋体" w:eastAsia="宋体" w:hAnsi="宋体"/>
            <w:webHidden/>
          </w:rPr>
          <w:fldChar w:fldCharType="begin"/>
        </w:r>
        <w:r w:rsidRPr="0064126E">
          <w:rPr>
            <w:rStyle w:val="af1"/>
            <w:rFonts w:ascii="宋体" w:eastAsia="宋体" w:hAnsi="宋体"/>
            <w:webHidden/>
          </w:rPr>
          <w:instrText xml:space="preserve"> PAGEREF _Toc219932839 \h </w:instrText>
        </w:r>
        <w:r w:rsidRPr="0064126E">
          <w:rPr>
            <w:rStyle w:val="af1"/>
            <w:rFonts w:ascii="宋体" w:eastAsia="宋体" w:hAnsi="宋体"/>
            <w:webHidden/>
          </w:rPr>
        </w:r>
        <w:r w:rsidRPr="0064126E">
          <w:rPr>
            <w:rStyle w:val="af1"/>
            <w:rFonts w:ascii="宋体" w:eastAsia="宋体" w:hAnsi="宋体"/>
            <w:webHidden/>
          </w:rPr>
          <w:fldChar w:fldCharType="separate"/>
        </w:r>
        <w:r w:rsidRPr="0064126E">
          <w:rPr>
            <w:rStyle w:val="af1"/>
            <w:rFonts w:ascii="宋体" w:eastAsia="宋体" w:hAnsi="宋体"/>
            <w:webHidden/>
          </w:rPr>
          <w:t>33</w:t>
        </w:r>
        <w:r w:rsidRPr="0064126E">
          <w:rPr>
            <w:rStyle w:val="af1"/>
            <w:rFonts w:ascii="宋体" w:eastAsia="宋体" w:hAnsi="宋体"/>
            <w:webHidden/>
          </w:rPr>
          <w:fldChar w:fldCharType="end"/>
        </w:r>
      </w:hyperlink>
    </w:p>
    <w:p w14:paraId="3D04E1DB" w14:textId="36F2BE70" w:rsidR="0064126E" w:rsidRPr="0064126E" w:rsidRDefault="0064126E" w:rsidP="0064126E">
      <w:pPr>
        <w:pStyle w:val="TOC2"/>
        <w:tabs>
          <w:tab w:val="right" w:leader="hyphen" w:pos="9061"/>
        </w:tabs>
        <w:rPr>
          <w:rStyle w:val="af1"/>
          <w:rFonts w:ascii="宋体" w:eastAsia="宋体" w:hAnsi="宋体"/>
          <w:noProof/>
          <w:sz w:val="24"/>
          <w:szCs w:val="24"/>
        </w:rPr>
      </w:pPr>
      <w:hyperlink w:anchor="_Toc219932840" w:history="1">
        <w:r w:rsidRPr="0064126E">
          <w:rPr>
            <w:rStyle w:val="af1"/>
            <w:rFonts w:ascii="宋体" w:eastAsia="宋体" w:hAnsi="宋体"/>
            <w:noProof/>
            <w:sz w:val="24"/>
            <w:szCs w:val="24"/>
          </w:rPr>
          <w:t>3.2 系统主要运行流程</w:t>
        </w:r>
        <w:r w:rsidRPr="0064126E">
          <w:rPr>
            <w:rStyle w:val="af1"/>
            <w:rFonts w:ascii="宋体" w:eastAsia="宋体" w:hAnsi="宋体"/>
            <w:noProof/>
            <w:webHidden/>
            <w:sz w:val="24"/>
            <w:szCs w:val="24"/>
          </w:rPr>
          <w:tab/>
        </w:r>
        <w:r w:rsidRPr="0064126E">
          <w:rPr>
            <w:rStyle w:val="af1"/>
            <w:rFonts w:ascii="宋体" w:eastAsia="宋体" w:hAnsi="宋体"/>
            <w:noProof/>
            <w:webHidden/>
            <w:sz w:val="24"/>
            <w:szCs w:val="24"/>
          </w:rPr>
          <w:fldChar w:fldCharType="begin"/>
        </w:r>
        <w:r w:rsidRPr="0064126E">
          <w:rPr>
            <w:rStyle w:val="af1"/>
            <w:rFonts w:ascii="宋体" w:eastAsia="宋体" w:hAnsi="宋体"/>
            <w:noProof/>
            <w:webHidden/>
            <w:sz w:val="24"/>
            <w:szCs w:val="24"/>
          </w:rPr>
          <w:instrText xml:space="preserve"> PAGEREF _Toc219932840 \h </w:instrText>
        </w:r>
        <w:r w:rsidRPr="0064126E">
          <w:rPr>
            <w:rStyle w:val="af1"/>
            <w:rFonts w:ascii="宋体" w:eastAsia="宋体" w:hAnsi="宋体"/>
            <w:noProof/>
            <w:webHidden/>
            <w:sz w:val="24"/>
            <w:szCs w:val="24"/>
          </w:rPr>
        </w:r>
        <w:r w:rsidRPr="0064126E">
          <w:rPr>
            <w:rStyle w:val="af1"/>
            <w:rFonts w:ascii="宋体" w:eastAsia="宋体" w:hAnsi="宋体"/>
            <w:noProof/>
            <w:webHidden/>
            <w:sz w:val="24"/>
            <w:szCs w:val="24"/>
          </w:rPr>
          <w:fldChar w:fldCharType="separate"/>
        </w:r>
        <w:r w:rsidRPr="0064126E">
          <w:rPr>
            <w:rStyle w:val="af1"/>
            <w:rFonts w:ascii="宋体" w:eastAsia="宋体" w:hAnsi="宋体"/>
            <w:noProof/>
            <w:webHidden/>
            <w:sz w:val="24"/>
            <w:szCs w:val="24"/>
          </w:rPr>
          <w:t>34</w:t>
        </w:r>
        <w:r w:rsidRPr="0064126E">
          <w:rPr>
            <w:rStyle w:val="af1"/>
            <w:rFonts w:ascii="宋体" w:eastAsia="宋体" w:hAnsi="宋体"/>
            <w:noProof/>
            <w:webHidden/>
            <w:sz w:val="24"/>
            <w:szCs w:val="24"/>
          </w:rPr>
          <w:fldChar w:fldCharType="end"/>
        </w:r>
      </w:hyperlink>
    </w:p>
    <w:p w14:paraId="7F5962ED" w14:textId="74643C07" w:rsidR="0064126E" w:rsidRPr="0064126E" w:rsidRDefault="0064126E">
      <w:pPr>
        <w:pStyle w:val="TOC3"/>
        <w:tabs>
          <w:tab w:val="right" w:leader="hyphen" w:pos="9061"/>
        </w:tabs>
        <w:rPr>
          <w:rStyle w:val="af1"/>
          <w:rFonts w:ascii="宋体" w:eastAsia="宋体" w:hAnsi="宋体"/>
          <w:sz w:val="21"/>
          <w:szCs w:val="21"/>
        </w:rPr>
      </w:pPr>
      <w:hyperlink w:anchor="_Toc219932841" w:history="1">
        <w:r w:rsidRPr="0064126E">
          <w:rPr>
            <w:rStyle w:val="af1"/>
            <w:rFonts w:ascii="宋体" w:eastAsia="宋体" w:hAnsi="宋体"/>
            <w:i w:val="0"/>
            <w:iCs w:val="0"/>
            <w:noProof/>
            <w:sz w:val="21"/>
            <w:szCs w:val="21"/>
          </w:rPr>
          <w:t>3.2.1 训练分析工作台操作流程</w:t>
        </w:r>
        <w:r w:rsidRPr="0064126E">
          <w:rPr>
            <w:rStyle w:val="af1"/>
            <w:rFonts w:ascii="宋体" w:eastAsia="宋体" w:hAnsi="宋体"/>
            <w:i w:val="0"/>
            <w:iCs w:val="0"/>
            <w:webHidden/>
            <w:sz w:val="21"/>
            <w:szCs w:val="21"/>
          </w:rPr>
          <w:tab/>
        </w:r>
        <w:r w:rsidRPr="0064126E">
          <w:rPr>
            <w:rStyle w:val="af1"/>
            <w:rFonts w:ascii="宋体" w:eastAsia="宋体" w:hAnsi="宋体"/>
            <w:i w:val="0"/>
            <w:iCs w:val="0"/>
            <w:webHidden/>
            <w:sz w:val="21"/>
            <w:szCs w:val="21"/>
          </w:rPr>
          <w:fldChar w:fldCharType="begin"/>
        </w:r>
        <w:r w:rsidRPr="0064126E">
          <w:rPr>
            <w:rStyle w:val="af1"/>
            <w:rFonts w:ascii="宋体" w:eastAsia="宋体" w:hAnsi="宋体"/>
            <w:i w:val="0"/>
            <w:iCs w:val="0"/>
            <w:webHidden/>
            <w:sz w:val="21"/>
            <w:szCs w:val="21"/>
          </w:rPr>
          <w:instrText xml:space="preserve"> PAGEREF _Toc219932841 \h </w:instrText>
        </w:r>
        <w:r w:rsidRPr="0064126E">
          <w:rPr>
            <w:rStyle w:val="af1"/>
            <w:rFonts w:ascii="宋体" w:eastAsia="宋体" w:hAnsi="宋体"/>
            <w:i w:val="0"/>
            <w:iCs w:val="0"/>
            <w:webHidden/>
            <w:sz w:val="21"/>
            <w:szCs w:val="21"/>
          </w:rPr>
        </w:r>
        <w:r w:rsidRPr="0064126E">
          <w:rPr>
            <w:rStyle w:val="af1"/>
            <w:rFonts w:ascii="宋体" w:eastAsia="宋体" w:hAnsi="宋体"/>
            <w:i w:val="0"/>
            <w:iCs w:val="0"/>
            <w:webHidden/>
            <w:sz w:val="21"/>
            <w:szCs w:val="21"/>
          </w:rPr>
          <w:fldChar w:fldCharType="separate"/>
        </w:r>
        <w:r w:rsidRPr="0064126E">
          <w:rPr>
            <w:rStyle w:val="af1"/>
            <w:rFonts w:ascii="宋体" w:eastAsia="宋体" w:hAnsi="宋体"/>
            <w:i w:val="0"/>
            <w:iCs w:val="0"/>
            <w:webHidden/>
            <w:sz w:val="21"/>
            <w:szCs w:val="21"/>
          </w:rPr>
          <w:t>34</w:t>
        </w:r>
        <w:r w:rsidRPr="0064126E">
          <w:rPr>
            <w:rStyle w:val="af1"/>
            <w:rFonts w:ascii="宋体" w:eastAsia="宋体" w:hAnsi="宋体"/>
            <w:i w:val="0"/>
            <w:iCs w:val="0"/>
            <w:webHidden/>
            <w:sz w:val="21"/>
            <w:szCs w:val="21"/>
          </w:rPr>
          <w:fldChar w:fldCharType="end"/>
        </w:r>
      </w:hyperlink>
    </w:p>
    <w:p w14:paraId="23350C2B" w14:textId="29FFC0AC" w:rsidR="0064126E" w:rsidRPr="0064126E" w:rsidRDefault="0064126E">
      <w:pPr>
        <w:pStyle w:val="TOC4"/>
        <w:tabs>
          <w:tab w:val="right" w:leader="hyphen" w:pos="9061"/>
        </w:tabs>
        <w:rPr>
          <w:rStyle w:val="af1"/>
          <w:rFonts w:ascii="宋体" w:eastAsia="宋体" w:hAnsi="宋体"/>
        </w:rPr>
      </w:pPr>
      <w:hyperlink w:anchor="_Toc219932842" w:history="1">
        <w:r w:rsidRPr="0064126E">
          <w:rPr>
            <w:rStyle w:val="af1"/>
            <w:rFonts w:ascii="宋体" w:eastAsia="宋体" w:hAnsi="宋体"/>
            <w:noProof/>
          </w:rPr>
          <w:t>3.2.1.1 基础操作流程</w:t>
        </w:r>
        <w:r w:rsidRPr="0064126E">
          <w:rPr>
            <w:rStyle w:val="af1"/>
            <w:rFonts w:ascii="宋体" w:eastAsia="宋体" w:hAnsi="宋体"/>
            <w:webHidden/>
          </w:rPr>
          <w:tab/>
        </w:r>
        <w:r w:rsidRPr="0064126E">
          <w:rPr>
            <w:rStyle w:val="af1"/>
            <w:rFonts w:ascii="宋体" w:eastAsia="宋体" w:hAnsi="宋体"/>
            <w:webHidden/>
          </w:rPr>
          <w:fldChar w:fldCharType="begin"/>
        </w:r>
        <w:r w:rsidRPr="0064126E">
          <w:rPr>
            <w:rStyle w:val="af1"/>
            <w:rFonts w:ascii="宋体" w:eastAsia="宋体" w:hAnsi="宋体"/>
            <w:webHidden/>
          </w:rPr>
          <w:instrText xml:space="preserve"> PAGEREF _Toc219932842 \h </w:instrText>
        </w:r>
        <w:r w:rsidRPr="0064126E">
          <w:rPr>
            <w:rStyle w:val="af1"/>
            <w:rFonts w:ascii="宋体" w:eastAsia="宋体" w:hAnsi="宋体"/>
            <w:webHidden/>
          </w:rPr>
        </w:r>
        <w:r w:rsidRPr="0064126E">
          <w:rPr>
            <w:rStyle w:val="af1"/>
            <w:rFonts w:ascii="宋体" w:eastAsia="宋体" w:hAnsi="宋体"/>
            <w:webHidden/>
          </w:rPr>
          <w:fldChar w:fldCharType="separate"/>
        </w:r>
        <w:r w:rsidRPr="0064126E">
          <w:rPr>
            <w:rStyle w:val="af1"/>
            <w:rFonts w:ascii="宋体" w:eastAsia="宋体" w:hAnsi="宋体"/>
            <w:webHidden/>
          </w:rPr>
          <w:t>34</w:t>
        </w:r>
        <w:r w:rsidRPr="0064126E">
          <w:rPr>
            <w:rStyle w:val="af1"/>
            <w:rFonts w:ascii="宋体" w:eastAsia="宋体" w:hAnsi="宋体"/>
            <w:webHidden/>
          </w:rPr>
          <w:fldChar w:fldCharType="end"/>
        </w:r>
      </w:hyperlink>
    </w:p>
    <w:p w14:paraId="4520A104" w14:textId="3CD41451" w:rsidR="0064126E" w:rsidRPr="0064126E" w:rsidRDefault="0064126E">
      <w:pPr>
        <w:pStyle w:val="TOC4"/>
        <w:tabs>
          <w:tab w:val="right" w:leader="hyphen" w:pos="9061"/>
        </w:tabs>
        <w:rPr>
          <w:rStyle w:val="af1"/>
          <w:rFonts w:ascii="宋体" w:eastAsia="宋体" w:hAnsi="宋体"/>
        </w:rPr>
      </w:pPr>
      <w:hyperlink w:anchor="_Toc219932843" w:history="1">
        <w:r w:rsidRPr="0064126E">
          <w:rPr>
            <w:rStyle w:val="af1"/>
            <w:rFonts w:ascii="宋体" w:eastAsia="宋体" w:hAnsi="宋体"/>
            <w:noProof/>
          </w:rPr>
          <w:t>3.2.1.2 视频播放操作</w:t>
        </w:r>
        <w:r w:rsidRPr="0064126E">
          <w:rPr>
            <w:rStyle w:val="af1"/>
            <w:rFonts w:ascii="宋体" w:eastAsia="宋体" w:hAnsi="宋体"/>
            <w:webHidden/>
          </w:rPr>
          <w:tab/>
        </w:r>
        <w:r w:rsidRPr="0064126E">
          <w:rPr>
            <w:rStyle w:val="af1"/>
            <w:rFonts w:ascii="宋体" w:eastAsia="宋体" w:hAnsi="宋体"/>
            <w:webHidden/>
          </w:rPr>
          <w:fldChar w:fldCharType="begin"/>
        </w:r>
        <w:r w:rsidRPr="0064126E">
          <w:rPr>
            <w:rStyle w:val="af1"/>
            <w:rFonts w:ascii="宋体" w:eastAsia="宋体" w:hAnsi="宋体"/>
            <w:webHidden/>
          </w:rPr>
          <w:instrText xml:space="preserve"> PAGEREF _Toc219932843 \h </w:instrText>
        </w:r>
        <w:r w:rsidRPr="0064126E">
          <w:rPr>
            <w:rStyle w:val="af1"/>
            <w:rFonts w:ascii="宋体" w:eastAsia="宋体" w:hAnsi="宋体"/>
            <w:webHidden/>
          </w:rPr>
        </w:r>
        <w:r w:rsidRPr="0064126E">
          <w:rPr>
            <w:rStyle w:val="af1"/>
            <w:rFonts w:ascii="宋体" w:eastAsia="宋体" w:hAnsi="宋体"/>
            <w:webHidden/>
          </w:rPr>
          <w:fldChar w:fldCharType="separate"/>
        </w:r>
        <w:r w:rsidRPr="0064126E">
          <w:rPr>
            <w:rStyle w:val="af1"/>
            <w:rFonts w:ascii="宋体" w:eastAsia="宋体" w:hAnsi="宋体"/>
            <w:webHidden/>
          </w:rPr>
          <w:t>36</w:t>
        </w:r>
        <w:r w:rsidRPr="0064126E">
          <w:rPr>
            <w:rStyle w:val="af1"/>
            <w:rFonts w:ascii="宋体" w:eastAsia="宋体" w:hAnsi="宋体"/>
            <w:webHidden/>
          </w:rPr>
          <w:fldChar w:fldCharType="end"/>
        </w:r>
      </w:hyperlink>
    </w:p>
    <w:p w14:paraId="0FCDF6AA" w14:textId="6C032839" w:rsidR="0064126E" w:rsidRPr="0064126E" w:rsidRDefault="0064126E">
      <w:pPr>
        <w:pStyle w:val="TOC4"/>
        <w:tabs>
          <w:tab w:val="right" w:leader="hyphen" w:pos="9061"/>
        </w:tabs>
        <w:rPr>
          <w:rStyle w:val="af1"/>
          <w:rFonts w:ascii="宋体" w:eastAsia="宋体" w:hAnsi="宋体"/>
        </w:rPr>
      </w:pPr>
      <w:hyperlink w:anchor="_Toc219932844" w:history="1">
        <w:r w:rsidRPr="0064126E">
          <w:rPr>
            <w:rStyle w:val="af1"/>
            <w:rFonts w:ascii="宋体" w:eastAsia="宋体" w:hAnsi="宋体"/>
            <w:noProof/>
          </w:rPr>
          <w:t>3.2.1.3 数据分析操作</w:t>
        </w:r>
        <w:r w:rsidRPr="0064126E">
          <w:rPr>
            <w:rStyle w:val="af1"/>
            <w:rFonts w:ascii="宋体" w:eastAsia="宋体" w:hAnsi="宋体"/>
            <w:webHidden/>
          </w:rPr>
          <w:tab/>
        </w:r>
        <w:r w:rsidRPr="0064126E">
          <w:rPr>
            <w:rStyle w:val="af1"/>
            <w:rFonts w:ascii="宋体" w:eastAsia="宋体" w:hAnsi="宋体"/>
            <w:webHidden/>
          </w:rPr>
          <w:fldChar w:fldCharType="begin"/>
        </w:r>
        <w:r w:rsidRPr="0064126E">
          <w:rPr>
            <w:rStyle w:val="af1"/>
            <w:rFonts w:ascii="宋体" w:eastAsia="宋体" w:hAnsi="宋体"/>
            <w:webHidden/>
          </w:rPr>
          <w:instrText xml:space="preserve"> PAGEREF _Toc219932844 \h </w:instrText>
        </w:r>
        <w:r w:rsidRPr="0064126E">
          <w:rPr>
            <w:rStyle w:val="af1"/>
            <w:rFonts w:ascii="宋体" w:eastAsia="宋体" w:hAnsi="宋体"/>
            <w:webHidden/>
          </w:rPr>
        </w:r>
        <w:r w:rsidRPr="0064126E">
          <w:rPr>
            <w:rStyle w:val="af1"/>
            <w:rFonts w:ascii="宋体" w:eastAsia="宋体" w:hAnsi="宋体"/>
            <w:webHidden/>
          </w:rPr>
          <w:fldChar w:fldCharType="separate"/>
        </w:r>
        <w:r w:rsidRPr="0064126E">
          <w:rPr>
            <w:rStyle w:val="af1"/>
            <w:rFonts w:ascii="宋体" w:eastAsia="宋体" w:hAnsi="宋体"/>
            <w:webHidden/>
          </w:rPr>
          <w:t>36</w:t>
        </w:r>
        <w:r w:rsidRPr="0064126E">
          <w:rPr>
            <w:rStyle w:val="af1"/>
            <w:rFonts w:ascii="宋体" w:eastAsia="宋体" w:hAnsi="宋体"/>
            <w:webHidden/>
          </w:rPr>
          <w:fldChar w:fldCharType="end"/>
        </w:r>
      </w:hyperlink>
    </w:p>
    <w:p w14:paraId="6B7C93EC" w14:textId="1E1FB63A" w:rsidR="0064126E" w:rsidRPr="0064126E" w:rsidRDefault="0064126E">
      <w:pPr>
        <w:pStyle w:val="TOC3"/>
        <w:tabs>
          <w:tab w:val="right" w:leader="hyphen" w:pos="9061"/>
        </w:tabs>
        <w:rPr>
          <w:rStyle w:val="af1"/>
          <w:rFonts w:ascii="宋体" w:eastAsia="宋体" w:hAnsi="宋体"/>
          <w:sz w:val="21"/>
          <w:szCs w:val="21"/>
        </w:rPr>
      </w:pPr>
      <w:hyperlink w:anchor="_Toc219932845" w:history="1">
        <w:r w:rsidRPr="0064126E">
          <w:rPr>
            <w:rStyle w:val="af1"/>
            <w:rFonts w:ascii="宋体" w:eastAsia="宋体" w:hAnsi="宋体"/>
            <w:i w:val="0"/>
            <w:iCs w:val="0"/>
            <w:noProof/>
            <w:sz w:val="21"/>
            <w:szCs w:val="21"/>
          </w:rPr>
          <w:t>3.2.2 专业比赛复盘系统操作流程</w:t>
        </w:r>
        <w:r w:rsidRPr="0064126E">
          <w:rPr>
            <w:rStyle w:val="af1"/>
            <w:rFonts w:ascii="宋体" w:eastAsia="宋体" w:hAnsi="宋体"/>
            <w:i w:val="0"/>
            <w:iCs w:val="0"/>
            <w:webHidden/>
            <w:sz w:val="21"/>
            <w:szCs w:val="21"/>
          </w:rPr>
          <w:tab/>
        </w:r>
        <w:r w:rsidRPr="0064126E">
          <w:rPr>
            <w:rStyle w:val="af1"/>
            <w:rFonts w:ascii="宋体" w:eastAsia="宋体" w:hAnsi="宋体"/>
            <w:i w:val="0"/>
            <w:iCs w:val="0"/>
            <w:webHidden/>
            <w:sz w:val="21"/>
            <w:szCs w:val="21"/>
          </w:rPr>
          <w:fldChar w:fldCharType="begin"/>
        </w:r>
        <w:r w:rsidRPr="0064126E">
          <w:rPr>
            <w:rStyle w:val="af1"/>
            <w:rFonts w:ascii="宋体" w:eastAsia="宋体" w:hAnsi="宋体"/>
            <w:i w:val="0"/>
            <w:iCs w:val="0"/>
            <w:webHidden/>
            <w:sz w:val="21"/>
            <w:szCs w:val="21"/>
          </w:rPr>
          <w:instrText xml:space="preserve"> PAGEREF _Toc219932845 \h </w:instrText>
        </w:r>
        <w:r w:rsidRPr="0064126E">
          <w:rPr>
            <w:rStyle w:val="af1"/>
            <w:rFonts w:ascii="宋体" w:eastAsia="宋体" w:hAnsi="宋体"/>
            <w:i w:val="0"/>
            <w:iCs w:val="0"/>
            <w:webHidden/>
            <w:sz w:val="21"/>
            <w:szCs w:val="21"/>
          </w:rPr>
        </w:r>
        <w:r w:rsidRPr="0064126E">
          <w:rPr>
            <w:rStyle w:val="af1"/>
            <w:rFonts w:ascii="宋体" w:eastAsia="宋体" w:hAnsi="宋体"/>
            <w:i w:val="0"/>
            <w:iCs w:val="0"/>
            <w:webHidden/>
            <w:sz w:val="21"/>
            <w:szCs w:val="21"/>
          </w:rPr>
          <w:fldChar w:fldCharType="separate"/>
        </w:r>
        <w:r w:rsidRPr="0064126E">
          <w:rPr>
            <w:rStyle w:val="af1"/>
            <w:rFonts w:ascii="宋体" w:eastAsia="宋体" w:hAnsi="宋体"/>
            <w:i w:val="0"/>
            <w:iCs w:val="0"/>
            <w:webHidden/>
            <w:sz w:val="21"/>
            <w:szCs w:val="21"/>
          </w:rPr>
          <w:t>37</w:t>
        </w:r>
        <w:r w:rsidRPr="0064126E">
          <w:rPr>
            <w:rStyle w:val="af1"/>
            <w:rFonts w:ascii="宋体" w:eastAsia="宋体" w:hAnsi="宋体"/>
            <w:i w:val="0"/>
            <w:iCs w:val="0"/>
            <w:webHidden/>
            <w:sz w:val="21"/>
            <w:szCs w:val="21"/>
          </w:rPr>
          <w:fldChar w:fldCharType="end"/>
        </w:r>
      </w:hyperlink>
    </w:p>
    <w:p w14:paraId="2543BF78" w14:textId="7A2B1935" w:rsidR="0064126E" w:rsidRPr="0064126E" w:rsidRDefault="0064126E">
      <w:pPr>
        <w:pStyle w:val="TOC4"/>
        <w:tabs>
          <w:tab w:val="right" w:leader="hyphen" w:pos="9061"/>
        </w:tabs>
        <w:rPr>
          <w:rStyle w:val="af1"/>
          <w:rFonts w:ascii="宋体" w:eastAsia="宋体" w:hAnsi="宋体"/>
        </w:rPr>
      </w:pPr>
      <w:hyperlink w:anchor="_Toc219932846" w:history="1">
        <w:r w:rsidRPr="0064126E">
          <w:rPr>
            <w:rStyle w:val="af1"/>
            <w:rFonts w:ascii="宋体" w:eastAsia="宋体" w:hAnsi="宋体"/>
            <w:noProof/>
          </w:rPr>
          <w:t>3.2.2.1 数据加载流程</w:t>
        </w:r>
        <w:r w:rsidRPr="0064126E">
          <w:rPr>
            <w:rStyle w:val="af1"/>
            <w:rFonts w:ascii="宋体" w:eastAsia="宋体" w:hAnsi="宋体"/>
            <w:webHidden/>
          </w:rPr>
          <w:tab/>
        </w:r>
        <w:r w:rsidRPr="0064126E">
          <w:rPr>
            <w:rStyle w:val="af1"/>
            <w:rFonts w:ascii="宋体" w:eastAsia="宋体" w:hAnsi="宋体"/>
            <w:webHidden/>
          </w:rPr>
          <w:fldChar w:fldCharType="begin"/>
        </w:r>
        <w:r w:rsidRPr="0064126E">
          <w:rPr>
            <w:rStyle w:val="af1"/>
            <w:rFonts w:ascii="宋体" w:eastAsia="宋体" w:hAnsi="宋体"/>
            <w:webHidden/>
          </w:rPr>
          <w:instrText xml:space="preserve"> PAGEREF _Toc219932846 \h </w:instrText>
        </w:r>
        <w:r w:rsidRPr="0064126E">
          <w:rPr>
            <w:rStyle w:val="af1"/>
            <w:rFonts w:ascii="宋体" w:eastAsia="宋体" w:hAnsi="宋体"/>
            <w:webHidden/>
          </w:rPr>
        </w:r>
        <w:r w:rsidRPr="0064126E">
          <w:rPr>
            <w:rStyle w:val="af1"/>
            <w:rFonts w:ascii="宋体" w:eastAsia="宋体" w:hAnsi="宋体"/>
            <w:webHidden/>
          </w:rPr>
          <w:fldChar w:fldCharType="separate"/>
        </w:r>
        <w:r w:rsidRPr="0064126E">
          <w:rPr>
            <w:rStyle w:val="af1"/>
            <w:rFonts w:ascii="宋体" w:eastAsia="宋体" w:hAnsi="宋体"/>
            <w:webHidden/>
          </w:rPr>
          <w:t>37</w:t>
        </w:r>
        <w:r w:rsidRPr="0064126E">
          <w:rPr>
            <w:rStyle w:val="af1"/>
            <w:rFonts w:ascii="宋体" w:eastAsia="宋体" w:hAnsi="宋体"/>
            <w:webHidden/>
          </w:rPr>
          <w:fldChar w:fldCharType="end"/>
        </w:r>
      </w:hyperlink>
    </w:p>
    <w:p w14:paraId="33152673" w14:textId="715B6D37" w:rsidR="0064126E" w:rsidRPr="0064126E" w:rsidRDefault="0064126E">
      <w:pPr>
        <w:pStyle w:val="TOC4"/>
        <w:tabs>
          <w:tab w:val="right" w:leader="hyphen" w:pos="9061"/>
        </w:tabs>
        <w:rPr>
          <w:rStyle w:val="af1"/>
          <w:rFonts w:ascii="宋体" w:eastAsia="宋体" w:hAnsi="宋体"/>
        </w:rPr>
      </w:pPr>
      <w:hyperlink w:anchor="_Toc219932847" w:history="1">
        <w:r w:rsidRPr="0064126E">
          <w:rPr>
            <w:rStyle w:val="af1"/>
            <w:rFonts w:ascii="宋体" w:eastAsia="宋体" w:hAnsi="宋体"/>
            <w:noProof/>
          </w:rPr>
          <w:t>3.2.2.2 比赛概况分析流程</w:t>
        </w:r>
        <w:r w:rsidRPr="0064126E">
          <w:rPr>
            <w:rStyle w:val="af1"/>
            <w:rFonts w:ascii="宋体" w:eastAsia="宋体" w:hAnsi="宋体"/>
            <w:webHidden/>
          </w:rPr>
          <w:tab/>
        </w:r>
        <w:r w:rsidRPr="0064126E">
          <w:rPr>
            <w:rStyle w:val="af1"/>
            <w:rFonts w:ascii="宋体" w:eastAsia="宋体" w:hAnsi="宋体"/>
            <w:webHidden/>
          </w:rPr>
          <w:fldChar w:fldCharType="begin"/>
        </w:r>
        <w:r w:rsidRPr="0064126E">
          <w:rPr>
            <w:rStyle w:val="af1"/>
            <w:rFonts w:ascii="宋体" w:eastAsia="宋体" w:hAnsi="宋体"/>
            <w:webHidden/>
          </w:rPr>
          <w:instrText xml:space="preserve"> PAGEREF _Toc219932847 \h </w:instrText>
        </w:r>
        <w:r w:rsidRPr="0064126E">
          <w:rPr>
            <w:rStyle w:val="af1"/>
            <w:rFonts w:ascii="宋体" w:eastAsia="宋体" w:hAnsi="宋体"/>
            <w:webHidden/>
          </w:rPr>
        </w:r>
        <w:r w:rsidRPr="0064126E">
          <w:rPr>
            <w:rStyle w:val="af1"/>
            <w:rFonts w:ascii="宋体" w:eastAsia="宋体" w:hAnsi="宋体"/>
            <w:webHidden/>
          </w:rPr>
          <w:fldChar w:fldCharType="separate"/>
        </w:r>
        <w:r w:rsidRPr="0064126E">
          <w:rPr>
            <w:rStyle w:val="af1"/>
            <w:rFonts w:ascii="宋体" w:eastAsia="宋体" w:hAnsi="宋体"/>
            <w:webHidden/>
          </w:rPr>
          <w:t>37</w:t>
        </w:r>
        <w:r w:rsidRPr="0064126E">
          <w:rPr>
            <w:rStyle w:val="af1"/>
            <w:rFonts w:ascii="宋体" w:eastAsia="宋体" w:hAnsi="宋体"/>
            <w:webHidden/>
          </w:rPr>
          <w:fldChar w:fldCharType="end"/>
        </w:r>
      </w:hyperlink>
    </w:p>
    <w:p w14:paraId="4D70EB09" w14:textId="6D468C20" w:rsidR="0064126E" w:rsidRPr="0064126E" w:rsidRDefault="0064126E">
      <w:pPr>
        <w:pStyle w:val="TOC4"/>
        <w:tabs>
          <w:tab w:val="right" w:leader="hyphen" w:pos="9061"/>
        </w:tabs>
        <w:rPr>
          <w:rStyle w:val="af1"/>
          <w:rFonts w:ascii="宋体" w:eastAsia="宋体" w:hAnsi="宋体"/>
        </w:rPr>
      </w:pPr>
      <w:hyperlink w:anchor="_Toc219932848" w:history="1">
        <w:r w:rsidRPr="0064126E">
          <w:rPr>
            <w:rStyle w:val="af1"/>
            <w:rFonts w:ascii="宋体" w:eastAsia="宋体" w:hAnsi="宋体"/>
            <w:noProof/>
          </w:rPr>
          <w:t>3.2.2.3 战术复盘流程</w:t>
        </w:r>
        <w:r w:rsidRPr="0064126E">
          <w:rPr>
            <w:rStyle w:val="af1"/>
            <w:rFonts w:ascii="宋体" w:eastAsia="宋体" w:hAnsi="宋体"/>
            <w:webHidden/>
          </w:rPr>
          <w:tab/>
        </w:r>
        <w:r w:rsidRPr="0064126E">
          <w:rPr>
            <w:rStyle w:val="af1"/>
            <w:rFonts w:ascii="宋体" w:eastAsia="宋体" w:hAnsi="宋体"/>
            <w:webHidden/>
          </w:rPr>
          <w:fldChar w:fldCharType="begin"/>
        </w:r>
        <w:r w:rsidRPr="0064126E">
          <w:rPr>
            <w:rStyle w:val="af1"/>
            <w:rFonts w:ascii="宋体" w:eastAsia="宋体" w:hAnsi="宋体"/>
            <w:webHidden/>
          </w:rPr>
          <w:instrText xml:space="preserve"> PAGEREF _Toc219932848 \h </w:instrText>
        </w:r>
        <w:r w:rsidRPr="0064126E">
          <w:rPr>
            <w:rStyle w:val="af1"/>
            <w:rFonts w:ascii="宋体" w:eastAsia="宋体" w:hAnsi="宋体"/>
            <w:webHidden/>
          </w:rPr>
        </w:r>
        <w:r w:rsidRPr="0064126E">
          <w:rPr>
            <w:rStyle w:val="af1"/>
            <w:rFonts w:ascii="宋体" w:eastAsia="宋体" w:hAnsi="宋体"/>
            <w:webHidden/>
          </w:rPr>
          <w:fldChar w:fldCharType="separate"/>
        </w:r>
        <w:r w:rsidRPr="0064126E">
          <w:rPr>
            <w:rStyle w:val="af1"/>
            <w:rFonts w:ascii="宋体" w:eastAsia="宋体" w:hAnsi="宋体"/>
            <w:webHidden/>
          </w:rPr>
          <w:t>37</w:t>
        </w:r>
        <w:r w:rsidRPr="0064126E">
          <w:rPr>
            <w:rStyle w:val="af1"/>
            <w:rFonts w:ascii="宋体" w:eastAsia="宋体" w:hAnsi="宋体"/>
            <w:webHidden/>
          </w:rPr>
          <w:fldChar w:fldCharType="end"/>
        </w:r>
      </w:hyperlink>
    </w:p>
    <w:p w14:paraId="7FF58943" w14:textId="68157DE6" w:rsidR="0064126E" w:rsidRPr="0064126E" w:rsidRDefault="0064126E">
      <w:pPr>
        <w:pStyle w:val="TOC4"/>
        <w:tabs>
          <w:tab w:val="right" w:leader="hyphen" w:pos="9061"/>
        </w:tabs>
        <w:rPr>
          <w:rStyle w:val="af1"/>
          <w:rFonts w:ascii="宋体" w:eastAsia="宋体" w:hAnsi="宋体"/>
        </w:rPr>
      </w:pPr>
      <w:hyperlink w:anchor="_Toc219932849" w:history="1">
        <w:r w:rsidRPr="0064126E">
          <w:rPr>
            <w:rStyle w:val="af1"/>
            <w:rFonts w:ascii="宋体" w:eastAsia="宋体" w:hAnsi="宋体"/>
            <w:noProof/>
          </w:rPr>
          <w:t>3.2.2.4 球员表现分析流程</w:t>
        </w:r>
        <w:r w:rsidRPr="0064126E">
          <w:rPr>
            <w:rStyle w:val="af1"/>
            <w:rFonts w:ascii="宋体" w:eastAsia="宋体" w:hAnsi="宋体"/>
            <w:webHidden/>
          </w:rPr>
          <w:tab/>
        </w:r>
        <w:r w:rsidRPr="0064126E">
          <w:rPr>
            <w:rStyle w:val="af1"/>
            <w:rFonts w:ascii="宋体" w:eastAsia="宋体" w:hAnsi="宋体"/>
            <w:webHidden/>
          </w:rPr>
          <w:fldChar w:fldCharType="begin"/>
        </w:r>
        <w:r w:rsidRPr="0064126E">
          <w:rPr>
            <w:rStyle w:val="af1"/>
            <w:rFonts w:ascii="宋体" w:eastAsia="宋体" w:hAnsi="宋体"/>
            <w:webHidden/>
          </w:rPr>
          <w:instrText xml:space="preserve"> PAGEREF _Toc219932849 \h </w:instrText>
        </w:r>
        <w:r w:rsidRPr="0064126E">
          <w:rPr>
            <w:rStyle w:val="af1"/>
            <w:rFonts w:ascii="宋体" w:eastAsia="宋体" w:hAnsi="宋体"/>
            <w:webHidden/>
          </w:rPr>
        </w:r>
        <w:r w:rsidRPr="0064126E">
          <w:rPr>
            <w:rStyle w:val="af1"/>
            <w:rFonts w:ascii="宋体" w:eastAsia="宋体" w:hAnsi="宋体"/>
            <w:webHidden/>
          </w:rPr>
          <w:fldChar w:fldCharType="separate"/>
        </w:r>
        <w:r w:rsidRPr="0064126E">
          <w:rPr>
            <w:rStyle w:val="af1"/>
            <w:rFonts w:ascii="宋体" w:eastAsia="宋体" w:hAnsi="宋体"/>
            <w:webHidden/>
          </w:rPr>
          <w:t>38</w:t>
        </w:r>
        <w:r w:rsidRPr="0064126E">
          <w:rPr>
            <w:rStyle w:val="af1"/>
            <w:rFonts w:ascii="宋体" w:eastAsia="宋体" w:hAnsi="宋体"/>
            <w:webHidden/>
          </w:rPr>
          <w:fldChar w:fldCharType="end"/>
        </w:r>
      </w:hyperlink>
    </w:p>
    <w:p w14:paraId="099FDD1C" w14:textId="5E48FA85" w:rsidR="0064126E" w:rsidRPr="0064126E" w:rsidRDefault="0064126E">
      <w:pPr>
        <w:pStyle w:val="TOC4"/>
        <w:tabs>
          <w:tab w:val="right" w:leader="hyphen" w:pos="9061"/>
        </w:tabs>
        <w:rPr>
          <w:rStyle w:val="af1"/>
          <w:rFonts w:ascii="宋体" w:eastAsia="宋体" w:hAnsi="宋体"/>
        </w:rPr>
      </w:pPr>
      <w:hyperlink w:anchor="_Toc219932850" w:history="1">
        <w:r w:rsidRPr="0064126E">
          <w:rPr>
            <w:rStyle w:val="af1"/>
            <w:rFonts w:ascii="宋体" w:eastAsia="宋体" w:hAnsi="宋体"/>
            <w:noProof/>
          </w:rPr>
          <w:t>3.2.2.5 技术统计分析流程</w:t>
        </w:r>
        <w:r w:rsidRPr="0064126E">
          <w:rPr>
            <w:rStyle w:val="af1"/>
            <w:rFonts w:ascii="宋体" w:eastAsia="宋体" w:hAnsi="宋体"/>
            <w:webHidden/>
          </w:rPr>
          <w:tab/>
        </w:r>
        <w:r w:rsidRPr="0064126E">
          <w:rPr>
            <w:rStyle w:val="af1"/>
            <w:rFonts w:ascii="宋体" w:eastAsia="宋体" w:hAnsi="宋体"/>
            <w:webHidden/>
          </w:rPr>
          <w:fldChar w:fldCharType="begin"/>
        </w:r>
        <w:r w:rsidRPr="0064126E">
          <w:rPr>
            <w:rStyle w:val="af1"/>
            <w:rFonts w:ascii="宋体" w:eastAsia="宋体" w:hAnsi="宋体"/>
            <w:webHidden/>
          </w:rPr>
          <w:instrText xml:space="preserve"> PAGEREF _Toc219932850 \h </w:instrText>
        </w:r>
        <w:r w:rsidRPr="0064126E">
          <w:rPr>
            <w:rStyle w:val="af1"/>
            <w:rFonts w:ascii="宋体" w:eastAsia="宋体" w:hAnsi="宋体"/>
            <w:webHidden/>
          </w:rPr>
        </w:r>
        <w:r w:rsidRPr="0064126E">
          <w:rPr>
            <w:rStyle w:val="af1"/>
            <w:rFonts w:ascii="宋体" w:eastAsia="宋体" w:hAnsi="宋体"/>
            <w:webHidden/>
          </w:rPr>
          <w:fldChar w:fldCharType="separate"/>
        </w:r>
        <w:r w:rsidRPr="0064126E">
          <w:rPr>
            <w:rStyle w:val="af1"/>
            <w:rFonts w:ascii="宋体" w:eastAsia="宋体" w:hAnsi="宋体"/>
            <w:webHidden/>
          </w:rPr>
          <w:t>38</w:t>
        </w:r>
        <w:r w:rsidRPr="0064126E">
          <w:rPr>
            <w:rStyle w:val="af1"/>
            <w:rFonts w:ascii="宋体" w:eastAsia="宋体" w:hAnsi="宋体"/>
            <w:webHidden/>
          </w:rPr>
          <w:fldChar w:fldCharType="end"/>
        </w:r>
      </w:hyperlink>
    </w:p>
    <w:p w14:paraId="54F221C2" w14:textId="44D3FC50" w:rsidR="0064126E" w:rsidRPr="0064126E" w:rsidRDefault="0064126E">
      <w:pPr>
        <w:pStyle w:val="TOC4"/>
        <w:tabs>
          <w:tab w:val="right" w:leader="hyphen" w:pos="9061"/>
        </w:tabs>
        <w:rPr>
          <w:rStyle w:val="af1"/>
          <w:rFonts w:ascii="宋体" w:eastAsia="宋体" w:hAnsi="宋体"/>
        </w:rPr>
      </w:pPr>
      <w:hyperlink w:anchor="_Toc219932851" w:history="1">
        <w:r w:rsidRPr="0064126E">
          <w:rPr>
            <w:rStyle w:val="af1"/>
            <w:rFonts w:ascii="宋体" w:eastAsia="宋体" w:hAnsi="宋体"/>
            <w:noProof/>
          </w:rPr>
          <w:t>3.2.2.6 深度战术分析流程</w:t>
        </w:r>
        <w:r w:rsidRPr="0064126E">
          <w:rPr>
            <w:rStyle w:val="af1"/>
            <w:rFonts w:ascii="宋体" w:eastAsia="宋体" w:hAnsi="宋体"/>
            <w:webHidden/>
          </w:rPr>
          <w:tab/>
        </w:r>
        <w:r w:rsidRPr="0064126E">
          <w:rPr>
            <w:rStyle w:val="af1"/>
            <w:rFonts w:ascii="宋体" w:eastAsia="宋体" w:hAnsi="宋体"/>
            <w:webHidden/>
          </w:rPr>
          <w:fldChar w:fldCharType="begin"/>
        </w:r>
        <w:r w:rsidRPr="0064126E">
          <w:rPr>
            <w:rStyle w:val="af1"/>
            <w:rFonts w:ascii="宋体" w:eastAsia="宋体" w:hAnsi="宋体"/>
            <w:webHidden/>
          </w:rPr>
          <w:instrText xml:space="preserve"> PAGEREF _Toc219932851 \h </w:instrText>
        </w:r>
        <w:r w:rsidRPr="0064126E">
          <w:rPr>
            <w:rStyle w:val="af1"/>
            <w:rFonts w:ascii="宋体" w:eastAsia="宋体" w:hAnsi="宋体"/>
            <w:webHidden/>
          </w:rPr>
        </w:r>
        <w:r w:rsidRPr="0064126E">
          <w:rPr>
            <w:rStyle w:val="af1"/>
            <w:rFonts w:ascii="宋体" w:eastAsia="宋体" w:hAnsi="宋体"/>
            <w:webHidden/>
          </w:rPr>
          <w:fldChar w:fldCharType="separate"/>
        </w:r>
        <w:r w:rsidRPr="0064126E">
          <w:rPr>
            <w:rStyle w:val="af1"/>
            <w:rFonts w:ascii="宋体" w:eastAsia="宋体" w:hAnsi="宋体"/>
            <w:webHidden/>
          </w:rPr>
          <w:t>39</w:t>
        </w:r>
        <w:r w:rsidRPr="0064126E">
          <w:rPr>
            <w:rStyle w:val="af1"/>
            <w:rFonts w:ascii="宋体" w:eastAsia="宋体" w:hAnsi="宋体"/>
            <w:webHidden/>
          </w:rPr>
          <w:fldChar w:fldCharType="end"/>
        </w:r>
      </w:hyperlink>
    </w:p>
    <w:p w14:paraId="6805FE38" w14:textId="2FAA49CB" w:rsidR="0064126E" w:rsidRPr="0064126E" w:rsidRDefault="0064126E">
      <w:pPr>
        <w:pStyle w:val="TOC4"/>
        <w:tabs>
          <w:tab w:val="right" w:leader="hyphen" w:pos="9061"/>
        </w:tabs>
        <w:rPr>
          <w:rStyle w:val="af1"/>
          <w:rFonts w:ascii="宋体" w:eastAsia="宋体" w:hAnsi="宋体"/>
        </w:rPr>
      </w:pPr>
      <w:hyperlink w:anchor="_Toc219932852" w:history="1">
        <w:r w:rsidRPr="0064126E">
          <w:rPr>
            <w:rStyle w:val="af1"/>
            <w:rFonts w:ascii="宋体" w:eastAsia="宋体" w:hAnsi="宋体"/>
            <w:noProof/>
          </w:rPr>
          <w:t>2.4.2.7 体能负荷分析流程</w:t>
        </w:r>
        <w:r w:rsidRPr="0064126E">
          <w:rPr>
            <w:rStyle w:val="af1"/>
            <w:rFonts w:ascii="宋体" w:eastAsia="宋体" w:hAnsi="宋体"/>
            <w:webHidden/>
          </w:rPr>
          <w:tab/>
        </w:r>
        <w:r w:rsidRPr="0064126E">
          <w:rPr>
            <w:rStyle w:val="af1"/>
            <w:rFonts w:ascii="宋体" w:eastAsia="宋体" w:hAnsi="宋体"/>
            <w:webHidden/>
          </w:rPr>
          <w:fldChar w:fldCharType="begin"/>
        </w:r>
        <w:r w:rsidRPr="0064126E">
          <w:rPr>
            <w:rStyle w:val="af1"/>
            <w:rFonts w:ascii="宋体" w:eastAsia="宋体" w:hAnsi="宋体"/>
            <w:webHidden/>
          </w:rPr>
          <w:instrText xml:space="preserve"> PAGEREF _Toc219932852 \h </w:instrText>
        </w:r>
        <w:r w:rsidRPr="0064126E">
          <w:rPr>
            <w:rStyle w:val="af1"/>
            <w:rFonts w:ascii="宋体" w:eastAsia="宋体" w:hAnsi="宋体"/>
            <w:webHidden/>
          </w:rPr>
        </w:r>
        <w:r w:rsidRPr="0064126E">
          <w:rPr>
            <w:rStyle w:val="af1"/>
            <w:rFonts w:ascii="宋体" w:eastAsia="宋体" w:hAnsi="宋体"/>
            <w:webHidden/>
          </w:rPr>
          <w:fldChar w:fldCharType="separate"/>
        </w:r>
        <w:r w:rsidRPr="0064126E">
          <w:rPr>
            <w:rStyle w:val="af1"/>
            <w:rFonts w:ascii="宋体" w:eastAsia="宋体" w:hAnsi="宋体"/>
            <w:webHidden/>
          </w:rPr>
          <w:t>39</w:t>
        </w:r>
        <w:r w:rsidRPr="0064126E">
          <w:rPr>
            <w:rStyle w:val="af1"/>
            <w:rFonts w:ascii="宋体" w:eastAsia="宋体" w:hAnsi="宋体"/>
            <w:webHidden/>
          </w:rPr>
          <w:fldChar w:fldCharType="end"/>
        </w:r>
      </w:hyperlink>
    </w:p>
    <w:p w14:paraId="48F69604" w14:textId="002D9FA1" w:rsidR="0064126E" w:rsidRPr="0064126E" w:rsidRDefault="0064126E">
      <w:pPr>
        <w:pStyle w:val="TOC3"/>
        <w:tabs>
          <w:tab w:val="right" w:leader="hyphen" w:pos="9061"/>
        </w:tabs>
        <w:rPr>
          <w:rStyle w:val="af1"/>
          <w:rFonts w:ascii="宋体" w:eastAsia="宋体" w:hAnsi="宋体"/>
          <w:sz w:val="21"/>
          <w:szCs w:val="21"/>
        </w:rPr>
      </w:pPr>
      <w:hyperlink w:anchor="_Toc219932853" w:history="1">
        <w:r w:rsidRPr="0064126E">
          <w:rPr>
            <w:rStyle w:val="af1"/>
            <w:rFonts w:ascii="宋体" w:eastAsia="宋体" w:hAnsi="宋体"/>
            <w:i w:val="0"/>
            <w:iCs w:val="0"/>
            <w:noProof/>
            <w:sz w:val="21"/>
            <w:szCs w:val="21"/>
          </w:rPr>
          <w:t>3.2.3 常见操作场景</w:t>
        </w:r>
        <w:r w:rsidRPr="0064126E">
          <w:rPr>
            <w:rStyle w:val="af1"/>
            <w:rFonts w:ascii="宋体" w:eastAsia="宋体" w:hAnsi="宋体"/>
            <w:i w:val="0"/>
            <w:iCs w:val="0"/>
            <w:webHidden/>
            <w:sz w:val="21"/>
            <w:szCs w:val="21"/>
          </w:rPr>
          <w:tab/>
        </w:r>
        <w:r w:rsidRPr="0064126E">
          <w:rPr>
            <w:rStyle w:val="af1"/>
            <w:rFonts w:ascii="宋体" w:eastAsia="宋体" w:hAnsi="宋体"/>
            <w:i w:val="0"/>
            <w:iCs w:val="0"/>
            <w:webHidden/>
            <w:sz w:val="21"/>
            <w:szCs w:val="21"/>
          </w:rPr>
          <w:fldChar w:fldCharType="begin"/>
        </w:r>
        <w:r w:rsidRPr="0064126E">
          <w:rPr>
            <w:rStyle w:val="af1"/>
            <w:rFonts w:ascii="宋体" w:eastAsia="宋体" w:hAnsi="宋体"/>
            <w:i w:val="0"/>
            <w:iCs w:val="0"/>
            <w:webHidden/>
            <w:sz w:val="21"/>
            <w:szCs w:val="21"/>
          </w:rPr>
          <w:instrText xml:space="preserve"> PAGEREF _Toc219932853 \h </w:instrText>
        </w:r>
        <w:r w:rsidRPr="0064126E">
          <w:rPr>
            <w:rStyle w:val="af1"/>
            <w:rFonts w:ascii="宋体" w:eastAsia="宋体" w:hAnsi="宋体"/>
            <w:i w:val="0"/>
            <w:iCs w:val="0"/>
            <w:webHidden/>
            <w:sz w:val="21"/>
            <w:szCs w:val="21"/>
          </w:rPr>
        </w:r>
        <w:r w:rsidRPr="0064126E">
          <w:rPr>
            <w:rStyle w:val="af1"/>
            <w:rFonts w:ascii="宋体" w:eastAsia="宋体" w:hAnsi="宋体"/>
            <w:i w:val="0"/>
            <w:iCs w:val="0"/>
            <w:webHidden/>
            <w:sz w:val="21"/>
            <w:szCs w:val="21"/>
          </w:rPr>
          <w:fldChar w:fldCharType="separate"/>
        </w:r>
        <w:r w:rsidRPr="0064126E">
          <w:rPr>
            <w:rStyle w:val="af1"/>
            <w:rFonts w:ascii="宋体" w:eastAsia="宋体" w:hAnsi="宋体"/>
            <w:i w:val="0"/>
            <w:iCs w:val="0"/>
            <w:webHidden/>
            <w:sz w:val="21"/>
            <w:szCs w:val="21"/>
          </w:rPr>
          <w:t>39</w:t>
        </w:r>
        <w:r w:rsidRPr="0064126E">
          <w:rPr>
            <w:rStyle w:val="af1"/>
            <w:rFonts w:ascii="宋体" w:eastAsia="宋体" w:hAnsi="宋体"/>
            <w:i w:val="0"/>
            <w:iCs w:val="0"/>
            <w:webHidden/>
            <w:sz w:val="21"/>
            <w:szCs w:val="21"/>
          </w:rPr>
          <w:fldChar w:fldCharType="end"/>
        </w:r>
      </w:hyperlink>
    </w:p>
    <w:p w14:paraId="36E5F1F8" w14:textId="5F2B1528" w:rsidR="0064126E" w:rsidRPr="0064126E" w:rsidRDefault="0064126E">
      <w:pPr>
        <w:pStyle w:val="TOC4"/>
        <w:tabs>
          <w:tab w:val="right" w:leader="hyphen" w:pos="9061"/>
        </w:tabs>
        <w:rPr>
          <w:rStyle w:val="af1"/>
          <w:rFonts w:ascii="宋体" w:eastAsia="宋体" w:hAnsi="宋体"/>
        </w:rPr>
      </w:pPr>
      <w:hyperlink w:anchor="_Toc219932854" w:history="1">
        <w:r w:rsidRPr="0064126E">
          <w:rPr>
            <w:rStyle w:val="af1"/>
            <w:rFonts w:ascii="宋体" w:eastAsia="宋体" w:hAnsi="宋体"/>
            <w:noProof/>
          </w:rPr>
          <w:t>3.2.3.1 新视频分析场景</w:t>
        </w:r>
        <w:r w:rsidRPr="0064126E">
          <w:rPr>
            <w:rStyle w:val="af1"/>
            <w:rFonts w:ascii="宋体" w:eastAsia="宋体" w:hAnsi="宋体"/>
            <w:webHidden/>
          </w:rPr>
          <w:tab/>
        </w:r>
        <w:r w:rsidRPr="0064126E">
          <w:rPr>
            <w:rStyle w:val="af1"/>
            <w:rFonts w:ascii="宋体" w:eastAsia="宋体" w:hAnsi="宋体"/>
            <w:webHidden/>
          </w:rPr>
          <w:fldChar w:fldCharType="begin"/>
        </w:r>
        <w:r w:rsidRPr="0064126E">
          <w:rPr>
            <w:rStyle w:val="af1"/>
            <w:rFonts w:ascii="宋体" w:eastAsia="宋体" w:hAnsi="宋体"/>
            <w:webHidden/>
          </w:rPr>
          <w:instrText xml:space="preserve"> PAGEREF _Toc219932854 \h </w:instrText>
        </w:r>
        <w:r w:rsidRPr="0064126E">
          <w:rPr>
            <w:rStyle w:val="af1"/>
            <w:rFonts w:ascii="宋体" w:eastAsia="宋体" w:hAnsi="宋体"/>
            <w:webHidden/>
          </w:rPr>
        </w:r>
        <w:r w:rsidRPr="0064126E">
          <w:rPr>
            <w:rStyle w:val="af1"/>
            <w:rFonts w:ascii="宋体" w:eastAsia="宋体" w:hAnsi="宋体"/>
            <w:webHidden/>
          </w:rPr>
          <w:fldChar w:fldCharType="separate"/>
        </w:r>
        <w:r w:rsidRPr="0064126E">
          <w:rPr>
            <w:rStyle w:val="af1"/>
            <w:rFonts w:ascii="宋体" w:eastAsia="宋体" w:hAnsi="宋体"/>
            <w:webHidden/>
          </w:rPr>
          <w:t>39</w:t>
        </w:r>
        <w:r w:rsidRPr="0064126E">
          <w:rPr>
            <w:rStyle w:val="af1"/>
            <w:rFonts w:ascii="宋体" w:eastAsia="宋体" w:hAnsi="宋体"/>
            <w:webHidden/>
          </w:rPr>
          <w:fldChar w:fldCharType="end"/>
        </w:r>
      </w:hyperlink>
    </w:p>
    <w:p w14:paraId="2E807AC1" w14:textId="71A8288A" w:rsidR="0064126E" w:rsidRPr="0064126E" w:rsidRDefault="0064126E">
      <w:pPr>
        <w:pStyle w:val="TOC4"/>
        <w:tabs>
          <w:tab w:val="right" w:leader="hyphen" w:pos="9061"/>
        </w:tabs>
        <w:rPr>
          <w:rStyle w:val="af1"/>
          <w:rFonts w:ascii="宋体" w:eastAsia="宋体" w:hAnsi="宋体"/>
        </w:rPr>
      </w:pPr>
      <w:hyperlink w:anchor="_Toc219932855" w:history="1">
        <w:r w:rsidRPr="0064126E">
          <w:rPr>
            <w:rStyle w:val="af1"/>
            <w:rFonts w:ascii="宋体" w:eastAsia="宋体" w:hAnsi="宋体"/>
            <w:noProof/>
          </w:rPr>
          <w:t>3.2.3.2 历史结果查看场景</w:t>
        </w:r>
        <w:r w:rsidRPr="0064126E">
          <w:rPr>
            <w:rStyle w:val="af1"/>
            <w:rFonts w:ascii="宋体" w:eastAsia="宋体" w:hAnsi="宋体"/>
            <w:webHidden/>
          </w:rPr>
          <w:tab/>
        </w:r>
        <w:r w:rsidRPr="0064126E">
          <w:rPr>
            <w:rStyle w:val="af1"/>
            <w:rFonts w:ascii="宋体" w:eastAsia="宋体" w:hAnsi="宋体"/>
            <w:webHidden/>
          </w:rPr>
          <w:fldChar w:fldCharType="begin"/>
        </w:r>
        <w:r w:rsidRPr="0064126E">
          <w:rPr>
            <w:rStyle w:val="af1"/>
            <w:rFonts w:ascii="宋体" w:eastAsia="宋体" w:hAnsi="宋体"/>
            <w:webHidden/>
          </w:rPr>
          <w:instrText xml:space="preserve"> PAGEREF _Toc219932855 \h </w:instrText>
        </w:r>
        <w:r w:rsidRPr="0064126E">
          <w:rPr>
            <w:rStyle w:val="af1"/>
            <w:rFonts w:ascii="宋体" w:eastAsia="宋体" w:hAnsi="宋体"/>
            <w:webHidden/>
          </w:rPr>
        </w:r>
        <w:r w:rsidRPr="0064126E">
          <w:rPr>
            <w:rStyle w:val="af1"/>
            <w:rFonts w:ascii="宋体" w:eastAsia="宋体" w:hAnsi="宋体"/>
            <w:webHidden/>
          </w:rPr>
          <w:fldChar w:fldCharType="separate"/>
        </w:r>
        <w:r w:rsidRPr="0064126E">
          <w:rPr>
            <w:rStyle w:val="af1"/>
            <w:rFonts w:ascii="宋体" w:eastAsia="宋体" w:hAnsi="宋体"/>
            <w:webHidden/>
          </w:rPr>
          <w:t>40</w:t>
        </w:r>
        <w:r w:rsidRPr="0064126E">
          <w:rPr>
            <w:rStyle w:val="af1"/>
            <w:rFonts w:ascii="宋体" w:eastAsia="宋体" w:hAnsi="宋体"/>
            <w:webHidden/>
          </w:rPr>
          <w:fldChar w:fldCharType="end"/>
        </w:r>
      </w:hyperlink>
    </w:p>
    <w:p w14:paraId="11F218C8" w14:textId="2FEA5C4D" w:rsidR="0064126E" w:rsidRPr="0064126E" w:rsidRDefault="0064126E">
      <w:pPr>
        <w:pStyle w:val="TOC4"/>
        <w:tabs>
          <w:tab w:val="right" w:leader="hyphen" w:pos="9061"/>
        </w:tabs>
        <w:rPr>
          <w:rStyle w:val="af1"/>
          <w:rFonts w:ascii="宋体" w:eastAsia="宋体" w:hAnsi="宋体"/>
        </w:rPr>
      </w:pPr>
      <w:hyperlink w:anchor="_Toc219932856" w:history="1">
        <w:r w:rsidRPr="0064126E">
          <w:rPr>
            <w:rStyle w:val="af1"/>
            <w:rFonts w:ascii="宋体" w:eastAsia="宋体" w:hAnsi="宋体"/>
            <w:noProof/>
          </w:rPr>
          <w:t>3.2.3.3 比赛复盘分析场景</w:t>
        </w:r>
        <w:r w:rsidRPr="0064126E">
          <w:rPr>
            <w:rStyle w:val="af1"/>
            <w:rFonts w:ascii="宋体" w:eastAsia="宋体" w:hAnsi="宋体"/>
            <w:webHidden/>
          </w:rPr>
          <w:tab/>
        </w:r>
        <w:r w:rsidRPr="0064126E">
          <w:rPr>
            <w:rStyle w:val="af1"/>
            <w:rFonts w:ascii="宋体" w:eastAsia="宋体" w:hAnsi="宋体"/>
            <w:webHidden/>
          </w:rPr>
          <w:fldChar w:fldCharType="begin"/>
        </w:r>
        <w:r w:rsidRPr="0064126E">
          <w:rPr>
            <w:rStyle w:val="af1"/>
            <w:rFonts w:ascii="宋体" w:eastAsia="宋体" w:hAnsi="宋体"/>
            <w:webHidden/>
          </w:rPr>
          <w:instrText xml:space="preserve"> PAGEREF _Toc219932856 \h </w:instrText>
        </w:r>
        <w:r w:rsidRPr="0064126E">
          <w:rPr>
            <w:rStyle w:val="af1"/>
            <w:rFonts w:ascii="宋体" w:eastAsia="宋体" w:hAnsi="宋体"/>
            <w:webHidden/>
          </w:rPr>
        </w:r>
        <w:r w:rsidRPr="0064126E">
          <w:rPr>
            <w:rStyle w:val="af1"/>
            <w:rFonts w:ascii="宋体" w:eastAsia="宋体" w:hAnsi="宋体"/>
            <w:webHidden/>
          </w:rPr>
          <w:fldChar w:fldCharType="separate"/>
        </w:r>
        <w:r w:rsidRPr="0064126E">
          <w:rPr>
            <w:rStyle w:val="af1"/>
            <w:rFonts w:ascii="宋体" w:eastAsia="宋体" w:hAnsi="宋体"/>
            <w:webHidden/>
          </w:rPr>
          <w:t>40</w:t>
        </w:r>
        <w:r w:rsidRPr="0064126E">
          <w:rPr>
            <w:rStyle w:val="af1"/>
            <w:rFonts w:ascii="宋体" w:eastAsia="宋体" w:hAnsi="宋体"/>
            <w:webHidden/>
          </w:rPr>
          <w:fldChar w:fldCharType="end"/>
        </w:r>
      </w:hyperlink>
    </w:p>
    <w:p w14:paraId="0FAD5BE5" w14:textId="5A1B5692" w:rsidR="0064126E" w:rsidRPr="0064126E" w:rsidRDefault="0064126E">
      <w:pPr>
        <w:pStyle w:val="TOC4"/>
        <w:tabs>
          <w:tab w:val="right" w:leader="hyphen" w:pos="9061"/>
        </w:tabs>
        <w:rPr>
          <w:rStyle w:val="af1"/>
          <w:rFonts w:ascii="宋体" w:eastAsia="宋体" w:hAnsi="宋体"/>
        </w:rPr>
      </w:pPr>
      <w:hyperlink w:anchor="_Toc219932857" w:history="1">
        <w:r w:rsidRPr="0064126E">
          <w:rPr>
            <w:rStyle w:val="af1"/>
            <w:rFonts w:ascii="宋体" w:eastAsia="宋体" w:hAnsi="宋体"/>
            <w:noProof/>
          </w:rPr>
          <w:t>3.2.3.4 对比分析场景</w:t>
        </w:r>
        <w:r w:rsidRPr="0064126E">
          <w:rPr>
            <w:rStyle w:val="af1"/>
            <w:rFonts w:ascii="宋体" w:eastAsia="宋体" w:hAnsi="宋体"/>
            <w:webHidden/>
          </w:rPr>
          <w:tab/>
        </w:r>
        <w:r w:rsidRPr="0064126E">
          <w:rPr>
            <w:rStyle w:val="af1"/>
            <w:rFonts w:ascii="宋体" w:eastAsia="宋体" w:hAnsi="宋体"/>
            <w:webHidden/>
          </w:rPr>
          <w:fldChar w:fldCharType="begin"/>
        </w:r>
        <w:r w:rsidRPr="0064126E">
          <w:rPr>
            <w:rStyle w:val="af1"/>
            <w:rFonts w:ascii="宋体" w:eastAsia="宋体" w:hAnsi="宋体"/>
            <w:webHidden/>
          </w:rPr>
          <w:instrText xml:space="preserve"> PAGEREF _Toc219932857 \h </w:instrText>
        </w:r>
        <w:r w:rsidRPr="0064126E">
          <w:rPr>
            <w:rStyle w:val="af1"/>
            <w:rFonts w:ascii="宋体" w:eastAsia="宋体" w:hAnsi="宋体"/>
            <w:webHidden/>
          </w:rPr>
        </w:r>
        <w:r w:rsidRPr="0064126E">
          <w:rPr>
            <w:rStyle w:val="af1"/>
            <w:rFonts w:ascii="宋体" w:eastAsia="宋体" w:hAnsi="宋体"/>
            <w:webHidden/>
          </w:rPr>
          <w:fldChar w:fldCharType="separate"/>
        </w:r>
        <w:r w:rsidRPr="0064126E">
          <w:rPr>
            <w:rStyle w:val="af1"/>
            <w:rFonts w:ascii="宋体" w:eastAsia="宋体" w:hAnsi="宋体"/>
            <w:webHidden/>
          </w:rPr>
          <w:t>40</w:t>
        </w:r>
        <w:r w:rsidRPr="0064126E">
          <w:rPr>
            <w:rStyle w:val="af1"/>
            <w:rFonts w:ascii="宋体" w:eastAsia="宋体" w:hAnsi="宋体"/>
            <w:webHidden/>
          </w:rPr>
          <w:fldChar w:fldCharType="end"/>
        </w:r>
      </w:hyperlink>
    </w:p>
    <w:p w14:paraId="08AB0C41" w14:textId="37CF70BA" w:rsidR="0064126E" w:rsidRPr="0064126E" w:rsidRDefault="0064126E">
      <w:pPr>
        <w:pStyle w:val="TOC4"/>
        <w:tabs>
          <w:tab w:val="right" w:leader="hyphen" w:pos="9061"/>
        </w:tabs>
        <w:rPr>
          <w:rStyle w:val="af1"/>
          <w:rFonts w:ascii="宋体" w:eastAsia="宋体" w:hAnsi="宋体"/>
        </w:rPr>
      </w:pPr>
      <w:hyperlink w:anchor="_Toc219932858" w:history="1">
        <w:r w:rsidRPr="0064126E">
          <w:rPr>
            <w:rStyle w:val="af1"/>
            <w:rFonts w:ascii="宋体" w:eastAsia="宋体" w:hAnsi="宋体"/>
            <w:noProof/>
          </w:rPr>
          <w:t>3.2.3.5 数据导出场景</w:t>
        </w:r>
        <w:r w:rsidRPr="0064126E">
          <w:rPr>
            <w:rStyle w:val="af1"/>
            <w:rFonts w:ascii="宋体" w:eastAsia="宋体" w:hAnsi="宋体"/>
            <w:webHidden/>
          </w:rPr>
          <w:tab/>
        </w:r>
        <w:r w:rsidRPr="0064126E">
          <w:rPr>
            <w:rStyle w:val="af1"/>
            <w:rFonts w:ascii="宋体" w:eastAsia="宋体" w:hAnsi="宋体"/>
            <w:webHidden/>
          </w:rPr>
          <w:fldChar w:fldCharType="begin"/>
        </w:r>
        <w:r w:rsidRPr="0064126E">
          <w:rPr>
            <w:rStyle w:val="af1"/>
            <w:rFonts w:ascii="宋体" w:eastAsia="宋体" w:hAnsi="宋体"/>
            <w:webHidden/>
          </w:rPr>
          <w:instrText xml:space="preserve"> PAGEREF _Toc219932858 \h </w:instrText>
        </w:r>
        <w:r w:rsidRPr="0064126E">
          <w:rPr>
            <w:rStyle w:val="af1"/>
            <w:rFonts w:ascii="宋体" w:eastAsia="宋体" w:hAnsi="宋体"/>
            <w:webHidden/>
          </w:rPr>
        </w:r>
        <w:r w:rsidRPr="0064126E">
          <w:rPr>
            <w:rStyle w:val="af1"/>
            <w:rFonts w:ascii="宋体" w:eastAsia="宋体" w:hAnsi="宋体"/>
            <w:webHidden/>
          </w:rPr>
          <w:fldChar w:fldCharType="separate"/>
        </w:r>
        <w:r w:rsidRPr="0064126E">
          <w:rPr>
            <w:rStyle w:val="af1"/>
            <w:rFonts w:ascii="宋体" w:eastAsia="宋体" w:hAnsi="宋体"/>
            <w:webHidden/>
          </w:rPr>
          <w:t>41</w:t>
        </w:r>
        <w:r w:rsidRPr="0064126E">
          <w:rPr>
            <w:rStyle w:val="af1"/>
            <w:rFonts w:ascii="宋体" w:eastAsia="宋体" w:hAnsi="宋体"/>
            <w:webHidden/>
          </w:rPr>
          <w:fldChar w:fldCharType="end"/>
        </w:r>
      </w:hyperlink>
    </w:p>
    <w:p w14:paraId="2501C599" w14:textId="0CAD4A28" w:rsidR="0064126E" w:rsidRPr="0064126E" w:rsidRDefault="0064126E">
      <w:pPr>
        <w:pStyle w:val="TOC2"/>
        <w:tabs>
          <w:tab w:val="right" w:leader="hyphen" w:pos="9061"/>
        </w:tabs>
        <w:rPr>
          <w:rStyle w:val="af1"/>
          <w:rFonts w:ascii="宋体" w:eastAsia="宋体" w:hAnsi="宋体"/>
          <w:sz w:val="24"/>
        </w:rPr>
      </w:pPr>
      <w:hyperlink w:anchor="_Toc219932859" w:history="1">
        <w:r w:rsidRPr="0064126E">
          <w:rPr>
            <w:rStyle w:val="af1"/>
            <w:rFonts w:ascii="宋体" w:eastAsia="宋体" w:hAnsi="宋体"/>
            <w:noProof/>
            <w:sz w:val="24"/>
            <w:szCs w:val="24"/>
          </w:rPr>
          <w:t>3.3 所用模型介绍与技术实现</w:t>
        </w:r>
        <w:r w:rsidRPr="0064126E">
          <w:rPr>
            <w:rStyle w:val="af1"/>
            <w:rFonts w:ascii="宋体" w:eastAsia="宋体" w:hAnsi="宋体"/>
            <w:webHidden/>
            <w:sz w:val="24"/>
            <w:szCs w:val="24"/>
          </w:rPr>
          <w:tab/>
        </w:r>
        <w:r w:rsidRPr="0064126E">
          <w:rPr>
            <w:rStyle w:val="af1"/>
            <w:rFonts w:ascii="宋体" w:eastAsia="宋体" w:hAnsi="宋体"/>
            <w:webHidden/>
            <w:sz w:val="24"/>
            <w:szCs w:val="24"/>
          </w:rPr>
          <w:fldChar w:fldCharType="begin"/>
        </w:r>
        <w:r w:rsidRPr="0064126E">
          <w:rPr>
            <w:rStyle w:val="af1"/>
            <w:rFonts w:ascii="宋体" w:eastAsia="宋体" w:hAnsi="宋体"/>
            <w:webHidden/>
            <w:sz w:val="24"/>
            <w:szCs w:val="24"/>
          </w:rPr>
          <w:instrText xml:space="preserve"> PAGEREF _Toc219932859 \h </w:instrText>
        </w:r>
        <w:r w:rsidRPr="0064126E">
          <w:rPr>
            <w:rStyle w:val="af1"/>
            <w:rFonts w:ascii="宋体" w:eastAsia="宋体" w:hAnsi="宋体"/>
            <w:webHidden/>
            <w:sz w:val="24"/>
            <w:szCs w:val="24"/>
          </w:rPr>
        </w:r>
        <w:r w:rsidRPr="0064126E">
          <w:rPr>
            <w:rStyle w:val="af1"/>
            <w:rFonts w:ascii="宋体" w:eastAsia="宋体" w:hAnsi="宋体"/>
            <w:webHidden/>
            <w:sz w:val="24"/>
            <w:szCs w:val="24"/>
          </w:rPr>
          <w:fldChar w:fldCharType="separate"/>
        </w:r>
        <w:r w:rsidRPr="0064126E">
          <w:rPr>
            <w:rStyle w:val="af1"/>
            <w:rFonts w:ascii="宋体" w:eastAsia="宋体" w:hAnsi="宋体"/>
            <w:webHidden/>
            <w:sz w:val="24"/>
            <w:szCs w:val="24"/>
          </w:rPr>
          <w:t>41</w:t>
        </w:r>
        <w:r w:rsidRPr="0064126E">
          <w:rPr>
            <w:rStyle w:val="af1"/>
            <w:rFonts w:ascii="宋体" w:eastAsia="宋体" w:hAnsi="宋体"/>
            <w:webHidden/>
            <w:sz w:val="24"/>
            <w:szCs w:val="24"/>
          </w:rPr>
          <w:fldChar w:fldCharType="end"/>
        </w:r>
      </w:hyperlink>
    </w:p>
    <w:p w14:paraId="500649F6" w14:textId="4FC1503C" w:rsidR="0064126E" w:rsidRPr="0064126E" w:rsidRDefault="0064126E">
      <w:pPr>
        <w:pStyle w:val="TOC3"/>
        <w:tabs>
          <w:tab w:val="right" w:leader="hyphen" w:pos="9061"/>
        </w:tabs>
        <w:rPr>
          <w:rStyle w:val="af1"/>
          <w:rFonts w:ascii="宋体" w:eastAsia="宋体" w:hAnsi="宋体"/>
          <w:sz w:val="21"/>
          <w:szCs w:val="21"/>
        </w:rPr>
      </w:pPr>
      <w:hyperlink w:anchor="_Toc219932860" w:history="1">
        <w:r w:rsidRPr="0064126E">
          <w:rPr>
            <w:rStyle w:val="af1"/>
            <w:rFonts w:ascii="宋体" w:eastAsia="宋体" w:hAnsi="宋体"/>
            <w:i w:val="0"/>
            <w:iCs w:val="0"/>
            <w:noProof/>
            <w:sz w:val="21"/>
            <w:szCs w:val="21"/>
          </w:rPr>
          <w:t>3.3.1羽毛球轨迹检测：TrackNetV3_Attention（TrackNet + CBAM 注意力）</w:t>
        </w:r>
        <w:r w:rsidRPr="0064126E">
          <w:rPr>
            <w:rStyle w:val="af1"/>
            <w:rFonts w:ascii="宋体" w:eastAsia="宋体" w:hAnsi="宋体"/>
            <w:i w:val="0"/>
            <w:iCs w:val="0"/>
            <w:webHidden/>
            <w:sz w:val="21"/>
            <w:szCs w:val="21"/>
          </w:rPr>
          <w:tab/>
        </w:r>
        <w:r w:rsidRPr="0064126E">
          <w:rPr>
            <w:rStyle w:val="af1"/>
            <w:rFonts w:ascii="宋体" w:eastAsia="宋体" w:hAnsi="宋体"/>
            <w:i w:val="0"/>
            <w:iCs w:val="0"/>
            <w:webHidden/>
            <w:sz w:val="21"/>
            <w:szCs w:val="21"/>
          </w:rPr>
          <w:fldChar w:fldCharType="begin"/>
        </w:r>
        <w:r w:rsidRPr="0064126E">
          <w:rPr>
            <w:rStyle w:val="af1"/>
            <w:rFonts w:ascii="宋体" w:eastAsia="宋体" w:hAnsi="宋体"/>
            <w:i w:val="0"/>
            <w:iCs w:val="0"/>
            <w:webHidden/>
            <w:sz w:val="21"/>
            <w:szCs w:val="21"/>
          </w:rPr>
          <w:instrText xml:space="preserve"> PAGEREF _Toc219932860 \h </w:instrText>
        </w:r>
        <w:r w:rsidRPr="0064126E">
          <w:rPr>
            <w:rStyle w:val="af1"/>
            <w:rFonts w:ascii="宋体" w:eastAsia="宋体" w:hAnsi="宋体"/>
            <w:i w:val="0"/>
            <w:iCs w:val="0"/>
            <w:webHidden/>
            <w:sz w:val="21"/>
            <w:szCs w:val="21"/>
          </w:rPr>
        </w:r>
        <w:r w:rsidRPr="0064126E">
          <w:rPr>
            <w:rStyle w:val="af1"/>
            <w:rFonts w:ascii="宋体" w:eastAsia="宋体" w:hAnsi="宋体"/>
            <w:i w:val="0"/>
            <w:iCs w:val="0"/>
            <w:webHidden/>
            <w:sz w:val="21"/>
            <w:szCs w:val="21"/>
          </w:rPr>
          <w:fldChar w:fldCharType="separate"/>
        </w:r>
        <w:r w:rsidRPr="0064126E">
          <w:rPr>
            <w:rStyle w:val="af1"/>
            <w:rFonts w:ascii="宋体" w:eastAsia="宋体" w:hAnsi="宋体"/>
            <w:i w:val="0"/>
            <w:iCs w:val="0"/>
            <w:webHidden/>
            <w:sz w:val="21"/>
            <w:szCs w:val="21"/>
          </w:rPr>
          <w:t>41</w:t>
        </w:r>
        <w:r w:rsidRPr="0064126E">
          <w:rPr>
            <w:rStyle w:val="af1"/>
            <w:rFonts w:ascii="宋体" w:eastAsia="宋体" w:hAnsi="宋体"/>
            <w:i w:val="0"/>
            <w:iCs w:val="0"/>
            <w:webHidden/>
            <w:sz w:val="21"/>
            <w:szCs w:val="21"/>
          </w:rPr>
          <w:fldChar w:fldCharType="end"/>
        </w:r>
      </w:hyperlink>
    </w:p>
    <w:p w14:paraId="1C5031DE" w14:textId="399F09D1" w:rsidR="0064126E" w:rsidRPr="0064126E" w:rsidRDefault="0064126E">
      <w:pPr>
        <w:pStyle w:val="TOC3"/>
        <w:tabs>
          <w:tab w:val="right" w:leader="hyphen" w:pos="9061"/>
        </w:tabs>
        <w:rPr>
          <w:rStyle w:val="af1"/>
          <w:rFonts w:ascii="宋体" w:eastAsia="宋体" w:hAnsi="宋体"/>
          <w:sz w:val="21"/>
          <w:szCs w:val="21"/>
        </w:rPr>
      </w:pPr>
      <w:hyperlink w:anchor="_Toc219932861" w:history="1">
        <w:r w:rsidRPr="0064126E">
          <w:rPr>
            <w:rStyle w:val="af1"/>
            <w:rFonts w:ascii="宋体" w:eastAsia="宋体" w:hAnsi="宋体"/>
            <w:i w:val="0"/>
            <w:iCs w:val="0"/>
            <w:noProof/>
            <w:sz w:val="21"/>
            <w:szCs w:val="21"/>
          </w:rPr>
          <w:t>3.3.2姿态估计：MMPose RTMPose（2D COCO-17）（这里主要使用RTMPose）</w:t>
        </w:r>
        <w:r w:rsidRPr="0064126E">
          <w:rPr>
            <w:rStyle w:val="af1"/>
            <w:rFonts w:ascii="宋体" w:eastAsia="宋体" w:hAnsi="宋体"/>
            <w:i w:val="0"/>
            <w:iCs w:val="0"/>
            <w:webHidden/>
            <w:sz w:val="21"/>
            <w:szCs w:val="21"/>
          </w:rPr>
          <w:tab/>
        </w:r>
        <w:r w:rsidRPr="0064126E">
          <w:rPr>
            <w:rStyle w:val="af1"/>
            <w:rFonts w:ascii="宋体" w:eastAsia="宋体" w:hAnsi="宋体"/>
            <w:i w:val="0"/>
            <w:iCs w:val="0"/>
            <w:webHidden/>
            <w:sz w:val="21"/>
            <w:szCs w:val="21"/>
          </w:rPr>
          <w:fldChar w:fldCharType="begin"/>
        </w:r>
        <w:r w:rsidRPr="0064126E">
          <w:rPr>
            <w:rStyle w:val="af1"/>
            <w:rFonts w:ascii="宋体" w:eastAsia="宋体" w:hAnsi="宋体"/>
            <w:i w:val="0"/>
            <w:iCs w:val="0"/>
            <w:webHidden/>
            <w:sz w:val="21"/>
            <w:szCs w:val="21"/>
          </w:rPr>
          <w:instrText xml:space="preserve"> PAGEREF _Toc219932861 \h </w:instrText>
        </w:r>
        <w:r w:rsidRPr="0064126E">
          <w:rPr>
            <w:rStyle w:val="af1"/>
            <w:rFonts w:ascii="宋体" w:eastAsia="宋体" w:hAnsi="宋体"/>
            <w:i w:val="0"/>
            <w:iCs w:val="0"/>
            <w:webHidden/>
            <w:sz w:val="21"/>
            <w:szCs w:val="21"/>
          </w:rPr>
        </w:r>
        <w:r w:rsidRPr="0064126E">
          <w:rPr>
            <w:rStyle w:val="af1"/>
            <w:rFonts w:ascii="宋体" w:eastAsia="宋体" w:hAnsi="宋体"/>
            <w:i w:val="0"/>
            <w:iCs w:val="0"/>
            <w:webHidden/>
            <w:sz w:val="21"/>
            <w:szCs w:val="21"/>
          </w:rPr>
          <w:fldChar w:fldCharType="separate"/>
        </w:r>
        <w:r w:rsidRPr="0064126E">
          <w:rPr>
            <w:rStyle w:val="af1"/>
            <w:rFonts w:ascii="宋体" w:eastAsia="宋体" w:hAnsi="宋体"/>
            <w:i w:val="0"/>
            <w:iCs w:val="0"/>
            <w:webHidden/>
            <w:sz w:val="21"/>
            <w:szCs w:val="21"/>
          </w:rPr>
          <w:t>45</w:t>
        </w:r>
        <w:r w:rsidRPr="0064126E">
          <w:rPr>
            <w:rStyle w:val="af1"/>
            <w:rFonts w:ascii="宋体" w:eastAsia="宋体" w:hAnsi="宋体"/>
            <w:i w:val="0"/>
            <w:iCs w:val="0"/>
            <w:webHidden/>
            <w:sz w:val="21"/>
            <w:szCs w:val="21"/>
          </w:rPr>
          <w:fldChar w:fldCharType="end"/>
        </w:r>
      </w:hyperlink>
    </w:p>
    <w:p w14:paraId="4B95E0C6" w14:textId="635ACC11" w:rsidR="0064126E" w:rsidRPr="0064126E" w:rsidRDefault="0064126E">
      <w:pPr>
        <w:pStyle w:val="TOC3"/>
        <w:tabs>
          <w:tab w:val="right" w:leader="hyphen" w:pos="9061"/>
        </w:tabs>
        <w:rPr>
          <w:rStyle w:val="af1"/>
          <w:rFonts w:ascii="宋体" w:eastAsia="宋体" w:hAnsi="宋体"/>
          <w:sz w:val="21"/>
          <w:szCs w:val="21"/>
        </w:rPr>
      </w:pPr>
      <w:hyperlink w:anchor="_Toc219932862" w:history="1">
        <w:r w:rsidRPr="0064126E">
          <w:rPr>
            <w:rStyle w:val="af1"/>
            <w:rFonts w:ascii="宋体" w:eastAsia="宋体" w:hAnsi="宋体"/>
            <w:i w:val="0"/>
            <w:iCs w:val="0"/>
            <w:noProof/>
            <w:sz w:val="21"/>
            <w:szCs w:val="21"/>
          </w:rPr>
          <w:t>3.3.3击球类型识别：BST（Badminton Stroke Transformer）</w:t>
        </w:r>
        <w:r w:rsidRPr="0064126E">
          <w:rPr>
            <w:rStyle w:val="af1"/>
            <w:rFonts w:ascii="宋体" w:eastAsia="宋体" w:hAnsi="宋体"/>
            <w:i w:val="0"/>
            <w:iCs w:val="0"/>
            <w:webHidden/>
            <w:sz w:val="21"/>
            <w:szCs w:val="21"/>
          </w:rPr>
          <w:tab/>
        </w:r>
        <w:r w:rsidRPr="0064126E">
          <w:rPr>
            <w:rStyle w:val="af1"/>
            <w:rFonts w:ascii="宋体" w:eastAsia="宋体" w:hAnsi="宋体"/>
            <w:i w:val="0"/>
            <w:iCs w:val="0"/>
            <w:webHidden/>
            <w:sz w:val="21"/>
            <w:szCs w:val="21"/>
          </w:rPr>
          <w:fldChar w:fldCharType="begin"/>
        </w:r>
        <w:r w:rsidRPr="0064126E">
          <w:rPr>
            <w:rStyle w:val="af1"/>
            <w:rFonts w:ascii="宋体" w:eastAsia="宋体" w:hAnsi="宋体"/>
            <w:i w:val="0"/>
            <w:iCs w:val="0"/>
            <w:webHidden/>
            <w:sz w:val="21"/>
            <w:szCs w:val="21"/>
          </w:rPr>
          <w:instrText xml:space="preserve"> PAGEREF _Toc219932862 \h </w:instrText>
        </w:r>
        <w:r w:rsidRPr="0064126E">
          <w:rPr>
            <w:rStyle w:val="af1"/>
            <w:rFonts w:ascii="宋体" w:eastAsia="宋体" w:hAnsi="宋体"/>
            <w:i w:val="0"/>
            <w:iCs w:val="0"/>
            <w:webHidden/>
            <w:sz w:val="21"/>
            <w:szCs w:val="21"/>
          </w:rPr>
        </w:r>
        <w:r w:rsidRPr="0064126E">
          <w:rPr>
            <w:rStyle w:val="af1"/>
            <w:rFonts w:ascii="宋体" w:eastAsia="宋体" w:hAnsi="宋体"/>
            <w:i w:val="0"/>
            <w:iCs w:val="0"/>
            <w:webHidden/>
            <w:sz w:val="21"/>
            <w:szCs w:val="21"/>
          </w:rPr>
          <w:fldChar w:fldCharType="separate"/>
        </w:r>
        <w:r w:rsidRPr="0064126E">
          <w:rPr>
            <w:rStyle w:val="af1"/>
            <w:rFonts w:ascii="宋体" w:eastAsia="宋体" w:hAnsi="宋体"/>
            <w:i w:val="0"/>
            <w:iCs w:val="0"/>
            <w:webHidden/>
            <w:sz w:val="21"/>
            <w:szCs w:val="21"/>
          </w:rPr>
          <w:t>46</w:t>
        </w:r>
        <w:r w:rsidRPr="0064126E">
          <w:rPr>
            <w:rStyle w:val="af1"/>
            <w:rFonts w:ascii="宋体" w:eastAsia="宋体" w:hAnsi="宋体"/>
            <w:i w:val="0"/>
            <w:iCs w:val="0"/>
            <w:webHidden/>
            <w:sz w:val="21"/>
            <w:szCs w:val="21"/>
          </w:rPr>
          <w:fldChar w:fldCharType="end"/>
        </w:r>
      </w:hyperlink>
    </w:p>
    <w:p w14:paraId="4FDCDE93" w14:textId="7CABEBB3" w:rsidR="0064126E" w:rsidRPr="0064126E" w:rsidRDefault="0064126E">
      <w:pPr>
        <w:pStyle w:val="TOC3"/>
        <w:tabs>
          <w:tab w:val="right" w:leader="hyphen" w:pos="9061"/>
        </w:tabs>
        <w:rPr>
          <w:rStyle w:val="af1"/>
          <w:rFonts w:ascii="宋体" w:eastAsia="宋体" w:hAnsi="宋体"/>
          <w:sz w:val="21"/>
          <w:szCs w:val="21"/>
        </w:rPr>
      </w:pPr>
      <w:hyperlink w:anchor="_Toc219932863" w:history="1">
        <w:r w:rsidRPr="0064126E">
          <w:rPr>
            <w:rStyle w:val="af1"/>
            <w:rFonts w:ascii="宋体" w:eastAsia="宋体" w:hAnsi="宋体"/>
            <w:i w:val="0"/>
            <w:iCs w:val="0"/>
            <w:noProof/>
            <w:sz w:val="21"/>
            <w:szCs w:val="21"/>
          </w:rPr>
          <w:t>3.3.4球场与球网检测：Keypoint R-CNN（关键点回归）</w:t>
        </w:r>
        <w:r w:rsidRPr="0064126E">
          <w:rPr>
            <w:rStyle w:val="af1"/>
            <w:rFonts w:ascii="宋体" w:eastAsia="宋体" w:hAnsi="宋体"/>
            <w:i w:val="0"/>
            <w:iCs w:val="0"/>
            <w:webHidden/>
            <w:sz w:val="21"/>
            <w:szCs w:val="21"/>
          </w:rPr>
          <w:tab/>
        </w:r>
        <w:r w:rsidRPr="0064126E">
          <w:rPr>
            <w:rStyle w:val="af1"/>
            <w:rFonts w:ascii="宋体" w:eastAsia="宋体" w:hAnsi="宋体"/>
            <w:i w:val="0"/>
            <w:iCs w:val="0"/>
            <w:webHidden/>
            <w:sz w:val="21"/>
            <w:szCs w:val="21"/>
          </w:rPr>
          <w:fldChar w:fldCharType="begin"/>
        </w:r>
        <w:r w:rsidRPr="0064126E">
          <w:rPr>
            <w:rStyle w:val="af1"/>
            <w:rFonts w:ascii="宋体" w:eastAsia="宋体" w:hAnsi="宋体"/>
            <w:i w:val="0"/>
            <w:iCs w:val="0"/>
            <w:webHidden/>
            <w:sz w:val="21"/>
            <w:szCs w:val="21"/>
          </w:rPr>
          <w:instrText xml:space="preserve"> PAGEREF _Toc219932863 \h </w:instrText>
        </w:r>
        <w:r w:rsidRPr="0064126E">
          <w:rPr>
            <w:rStyle w:val="af1"/>
            <w:rFonts w:ascii="宋体" w:eastAsia="宋体" w:hAnsi="宋体"/>
            <w:i w:val="0"/>
            <w:iCs w:val="0"/>
            <w:webHidden/>
            <w:sz w:val="21"/>
            <w:szCs w:val="21"/>
          </w:rPr>
        </w:r>
        <w:r w:rsidRPr="0064126E">
          <w:rPr>
            <w:rStyle w:val="af1"/>
            <w:rFonts w:ascii="宋体" w:eastAsia="宋体" w:hAnsi="宋体"/>
            <w:i w:val="0"/>
            <w:iCs w:val="0"/>
            <w:webHidden/>
            <w:sz w:val="21"/>
            <w:szCs w:val="21"/>
          </w:rPr>
          <w:fldChar w:fldCharType="separate"/>
        </w:r>
        <w:r w:rsidRPr="0064126E">
          <w:rPr>
            <w:rStyle w:val="af1"/>
            <w:rFonts w:ascii="宋体" w:eastAsia="宋体" w:hAnsi="宋体"/>
            <w:i w:val="0"/>
            <w:iCs w:val="0"/>
            <w:webHidden/>
            <w:sz w:val="21"/>
            <w:szCs w:val="21"/>
          </w:rPr>
          <w:t>48</w:t>
        </w:r>
        <w:r w:rsidRPr="0064126E">
          <w:rPr>
            <w:rStyle w:val="af1"/>
            <w:rFonts w:ascii="宋体" w:eastAsia="宋体" w:hAnsi="宋体"/>
            <w:i w:val="0"/>
            <w:iCs w:val="0"/>
            <w:webHidden/>
            <w:sz w:val="21"/>
            <w:szCs w:val="21"/>
          </w:rPr>
          <w:fldChar w:fldCharType="end"/>
        </w:r>
      </w:hyperlink>
    </w:p>
    <w:p w14:paraId="675394A7" w14:textId="0808FFC9" w:rsidR="0064126E" w:rsidRPr="0064126E" w:rsidRDefault="0064126E">
      <w:pPr>
        <w:pStyle w:val="TOC1"/>
        <w:tabs>
          <w:tab w:val="right" w:leader="hyphen" w:pos="9061"/>
        </w:tabs>
        <w:rPr>
          <w:rStyle w:val="af1"/>
          <w:rFonts w:ascii="黑体" w:eastAsia="黑体" w:hAnsi="黑体"/>
          <w:sz w:val="28"/>
          <w:szCs w:val="28"/>
        </w:rPr>
      </w:pPr>
      <w:hyperlink w:anchor="_Toc219932864" w:history="1">
        <w:r w:rsidRPr="0064126E">
          <w:rPr>
            <w:rStyle w:val="af1"/>
            <w:rFonts w:ascii="黑体" w:eastAsia="黑体" w:hAnsi="黑体"/>
            <w:noProof/>
            <w:sz w:val="28"/>
            <w:szCs w:val="28"/>
          </w:rPr>
          <w:t>第四章 模型训练评估与运用</w:t>
        </w:r>
        <w:r w:rsidRPr="0064126E">
          <w:rPr>
            <w:rStyle w:val="af1"/>
            <w:rFonts w:ascii="黑体" w:eastAsia="黑体" w:hAnsi="黑体"/>
            <w:webHidden/>
            <w:sz w:val="28"/>
            <w:szCs w:val="28"/>
          </w:rPr>
          <w:tab/>
        </w:r>
        <w:r w:rsidRPr="0064126E">
          <w:rPr>
            <w:rStyle w:val="af1"/>
            <w:rFonts w:ascii="黑体" w:eastAsia="黑体" w:hAnsi="黑体"/>
            <w:webHidden/>
            <w:sz w:val="28"/>
            <w:szCs w:val="28"/>
          </w:rPr>
          <w:fldChar w:fldCharType="begin"/>
        </w:r>
        <w:r w:rsidRPr="0064126E">
          <w:rPr>
            <w:rStyle w:val="af1"/>
            <w:rFonts w:ascii="黑体" w:eastAsia="黑体" w:hAnsi="黑体"/>
            <w:webHidden/>
            <w:sz w:val="28"/>
            <w:szCs w:val="28"/>
          </w:rPr>
          <w:instrText xml:space="preserve"> PAGEREF _Toc219932864 \h </w:instrText>
        </w:r>
        <w:r w:rsidRPr="0064126E">
          <w:rPr>
            <w:rStyle w:val="af1"/>
            <w:rFonts w:ascii="黑体" w:eastAsia="黑体" w:hAnsi="黑体"/>
            <w:webHidden/>
            <w:sz w:val="28"/>
            <w:szCs w:val="28"/>
          </w:rPr>
        </w:r>
        <w:r w:rsidRPr="0064126E">
          <w:rPr>
            <w:rStyle w:val="af1"/>
            <w:rFonts w:ascii="黑体" w:eastAsia="黑体" w:hAnsi="黑体"/>
            <w:webHidden/>
            <w:sz w:val="28"/>
            <w:szCs w:val="28"/>
          </w:rPr>
          <w:fldChar w:fldCharType="separate"/>
        </w:r>
        <w:r w:rsidRPr="0064126E">
          <w:rPr>
            <w:rStyle w:val="af1"/>
            <w:rFonts w:ascii="黑体" w:eastAsia="黑体" w:hAnsi="黑体"/>
            <w:webHidden/>
            <w:sz w:val="28"/>
            <w:szCs w:val="28"/>
          </w:rPr>
          <w:t>50</w:t>
        </w:r>
        <w:r w:rsidRPr="0064126E">
          <w:rPr>
            <w:rStyle w:val="af1"/>
            <w:rFonts w:ascii="黑体" w:eastAsia="黑体" w:hAnsi="黑体"/>
            <w:webHidden/>
            <w:sz w:val="28"/>
            <w:szCs w:val="28"/>
          </w:rPr>
          <w:fldChar w:fldCharType="end"/>
        </w:r>
      </w:hyperlink>
    </w:p>
    <w:p w14:paraId="0C7AB00D" w14:textId="0980B710" w:rsidR="0064126E" w:rsidRPr="0064126E" w:rsidRDefault="0064126E">
      <w:pPr>
        <w:pStyle w:val="TOC2"/>
        <w:tabs>
          <w:tab w:val="right" w:leader="hyphen" w:pos="9061"/>
        </w:tabs>
        <w:rPr>
          <w:rStyle w:val="af1"/>
          <w:rFonts w:ascii="宋体" w:eastAsia="宋体" w:hAnsi="宋体"/>
          <w:sz w:val="24"/>
        </w:rPr>
      </w:pPr>
      <w:hyperlink w:anchor="_Toc219932865" w:history="1">
        <w:r w:rsidRPr="0064126E">
          <w:rPr>
            <w:rStyle w:val="af1"/>
            <w:rFonts w:ascii="宋体" w:eastAsia="宋体" w:hAnsi="宋体"/>
            <w:noProof/>
            <w:sz w:val="24"/>
            <w:szCs w:val="24"/>
          </w:rPr>
          <w:t>4.1羽毛球检测：TrackNetV3_Attention</w:t>
        </w:r>
        <w:r w:rsidRPr="0064126E">
          <w:rPr>
            <w:rStyle w:val="af1"/>
            <w:rFonts w:ascii="宋体" w:eastAsia="宋体" w:hAnsi="宋体"/>
            <w:webHidden/>
            <w:sz w:val="24"/>
            <w:szCs w:val="24"/>
          </w:rPr>
          <w:tab/>
        </w:r>
        <w:r w:rsidRPr="0064126E">
          <w:rPr>
            <w:rStyle w:val="af1"/>
            <w:rFonts w:ascii="宋体" w:eastAsia="宋体" w:hAnsi="宋体"/>
            <w:webHidden/>
            <w:sz w:val="24"/>
            <w:szCs w:val="24"/>
          </w:rPr>
          <w:fldChar w:fldCharType="begin"/>
        </w:r>
        <w:r w:rsidRPr="0064126E">
          <w:rPr>
            <w:rStyle w:val="af1"/>
            <w:rFonts w:ascii="宋体" w:eastAsia="宋体" w:hAnsi="宋体"/>
            <w:webHidden/>
            <w:sz w:val="24"/>
            <w:szCs w:val="24"/>
          </w:rPr>
          <w:instrText xml:space="preserve"> PAGEREF _Toc219932865 \h </w:instrText>
        </w:r>
        <w:r w:rsidRPr="0064126E">
          <w:rPr>
            <w:rStyle w:val="af1"/>
            <w:rFonts w:ascii="宋体" w:eastAsia="宋体" w:hAnsi="宋体"/>
            <w:webHidden/>
            <w:sz w:val="24"/>
            <w:szCs w:val="24"/>
          </w:rPr>
        </w:r>
        <w:r w:rsidRPr="0064126E">
          <w:rPr>
            <w:rStyle w:val="af1"/>
            <w:rFonts w:ascii="宋体" w:eastAsia="宋体" w:hAnsi="宋体"/>
            <w:webHidden/>
            <w:sz w:val="24"/>
            <w:szCs w:val="24"/>
          </w:rPr>
          <w:fldChar w:fldCharType="separate"/>
        </w:r>
        <w:r w:rsidRPr="0064126E">
          <w:rPr>
            <w:rStyle w:val="af1"/>
            <w:rFonts w:ascii="宋体" w:eastAsia="宋体" w:hAnsi="宋体"/>
            <w:webHidden/>
            <w:sz w:val="24"/>
            <w:szCs w:val="24"/>
          </w:rPr>
          <w:t>50</w:t>
        </w:r>
        <w:r w:rsidRPr="0064126E">
          <w:rPr>
            <w:rStyle w:val="af1"/>
            <w:rFonts w:ascii="宋体" w:eastAsia="宋体" w:hAnsi="宋体"/>
            <w:webHidden/>
            <w:sz w:val="24"/>
            <w:szCs w:val="24"/>
          </w:rPr>
          <w:fldChar w:fldCharType="end"/>
        </w:r>
      </w:hyperlink>
    </w:p>
    <w:p w14:paraId="59C08CFB" w14:textId="32B9D4F6" w:rsidR="0064126E" w:rsidRPr="0064126E" w:rsidRDefault="0064126E">
      <w:pPr>
        <w:pStyle w:val="TOC2"/>
        <w:tabs>
          <w:tab w:val="right" w:leader="hyphen" w:pos="9061"/>
        </w:tabs>
        <w:rPr>
          <w:rStyle w:val="af1"/>
          <w:rFonts w:ascii="宋体" w:eastAsia="宋体" w:hAnsi="宋体"/>
          <w:sz w:val="24"/>
        </w:rPr>
      </w:pPr>
      <w:hyperlink w:anchor="_Toc219932866" w:history="1">
        <w:r w:rsidRPr="0064126E">
          <w:rPr>
            <w:rStyle w:val="af1"/>
            <w:rFonts w:ascii="宋体" w:eastAsia="宋体" w:hAnsi="宋体"/>
            <w:noProof/>
            <w:sz w:val="24"/>
            <w:szCs w:val="24"/>
          </w:rPr>
          <w:t>4.2姿态估计：MMPose RTMPose</w:t>
        </w:r>
        <w:r w:rsidRPr="0064126E">
          <w:rPr>
            <w:rStyle w:val="af1"/>
            <w:rFonts w:ascii="宋体" w:eastAsia="宋体" w:hAnsi="宋体"/>
            <w:webHidden/>
            <w:sz w:val="24"/>
            <w:szCs w:val="24"/>
          </w:rPr>
          <w:tab/>
        </w:r>
        <w:r w:rsidRPr="0064126E">
          <w:rPr>
            <w:rStyle w:val="af1"/>
            <w:rFonts w:ascii="宋体" w:eastAsia="宋体" w:hAnsi="宋体"/>
            <w:webHidden/>
            <w:sz w:val="24"/>
            <w:szCs w:val="24"/>
          </w:rPr>
          <w:fldChar w:fldCharType="begin"/>
        </w:r>
        <w:r w:rsidRPr="0064126E">
          <w:rPr>
            <w:rStyle w:val="af1"/>
            <w:rFonts w:ascii="宋体" w:eastAsia="宋体" w:hAnsi="宋体"/>
            <w:webHidden/>
            <w:sz w:val="24"/>
            <w:szCs w:val="24"/>
          </w:rPr>
          <w:instrText xml:space="preserve"> PAGEREF _Toc219932866 \h </w:instrText>
        </w:r>
        <w:r w:rsidRPr="0064126E">
          <w:rPr>
            <w:rStyle w:val="af1"/>
            <w:rFonts w:ascii="宋体" w:eastAsia="宋体" w:hAnsi="宋体"/>
            <w:webHidden/>
            <w:sz w:val="24"/>
            <w:szCs w:val="24"/>
          </w:rPr>
        </w:r>
        <w:r w:rsidRPr="0064126E">
          <w:rPr>
            <w:rStyle w:val="af1"/>
            <w:rFonts w:ascii="宋体" w:eastAsia="宋体" w:hAnsi="宋体"/>
            <w:webHidden/>
            <w:sz w:val="24"/>
            <w:szCs w:val="24"/>
          </w:rPr>
          <w:fldChar w:fldCharType="separate"/>
        </w:r>
        <w:r w:rsidRPr="0064126E">
          <w:rPr>
            <w:rStyle w:val="af1"/>
            <w:rFonts w:ascii="宋体" w:eastAsia="宋体" w:hAnsi="宋体"/>
            <w:webHidden/>
            <w:sz w:val="24"/>
            <w:szCs w:val="24"/>
          </w:rPr>
          <w:t>54</w:t>
        </w:r>
        <w:r w:rsidRPr="0064126E">
          <w:rPr>
            <w:rStyle w:val="af1"/>
            <w:rFonts w:ascii="宋体" w:eastAsia="宋体" w:hAnsi="宋体"/>
            <w:webHidden/>
            <w:sz w:val="24"/>
            <w:szCs w:val="24"/>
          </w:rPr>
          <w:fldChar w:fldCharType="end"/>
        </w:r>
      </w:hyperlink>
    </w:p>
    <w:p w14:paraId="4AED641B" w14:textId="0E8E93DE" w:rsidR="0064126E" w:rsidRPr="0064126E" w:rsidRDefault="0064126E">
      <w:pPr>
        <w:pStyle w:val="TOC2"/>
        <w:tabs>
          <w:tab w:val="right" w:leader="hyphen" w:pos="9061"/>
        </w:tabs>
        <w:rPr>
          <w:rStyle w:val="af1"/>
          <w:rFonts w:ascii="宋体" w:eastAsia="宋体" w:hAnsi="宋体"/>
          <w:sz w:val="24"/>
        </w:rPr>
      </w:pPr>
      <w:hyperlink w:anchor="_Toc219932867" w:history="1">
        <w:r w:rsidRPr="0064126E">
          <w:rPr>
            <w:rStyle w:val="af1"/>
            <w:rFonts w:ascii="宋体" w:eastAsia="宋体" w:hAnsi="宋体"/>
            <w:noProof/>
            <w:sz w:val="24"/>
            <w:szCs w:val="24"/>
          </w:rPr>
          <w:t>4.3击球类型识别：BST</w:t>
        </w:r>
        <w:r w:rsidRPr="0064126E">
          <w:rPr>
            <w:rStyle w:val="af1"/>
            <w:rFonts w:ascii="宋体" w:eastAsia="宋体" w:hAnsi="宋体"/>
            <w:webHidden/>
            <w:sz w:val="24"/>
            <w:szCs w:val="24"/>
          </w:rPr>
          <w:tab/>
        </w:r>
        <w:r w:rsidRPr="0064126E">
          <w:rPr>
            <w:rStyle w:val="af1"/>
            <w:rFonts w:ascii="宋体" w:eastAsia="宋体" w:hAnsi="宋体"/>
            <w:webHidden/>
            <w:sz w:val="24"/>
            <w:szCs w:val="24"/>
          </w:rPr>
          <w:fldChar w:fldCharType="begin"/>
        </w:r>
        <w:r w:rsidRPr="0064126E">
          <w:rPr>
            <w:rStyle w:val="af1"/>
            <w:rFonts w:ascii="宋体" w:eastAsia="宋体" w:hAnsi="宋体"/>
            <w:webHidden/>
            <w:sz w:val="24"/>
            <w:szCs w:val="24"/>
          </w:rPr>
          <w:instrText xml:space="preserve"> PAGEREF _Toc219932867 \h </w:instrText>
        </w:r>
        <w:r w:rsidRPr="0064126E">
          <w:rPr>
            <w:rStyle w:val="af1"/>
            <w:rFonts w:ascii="宋体" w:eastAsia="宋体" w:hAnsi="宋体"/>
            <w:webHidden/>
            <w:sz w:val="24"/>
            <w:szCs w:val="24"/>
          </w:rPr>
        </w:r>
        <w:r w:rsidRPr="0064126E">
          <w:rPr>
            <w:rStyle w:val="af1"/>
            <w:rFonts w:ascii="宋体" w:eastAsia="宋体" w:hAnsi="宋体"/>
            <w:webHidden/>
            <w:sz w:val="24"/>
            <w:szCs w:val="24"/>
          </w:rPr>
          <w:fldChar w:fldCharType="separate"/>
        </w:r>
        <w:r w:rsidRPr="0064126E">
          <w:rPr>
            <w:rStyle w:val="af1"/>
            <w:rFonts w:ascii="宋体" w:eastAsia="宋体" w:hAnsi="宋体"/>
            <w:webHidden/>
            <w:sz w:val="24"/>
            <w:szCs w:val="24"/>
          </w:rPr>
          <w:t>58</w:t>
        </w:r>
        <w:r w:rsidRPr="0064126E">
          <w:rPr>
            <w:rStyle w:val="af1"/>
            <w:rFonts w:ascii="宋体" w:eastAsia="宋体" w:hAnsi="宋体"/>
            <w:webHidden/>
            <w:sz w:val="24"/>
            <w:szCs w:val="24"/>
          </w:rPr>
          <w:fldChar w:fldCharType="end"/>
        </w:r>
      </w:hyperlink>
    </w:p>
    <w:p w14:paraId="1026415E" w14:textId="2E7F9898" w:rsidR="0064126E" w:rsidRPr="0064126E" w:rsidRDefault="0064126E">
      <w:pPr>
        <w:pStyle w:val="TOC2"/>
        <w:tabs>
          <w:tab w:val="right" w:leader="hyphen" w:pos="9061"/>
        </w:tabs>
        <w:rPr>
          <w:rStyle w:val="af1"/>
          <w:rFonts w:ascii="宋体" w:eastAsia="宋体" w:hAnsi="宋体"/>
          <w:sz w:val="24"/>
        </w:rPr>
      </w:pPr>
      <w:hyperlink w:anchor="_Toc219932868" w:history="1">
        <w:r w:rsidRPr="0064126E">
          <w:rPr>
            <w:rStyle w:val="af1"/>
            <w:rFonts w:ascii="宋体" w:eastAsia="宋体" w:hAnsi="宋体"/>
            <w:noProof/>
            <w:sz w:val="24"/>
            <w:szCs w:val="24"/>
          </w:rPr>
          <w:t>4.4球场与球网检测：Keypoint R-CNN</w:t>
        </w:r>
        <w:r w:rsidRPr="0064126E">
          <w:rPr>
            <w:rStyle w:val="af1"/>
            <w:rFonts w:ascii="宋体" w:eastAsia="宋体" w:hAnsi="宋体"/>
            <w:webHidden/>
            <w:sz w:val="24"/>
            <w:szCs w:val="24"/>
          </w:rPr>
          <w:tab/>
        </w:r>
        <w:r w:rsidRPr="0064126E">
          <w:rPr>
            <w:rStyle w:val="af1"/>
            <w:rFonts w:ascii="宋体" w:eastAsia="宋体" w:hAnsi="宋体"/>
            <w:webHidden/>
            <w:sz w:val="24"/>
            <w:szCs w:val="24"/>
          </w:rPr>
          <w:fldChar w:fldCharType="begin"/>
        </w:r>
        <w:r w:rsidRPr="0064126E">
          <w:rPr>
            <w:rStyle w:val="af1"/>
            <w:rFonts w:ascii="宋体" w:eastAsia="宋体" w:hAnsi="宋体"/>
            <w:webHidden/>
            <w:sz w:val="24"/>
            <w:szCs w:val="24"/>
          </w:rPr>
          <w:instrText xml:space="preserve"> PAGEREF _Toc219932868 \h </w:instrText>
        </w:r>
        <w:r w:rsidRPr="0064126E">
          <w:rPr>
            <w:rStyle w:val="af1"/>
            <w:rFonts w:ascii="宋体" w:eastAsia="宋体" w:hAnsi="宋体"/>
            <w:webHidden/>
            <w:sz w:val="24"/>
            <w:szCs w:val="24"/>
          </w:rPr>
        </w:r>
        <w:r w:rsidRPr="0064126E">
          <w:rPr>
            <w:rStyle w:val="af1"/>
            <w:rFonts w:ascii="宋体" w:eastAsia="宋体" w:hAnsi="宋体"/>
            <w:webHidden/>
            <w:sz w:val="24"/>
            <w:szCs w:val="24"/>
          </w:rPr>
          <w:fldChar w:fldCharType="separate"/>
        </w:r>
        <w:r w:rsidRPr="0064126E">
          <w:rPr>
            <w:rStyle w:val="af1"/>
            <w:rFonts w:ascii="宋体" w:eastAsia="宋体" w:hAnsi="宋体"/>
            <w:webHidden/>
            <w:sz w:val="24"/>
            <w:szCs w:val="24"/>
          </w:rPr>
          <w:t>64</w:t>
        </w:r>
        <w:r w:rsidRPr="0064126E">
          <w:rPr>
            <w:rStyle w:val="af1"/>
            <w:rFonts w:ascii="宋体" w:eastAsia="宋体" w:hAnsi="宋体"/>
            <w:webHidden/>
            <w:sz w:val="24"/>
            <w:szCs w:val="24"/>
          </w:rPr>
          <w:fldChar w:fldCharType="end"/>
        </w:r>
      </w:hyperlink>
    </w:p>
    <w:p w14:paraId="26A679A8" w14:textId="5E5B4579" w:rsidR="0064126E" w:rsidRPr="0064126E" w:rsidRDefault="0064126E">
      <w:pPr>
        <w:pStyle w:val="TOC2"/>
        <w:tabs>
          <w:tab w:val="right" w:leader="hyphen" w:pos="9061"/>
        </w:tabs>
        <w:rPr>
          <w:rStyle w:val="af1"/>
          <w:rFonts w:ascii="宋体" w:eastAsia="宋体" w:hAnsi="宋体"/>
          <w:sz w:val="24"/>
        </w:rPr>
      </w:pPr>
      <w:hyperlink w:anchor="_Toc219932869" w:history="1">
        <w:r w:rsidRPr="0064126E">
          <w:rPr>
            <w:rStyle w:val="af1"/>
            <w:rFonts w:ascii="宋体" w:eastAsia="宋体" w:hAnsi="宋体"/>
            <w:noProof/>
            <w:sz w:val="24"/>
            <w:szCs w:val="24"/>
          </w:rPr>
          <w:t>4.5模型算法性能总结与对比</w:t>
        </w:r>
        <w:r w:rsidRPr="0064126E">
          <w:rPr>
            <w:rStyle w:val="af1"/>
            <w:rFonts w:ascii="宋体" w:eastAsia="宋体" w:hAnsi="宋体"/>
            <w:webHidden/>
            <w:sz w:val="24"/>
            <w:szCs w:val="24"/>
          </w:rPr>
          <w:tab/>
        </w:r>
        <w:r w:rsidRPr="0064126E">
          <w:rPr>
            <w:rStyle w:val="af1"/>
            <w:rFonts w:ascii="宋体" w:eastAsia="宋体" w:hAnsi="宋体"/>
            <w:webHidden/>
            <w:sz w:val="24"/>
            <w:szCs w:val="24"/>
          </w:rPr>
          <w:fldChar w:fldCharType="begin"/>
        </w:r>
        <w:r w:rsidRPr="0064126E">
          <w:rPr>
            <w:rStyle w:val="af1"/>
            <w:rFonts w:ascii="宋体" w:eastAsia="宋体" w:hAnsi="宋体"/>
            <w:webHidden/>
            <w:sz w:val="24"/>
            <w:szCs w:val="24"/>
          </w:rPr>
          <w:instrText xml:space="preserve"> PAGEREF _Toc219932869 \h </w:instrText>
        </w:r>
        <w:r w:rsidRPr="0064126E">
          <w:rPr>
            <w:rStyle w:val="af1"/>
            <w:rFonts w:ascii="宋体" w:eastAsia="宋体" w:hAnsi="宋体"/>
            <w:webHidden/>
            <w:sz w:val="24"/>
            <w:szCs w:val="24"/>
          </w:rPr>
        </w:r>
        <w:r w:rsidRPr="0064126E">
          <w:rPr>
            <w:rStyle w:val="af1"/>
            <w:rFonts w:ascii="宋体" w:eastAsia="宋体" w:hAnsi="宋体"/>
            <w:webHidden/>
            <w:sz w:val="24"/>
            <w:szCs w:val="24"/>
          </w:rPr>
          <w:fldChar w:fldCharType="separate"/>
        </w:r>
        <w:r w:rsidRPr="0064126E">
          <w:rPr>
            <w:rStyle w:val="af1"/>
            <w:rFonts w:ascii="宋体" w:eastAsia="宋体" w:hAnsi="宋体"/>
            <w:webHidden/>
            <w:sz w:val="24"/>
            <w:szCs w:val="24"/>
          </w:rPr>
          <w:t>68</w:t>
        </w:r>
        <w:r w:rsidRPr="0064126E">
          <w:rPr>
            <w:rStyle w:val="af1"/>
            <w:rFonts w:ascii="宋体" w:eastAsia="宋体" w:hAnsi="宋体"/>
            <w:webHidden/>
            <w:sz w:val="24"/>
            <w:szCs w:val="24"/>
          </w:rPr>
          <w:fldChar w:fldCharType="end"/>
        </w:r>
      </w:hyperlink>
    </w:p>
    <w:p w14:paraId="5B95F8F2" w14:textId="03E3A1C8" w:rsidR="0064126E" w:rsidRPr="002073B5" w:rsidRDefault="0064126E">
      <w:pPr>
        <w:pStyle w:val="TOC1"/>
        <w:tabs>
          <w:tab w:val="right" w:leader="hyphen" w:pos="9061"/>
        </w:tabs>
        <w:rPr>
          <w:rStyle w:val="af1"/>
          <w:rFonts w:ascii="黑体" w:eastAsia="黑体" w:hAnsi="黑体"/>
          <w:sz w:val="28"/>
          <w:szCs w:val="28"/>
        </w:rPr>
      </w:pPr>
      <w:hyperlink w:anchor="_Toc219932870" w:history="1">
        <w:r w:rsidRPr="002073B5">
          <w:rPr>
            <w:rStyle w:val="af1"/>
            <w:rFonts w:ascii="黑体" w:eastAsia="黑体" w:hAnsi="黑体"/>
            <w:noProof/>
            <w:sz w:val="28"/>
            <w:szCs w:val="28"/>
          </w:rPr>
          <w:t>第五章 界面展示设计与未来展望</w:t>
        </w:r>
        <w:r w:rsidRPr="002073B5">
          <w:rPr>
            <w:rStyle w:val="af1"/>
            <w:rFonts w:ascii="黑体" w:eastAsia="黑体" w:hAnsi="黑体"/>
            <w:webHidden/>
            <w:sz w:val="28"/>
            <w:szCs w:val="28"/>
          </w:rPr>
          <w:tab/>
        </w:r>
        <w:r w:rsidRPr="002073B5">
          <w:rPr>
            <w:rStyle w:val="af1"/>
            <w:rFonts w:ascii="黑体" w:eastAsia="黑体" w:hAnsi="黑体"/>
            <w:webHidden/>
            <w:sz w:val="28"/>
            <w:szCs w:val="28"/>
          </w:rPr>
          <w:fldChar w:fldCharType="begin"/>
        </w:r>
        <w:r w:rsidRPr="002073B5">
          <w:rPr>
            <w:rStyle w:val="af1"/>
            <w:rFonts w:ascii="黑体" w:eastAsia="黑体" w:hAnsi="黑体"/>
            <w:webHidden/>
            <w:sz w:val="28"/>
            <w:szCs w:val="28"/>
          </w:rPr>
          <w:instrText xml:space="preserve"> PAGEREF _Toc219932870 \h </w:instrText>
        </w:r>
        <w:r w:rsidRPr="002073B5">
          <w:rPr>
            <w:rStyle w:val="af1"/>
            <w:rFonts w:ascii="黑体" w:eastAsia="黑体" w:hAnsi="黑体"/>
            <w:webHidden/>
            <w:sz w:val="28"/>
            <w:szCs w:val="28"/>
          </w:rPr>
        </w:r>
        <w:r w:rsidRPr="002073B5">
          <w:rPr>
            <w:rStyle w:val="af1"/>
            <w:rFonts w:ascii="黑体" w:eastAsia="黑体" w:hAnsi="黑体"/>
            <w:webHidden/>
            <w:sz w:val="28"/>
            <w:szCs w:val="28"/>
          </w:rPr>
          <w:fldChar w:fldCharType="separate"/>
        </w:r>
        <w:r w:rsidRPr="002073B5">
          <w:rPr>
            <w:rStyle w:val="af1"/>
            <w:rFonts w:ascii="黑体" w:eastAsia="黑体" w:hAnsi="黑体"/>
            <w:webHidden/>
            <w:sz w:val="28"/>
            <w:szCs w:val="28"/>
          </w:rPr>
          <w:t>73</w:t>
        </w:r>
        <w:r w:rsidRPr="002073B5">
          <w:rPr>
            <w:rStyle w:val="af1"/>
            <w:rFonts w:ascii="黑体" w:eastAsia="黑体" w:hAnsi="黑体"/>
            <w:webHidden/>
            <w:sz w:val="28"/>
            <w:szCs w:val="28"/>
          </w:rPr>
          <w:fldChar w:fldCharType="end"/>
        </w:r>
      </w:hyperlink>
    </w:p>
    <w:p w14:paraId="237C50BB" w14:textId="0A184A5F" w:rsidR="0064126E" w:rsidRPr="002073B5" w:rsidRDefault="0064126E">
      <w:pPr>
        <w:pStyle w:val="TOC2"/>
        <w:tabs>
          <w:tab w:val="right" w:leader="hyphen" w:pos="9061"/>
        </w:tabs>
        <w:rPr>
          <w:rStyle w:val="af1"/>
          <w:rFonts w:ascii="宋体" w:eastAsia="宋体" w:hAnsi="宋体"/>
          <w:sz w:val="24"/>
        </w:rPr>
      </w:pPr>
      <w:hyperlink w:anchor="_Toc219932871" w:history="1">
        <w:r w:rsidRPr="002073B5">
          <w:rPr>
            <w:rStyle w:val="af1"/>
            <w:rFonts w:ascii="宋体" w:eastAsia="宋体" w:hAnsi="宋体"/>
            <w:noProof/>
            <w:sz w:val="24"/>
            <w:szCs w:val="24"/>
          </w:rPr>
          <w:t>5.1界面展示设计</w:t>
        </w:r>
        <w:r w:rsidRPr="002073B5">
          <w:rPr>
            <w:rStyle w:val="af1"/>
            <w:rFonts w:ascii="宋体" w:eastAsia="宋体" w:hAnsi="宋体"/>
            <w:webHidden/>
            <w:sz w:val="24"/>
            <w:szCs w:val="24"/>
          </w:rPr>
          <w:tab/>
        </w:r>
        <w:r w:rsidRPr="002073B5">
          <w:rPr>
            <w:rStyle w:val="af1"/>
            <w:rFonts w:ascii="宋体" w:eastAsia="宋体" w:hAnsi="宋体"/>
            <w:webHidden/>
            <w:sz w:val="24"/>
            <w:szCs w:val="24"/>
          </w:rPr>
          <w:fldChar w:fldCharType="begin"/>
        </w:r>
        <w:r w:rsidRPr="002073B5">
          <w:rPr>
            <w:rStyle w:val="af1"/>
            <w:rFonts w:ascii="宋体" w:eastAsia="宋体" w:hAnsi="宋体"/>
            <w:webHidden/>
            <w:sz w:val="24"/>
            <w:szCs w:val="24"/>
          </w:rPr>
          <w:instrText xml:space="preserve"> PAGEREF _Toc219932871 \h </w:instrText>
        </w:r>
        <w:r w:rsidRPr="002073B5">
          <w:rPr>
            <w:rStyle w:val="af1"/>
            <w:rFonts w:ascii="宋体" w:eastAsia="宋体" w:hAnsi="宋体"/>
            <w:webHidden/>
            <w:sz w:val="24"/>
            <w:szCs w:val="24"/>
          </w:rPr>
        </w:r>
        <w:r w:rsidRPr="002073B5">
          <w:rPr>
            <w:rStyle w:val="af1"/>
            <w:rFonts w:ascii="宋体" w:eastAsia="宋体" w:hAnsi="宋体"/>
            <w:webHidden/>
            <w:sz w:val="24"/>
            <w:szCs w:val="24"/>
          </w:rPr>
          <w:fldChar w:fldCharType="separate"/>
        </w:r>
        <w:r w:rsidRPr="002073B5">
          <w:rPr>
            <w:rStyle w:val="af1"/>
            <w:rFonts w:ascii="宋体" w:eastAsia="宋体" w:hAnsi="宋体"/>
            <w:webHidden/>
            <w:sz w:val="24"/>
            <w:szCs w:val="24"/>
          </w:rPr>
          <w:t>73</w:t>
        </w:r>
        <w:r w:rsidRPr="002073B5">
          <w:rPr>
            <w:rStyle w:val="af1"/>
            <w:rFonts w:ascii="宋体" w:eastAsia="宋体" w:hAnsi="宋体"/>
            <w:webHidden/>
            <w:sz w:val="24"/>
            <w:szCs w:val="24"/>
          </w:rPr>
          <w:fldChar w:fldCharType="end"/>
        </w:r>
      </w:hyperlink>
    </w:p>
    <w:p w14:paraId="7331D03A" w14:textId="05DBE091" w:rsidR="0064126E" w:rsidRPr="002073B5" w:rsidRDefault="0064126E">
      <w:pPr>
        <w:pStyle w:val="TOC3"/>
        <w:tabs>
          <w:tab w:val="right" w:leader="hyphen" w:pos="9061"/>
        </w:tabs>
        <w:rPr>
          <w:rStyle w:val="af1"/>
          <w:rFonts w:ascii="宋体" w:eastAsia="宋体" w:hAnsi="宋体"/>
          <w:sz w:val="21"/>
          <w:szCs w:val="21"/>
        </w:rPr>
      </w:pPr>
      <w:hyperlink w:anchor="_Toc219932872" w:history="1">
        <w:r w:rsidRPr="002073B5">
          <w:rPr>
            <w:rStyle w:val="af1"/>
            <w:rFonts w:ascii="宋体" w:eastAsia="宋体" w:hAnsi="宋体"/>
            <w:i w:val="0"/>
            <w:iCs w:val="0"/>
            <w:noProof/>
            <w:sz w:val="21"/>
            <w:szCs w:val="21"/>
          </w:rPr>
          <w:t>5.1.1程序界面（训练分析工作台）</w:t>
        </w:r>
        <w:r w:rsidRPr="002073B5">
          <w:rPr>
            <w:rStyle w:val="af1"/>
            <w:rFonts w:ascii="宋体" w:eastAsia="宋体" w:hAnsi="宋体"/>
            <w:i w:val="0"/>
            <w:iCs w:val="0"/>
            <w:webHidden/>
            <w:sz w:val="21"/>
            <w:szCs w:val="21"/>
          </w:rPr>
          <w:tab/>
        </w:r>
        <w:r w:rsidRPr="002073B5">
          <w:rPr>
            <w:rStyle w:val="af1"/>
            <w:rFonts w:ascii="宋体" w:eastAsia="宋体" w:hAnsi="宋体"/>
            <w:i w:val="0"/>
            <w:iCs w:val="0"/>
            <w:webHidden/>
            <w:sz w:val="21"/>
            <w:szCs w:val="21"/>
          </w:rPr>
          <w:fldChar w:fldCharType="begin"/>
        </w:r>
        <w:r w:rsidRPr="002073B5">
          <w:rPr>
            <w:rStyle w:val="af1"/>
            <w:rFonts w:ascii="宋体" w:eastAsia="宋体" w:hAnsi="宋体"/>
            <w:i w:val="0"/>
            <w:iCs w:val="0"/>
            <w:webHidden/>
            <w:sz w:val="21"/>
            <w:szCs w:val="21"/>
          </w:rPr>
          <w:instrText xml:space="preserve"> PAGEREF _Toc219932872 \h </w:instrText>
        </w:r>
        <w:r w:rsidRPr="002073B5">
          <w:rPr>
            <w:rStyle w:val="af1"/>
            <w:rFonts w:ascii="宋体" w:eastAsia="宋体" w:hAnsi="宋体"/>
            <w:i w:val="0"/>
            <w:iCs w:val="0"/>
            <w:webHidden/>
            <w:sz w:val="21"/>
            <w:szCs w:val="21"/>
          </w:rPr>
        </w:r>
        <w:r w:rsidRPr="002073B5">
          <w:rPr>
            <w:rStyle w:val="af1"/>
            <w:rFonts w:ascii="宋体" w:eastAsia="宋体" w:hAnsi="宋体"/>
            <w:i w:val="0"/>
            <w:iCs w:val="0"/>
            <w:webHidden/>
            <w:sz w:val="21"/>
            <w:szCs w:val="21"/>
          </w:rPr>
          <w:fldChar w:fldCharType="separate"/>
        </w:r>
        <w:r w:rsidRPr="002073B5">
          <w:rPr>
            <w:rStyle w:val="af1"/>
            <w:rFonts w:ascii="宋体" w:eastAsia="宋体" w:hAnsi="宋体"/>
            <w:i w:val="0"/>
            <w:iCs w:val="0"/>
            <w:webHidden/>
            <w:sz w:val="21"/>
            <w:szCs w:val="21"/>
          </w:rPr>
          <w:t>73</w:t>
        </w:r>
        <w:r w:rsidRPr="002073B5">
          <w:rPr>
            <w:rStyle w:val="af1"/>
            <w:rFonts w:ascii="宋体" w:eastAsia="宋体" w:hAnsi="宋体"/>
            <w:i w:val="0"/>
            <w:iCs w:val="0"/>
            <w:webHidden/>
            <w:sz w:val="21"/>
            <w:szCs w:val="21"/>
          </w:rPr>
          <w:fldChar w:fldCharType="end"/>
        </w:r>
      </w:hyperlink>
    </w:p>
    <w:p w14:paraId="590E270C" w14:textId="22CE6A1D" w:rsidR="0064126E" w:rsidRPr="002073B5" w:rsidRDefault="0064126E">
      <w:pPr>
        <w:pStyle w:val="TOC3"/>
        <w:tabs>
          <w:tab w:val="right" w:leader="hyphen" w:pos="9061"/>
        </w:tabs>
        <w:rPr>
          <w:rStyle w:val="af1"/>
          <w:rFonts w:ascii="宋体" w:eastAsia="宋体" w:hAnsi="宋体"/>
          <w:sz w:val="21"/>
          <w:szCs w:val="21"/>
        </w:rPr>
      </w:pPr>
      <w:hyperlink w:anchor="_Toc219932873" w:history="1">
        <w:r w:rsidRPr="002073B5">
          <w:rPr>
            <w:rStyle w:val="af1"/>
            <w:rFonts w:ascii="宋体" w:eastAsia="宋体" w:hAnsi="宋体"/>
            <w:i w:val="0"/>
            <w:iCs w:val="0"/>
            <w:noProof/>
            <w:sz w:val="21"/>
            <w:szCs w:val="21"/>
          </w:rPr>
          <w:t>5.1.2程序界面（比赛复盘系统）</w:t>
        </w:r>
        <w:r w:rsidRPr="002073B5">
          <w:rPr>
            <w:rStyle w:val="af1"/>
            <w:rFonts w:ascii="宋体" w:eastAsia="宋体" w:hAnsi="宋体"/>
            <w:i w:val="0"/>
            <w:iCs w:val="0"/>
            <w:webHidden/>
            <w:sz w:val="21"/>
            <w:szCs w:val="21"/>
          </w:rPr>
          <w:tab/>
        </w:r>
        <w:r w:rsidRPr="002073B5">
          <w:rPr>
            <w:rStyle w:val="af1"/>
            <w:rFonts w:ascii="宋体" w:eastAsia="宋体" w:hAnsi="宋体"/>
            <w:i w:val="0"/>
            <w:iCs w:val="0"/>
            <w:webHidden/>
            <w:sz w:val="21"/>
            <w:szCs w:val="21"/>
          </w:rPr>
          <w:fldChar w:fldCharType="begin"/>
        </w:r>
        <w:r w:rsidRPr="002073B5">
          <w:rPr>
            <w:rStyle w:val="af1"/>
            <w:rFonts w:ascii="宋体" w:eastAsia="宋体" w:hAnsi="宋体"/>
            <w:i w:val="0"/>
            <w:iCs w:val="0"/>
            <w:webHidden/>
            <w:sz w:val="21"/>
            <w:szCs w:val="21"/>
          </w:rPr>
          <w:instrText xml:space="preserve"> PAGEREF _Toc219932873 \h </w:instrText>
        </w:r>
        <w:r w:rsidRPr="002073B5">
          <w:rPr>
            <w:rStyle w:val="af1"/>
            <w:rFonts w:ascii="宋体" w:eastAsia="宋体" w:hAnsi="宋体"/>
            <w:i w:val="0"/>
            <w:iCs w:val="0"/>
            <w:webHidden/>
            <w:sz w:val="21"/>
            <w:szCs w:val="21"/>
          </w:rPr>
        </w:r>
        <w:r w:rsidRPr="002073B5">
          <w:rPr>
            <w:rStyle w:val="af1"/>
            <w:rFonts w:ascii="宋体" w:eastAsia="宋体" w:hAnsi="宋体"/>
            <w:i w:val="0"/>
            <w:iCs w:val="0"/>
            <w:webHidden/>
            <w:sz w:val="21"/>
            <w:szCs w:val="21"/>
          </w:rPr>
          <w:fldChar w:fldCharType="separate"/>
        </w:r>
        <w:r w:rsidRPr="002073B5">
          <w:rPr>
            <w:rStyle w:val="af1"/>
            <w:rFonts w:ascii="宋体" w:eastAsia="宋体" w:hAnsi="宋体"/>
            <w:i w:val="0"/>
            <w:iCs w:val="0"/>
            <w:webHidden/>
            <w:sz w:val="21"/>
            <w:szCs w:val="21"/>
          </w:rPr>
          <w:t>84</w:t>
        </w:r>
        <w:r w:rsidRPr="002073B5">
          <w:rPr>
            <w:rStyle w:val="af1"/>
            <w:rFonts w:ascii="宋体" w:eastAsia="宋体" w:hAnsi="宋体"/>
            <w:i w:val="0"/>
            <w:iCs w:val="0"/>
            <w:webHidden/>
            <w:sz w:val="21"/>
            <w:szCs w:val="21"/>
          </w:rPr>
          <w:fldChar w:fldCharType="end"/>
        </w:r>
      </w:hyperlink>
    </w:p>
    <w:p w14:paraId="0EFCD972" w14:textId="4BC35C6D" w:rsidR="0064126E" w:rsidRPr="002073B5" w:rsidRDefault="0064126E">
      <w:pPr>
        <w:pStyle w:val="TOC2"/>
        <w:tabs>
          <w:tab w:val="right" w:leader="hyphen" w:pos="9061"/>
        </w:tabs>
        <w:rPr>
          <w:rStyle w:val="af1"/>
          <w:rFonts w:ascii="宋体" w:eastAsia="宋体" w:hAnsi="宋体"/>
          <w:sz w:val="24"/>
        </w:rPr>
      </w:pPr>
      <w:hyperlink w:anchor="_Toc219932874" w:history="1">
        <w:r w:rsidRPr="002073B5">
          <w:rPr>
            <w:rStyle w:val="af1"/>
            <w:rFonts w:ascii="宋体" w:eastAsia="宋体" w:hAnsi="宋体"/>
            <w:noProof/>
            <w:sz w:val="24"/>
            <w:szCs w:val="24"/>
          </w:rPr>
          <w:t>5.2不足与分析</w:t>
        </w:r>
        <w:r w:rsidRPr="002073B5">
          <w:rPr>
            <w:rStyle w:val="af1"/>
            <w:rFonts w:ascii="宋体" w:eastAsia="宋体" w:hAnsi="宋体"/>
            <w:webHidden/>
            <w:sz w:val="24"/>
            <w:szCs w:val="24"/>
          </w:rPr>
          <w:tab/>
        </w:r>
        <w:r w:rsidRPr="002073B5">
          <w:rPr>
            <w:rStyle w:val="af1"/>
            <w:rFonts w:ascii="宋体" w:eastAsia="宋体" w:hAnsi="宋体"/>
            <w:webHidden/>
            <w:sz w:val="24"/>
            <w:szCs w:val="24"/>
          </w:rPr>
          <w:fldChar w:fldCharType="begin"/>
        </w:r>
        <w:r w:rsidRPr="002073B5">
          <w:rPr>
            <w:rStyle w:val="af1"/>
            <w:rFonts w:ascii="宋体" w:eastAsia="宋体" w:hAnsi="宋体"/>
            <w:webHidden/>
            <w:sz w:val="24"/>
            <w:szCs w:val="24"/>
          </w:rPr>
          <w:instrText xml:space="preserve"> PAGEREF _Toc219932874 \h </w:instrText>
        </w:r>
        <w:r w:rsidRPr="002073B5">
          <w:rPr>
            <w:rStyle w:val="af1"/>
            <w:rFonts w:ascii="宋体" w:eastAsia="宋体" w:hAnsi="宋体"/>
            <w:webHidden/>
            <w:sz w:val="24"/>
            <w:szCs w:val="24"/>
          </w:rPr>
        </w:r>
        <w:r w:rsidRPr="002073B5">
          <w:rPr>
            <w:rStyle w:val="af1"/>
            <w:rFonts w:ascii="宋体" w:eastAsia="宋体" w:hAnsi="宋体"/>
            <w:webHidden/>
            <w:sz w:val="24"/>
            <w:szCs w:val="24"/>
          </w:rPr>
          <w:fldChar w:fldCharType="separate"/>
        </w:r>
        <w:r w:rsidRPr="002073B5">
          <w:rPr>
            <w:rStyle w:val="af1"/>
            <w:rFonts w:ascii="宋体" w:eastAsia="宋体" w:hAnsi="宋体"/>
            <w:webHidden/>
            <w:sz w:val="24"/>
            <w:szCs w:val="24"/>
          </w:rPr>
          <w:t>88</w:t>
        </w:r>
        <w:r w:rsidRPr="002073B5">
          <w:rPr>
            <w:rStyle w:val="af1"/>
            <w:rFonts w:ascii="宋体" w:eastAsia="宋体" w:hAnsi="宋体"/>
            <w:webHidden/>
            <w:sz w:val="24"/>
            <w:szCs w:val="24"/>
          </w:rPr>
          <w:fldChar w:fldCharType="end"/>
        </w:r>
      </w:hyperlink>
    </w:p>
    <w:p w14:paraId="152E94FA" w14:textId="26375B65" w:rsidR="0064126E" w:rsidRPr="002073B5" w:rsidRDefault="0064126E">
      <w:pPr>
        <w:pStyle w:val="TOC3"/>
        <w:tabs>
          <w:tab w:val="right" w:leader="hyphen" w:pos="9061"/>
        </w:tabs>
        <w:rPr>
          <w:rStyle w:val="af1"/>
          <w:rFonts w:ascii="宋体" w:eastAsia="宋体" w:hAnsi="宋体"/>
          <w:sz w:val="21"/>
          <w:szCs w:val="21"/>
        </w:rPr>
      </w:pPr>
      <w:hyperlink w:anchor="_Toc219932875" w:history="1">
        <w:r w:rsidRPr="002073B5">
          <w:rPr>
            <w:rStyle w:val="af1"/>
            <w:rFonts w:ascii="宋体" w:eastAsia="宋体" w:hAnsi="宋体"/>
            <w:i w:val="0"/>
            <w:iCs w:val="0"/>
            <w:noProof/>
            <w:sz w:val="21"/>
            <w:szCs w:val="21"/>
          </w:rPr>
          <w:t>5.2.1模型性能与泛化能力</w:t>
        </w:r>
        <w:r w:rsidRPr="002073B5">
          <w:rPr>
            <w:rStyle w:val="af1"/>
            <w:rFonts w:ascii="宋体" w:eastAsia="宋体" w:hAnsi="宋体"/>
            <w:i w:val="0"/>
            <w:iCs w:val="0"/>
            <w:webHidden/>
            <w:sz w:val="21"/>
            <w:szCs w:val="21"/>
          </w:rPr>
          <w:tab/>
        </w:r>
        <w:r w:rsidRPr="002073B5">
          <w:rPr>
            <w:rStyle w:val="af1"/>
            <w:rFonts w:ascii="宋体" w:eastAsia="宋体" w:hAnsi="宋体"/>
            <w:i w:val="0"/>
            <w:iCs w:val="0"/>
            <w:webHidden/>
            <w:sz w:val="21"/>
            <w:szCs w:val="21"/>
          </w:rPr>
          <w:fldChar w:fldCharType="begin"/>
        </w:r>
        <w:r w:rsidRPr="002073B5">
          <w:rPr>
            <w:rStyle w:val="af1"/>
            <w:rFonts w:ascii="宋体" w:eastAsia="宋体" w:hAnsi="宋体"/>
            <w:i w:val="0"/>
            <w:iCs w:val="0"/>
            <w:webHidden/>
            <w:sz w:val="21"/>
            <w:szCs w:val="21"/>
          </w:rPr>
          <w:instrText xml:space="preserve"> PAGEREF _Toc219932875 \h </w:instrText>
        </w:r>
        <w:r w:rsidRPr="002073B5">
          <w:rPr>
            <w:rStyle w:val="af1"/>
            <w:rFonts w:ascii="宋体" w:eastAsia="宋体" w:hAnsi="宋体"/>
            <w:i w:val="0"/>
            <w:iCs w:val="0"/>
            <w:webHidden/>
            <w:sz w:val="21"/>
            <w:szCs w:val="21"/>
          </w:rPr>
        </w:r>
        <w:r w:rsidRPr="002073B5">
          <w:rPr>
            <w:rStyle w:val="af1"/>
            <w:rFonts w:ascii="宋体" w:eastAsia="宋体" w:hAnsi="宋体"/>
            <w:i w:val="0"/>
            <w:iCs w:val="0"/>
            <w:webHidden/>
            <w:sz w:val="21"/>
            <w:szCs w:val="21"/>
          </w:rPr>
          <w:fldChar w:fldCharType="separate"/>
        </w:r>
        <w:r w:rsidRPr="002073B5">
          <w:rPr>
            <w:rStyle w:val="af1"/>
            <w:rFonts w:ascii="宋体" w:eastAsia="宋体" w:hAnsi="宋体"/>
            <w:i w:val="0"/>
            <w:iCs w:val="0"/>
            <w:webHidden/>
            <w:sz w:val="21"/>
            <w:szCs w:val="21"/>
          </w:rPr>
          <w:t>89</w:t>
        </w:r>
        <w:r w:rsidRPr="002073B5">
          <w:rPr>
            <w:rStyle w:val="af1"/>
            <w:rFonts w:ascii="宋体" w:eastAsia="宋体" w:hAnsi="宋体"/>
            <w:i w:val="0"/>
            <w:iCs w:val="0"/>
            <w:webHidden/>
            <w:sz w:val="21"/>
            <w:szCs w:val="21"/>
          </w:rPr>
          <w:fldChar w:fldCharType="end"/>
        </w:r>
      </w:hyperlink>
    </w:p>
    <w:p w14:paraId="3715F4E4" w14:textId="5CD29AAF" w:rsidR="0064126E" w:rsidRPr="002073B5" w:rsidRDefault="0064126E">
      <w:pPr>
        <w:pStyle w:val="TOC3"/>
        <w:tabs>
          <w:tab w:val="right" w:leader="hyphen" w:pos="9061"/>
        </w:tabs>
        <w:rPr>
          <w:rStyle w:val="af1"/>
          <w:rFonts w:ascii="宋体" w:eastAsia="宋体" w:hAnsi="宋体"/>
          <w:sz w:val="21"/>
          <w:szCs w:val="21"/>
        </w:rPr>
      </w:pPr>
      <w:hyperlink w:anchor="_Toc219932876" w:history="1">
        <w:r w:rsidRPr="002073B5">
          <w:rPr>
            <w:rStyle w:val="af1"/>
            <w:rFonts w:ascii="宋体" w:eastAsia="宋体" w:hAnsi="宋体"/>
            <w:i w:val="0"/>
            <w:iCs w:val="0"/>
            <w:noProof/>
            <w:sz w:val="21"/>
            <w:szCs w:val="21"/>
          </w:rPr>
          <w:t>5.2.2 系统架构与工程化</w:t>
        </w:r>
        <w:r w:rsidRPr="002073B5">
          <w:rPr>
            <w:rStyle w:val="af1"/>
            <w:rFonts w:ascii="宋体" w:eastAsia="宋体" w:hAnsi="宋体"/>
            <w:i w:val="0"/>
            <w:iCs w:val="0"/>
            <w:webHidden/>
            <w:sz w:val="21"/>
            <w:szCs w:val="21"/>
          </w:rPr>
          <w:tab/>
        </w:r>
        <w:r w:rsidRPr="002073B5">
          <w:rPr>
            <w:rStyle w:val="af1"/>
            <w:rFonts w:ascii="宋体" w:eastAsia="宋体" w:hAnsi="宋体"/>
            <w:i w:val="0"/>
            <w:iCs w:val="0"/>
            <w:webHidden/>
            <w:sz w:val="21"/>
            <w:szCs w:val="21"/>
          </w:rPr>
          <w:fldChar w:fldCharType="begin"/>
        </w:r>
        <w:r w:rsidRPr="002073B5">
          <w:rPr>
            <w:rStyle w:val="af1"/>
            <w:rFonts w:ascii="宋体" w:eastAsia="宋体" w:hAnsi="宋体"/>
            <w:i w:val="0"/>
            <w:iCs w:val="0"/>
            <w:webHidden/>
            <w:sz w:val="21"/>
            <w:szCs w:val="21"/>
          </w:rPr>
          <w:instrText xml:space="preserve"> PAGEREF _Toc219932876 \h </w:instrText>
        </w:r>
        <w:r w:rsidRPr="002073B5">
          <w:rPr>
            <w:rStyle w:val="af1"/>
            <w:rFonts w:ascii="宋体" w:eastAsia="宋体" w:hAnsi="宋体"/>
            <w:i w:val="0"/>
            <w:iCs w:val="0"/>
            <w:webHidden/>
            <w:sz w:val="21"/>
            <w:szCs w:val="21"/>
          </w:rPr>
        </w:r>
        <w:r w:rsidRPr="002073B5">
          <w:rPr>
            <w:rStyle w:val="af1"/>
            <w:rFonts w:ascii="宋体" w:eastAsia="宋体" w:hAnsi="宋体"/>
            <w:i w:val="0"/>
            <w:iCs w:val="0"/>
            <w:webHidden/>
            <w:sz w:val="21"/>
            <w:szCs w:val="21"/>
          </w:rPr>
          <w:fldChar w:fldCharType="separate"/>
        </w:r>
        <w:r w:rsidRPr="002073B5">
          <w:rPr>
            <w:rStyle w:val="af1"/>
            <w:rFonts w:ascii="宋体" w:eastAsia="宋体" w:hAnsi="宋体"/>
            <w:i w:val="0"/>
            <w:iCs w:val="0"/>
            <w:webHidden/>
            <w:sz w:val="21"/>
            <w:szCs w:val="21"/>
          </w:rPr>
          <w:t>89</w:t>
        </w:r>
        <w:r w:rsidRPr="002073B5">
          <w:rPr>
            <w:rStyle w:val="af1"/>
            <w:rFonts w:ascii="宋体" w:eastAsia="宋体" w:hAnsi="宋体"/>
            <w:i w:val="0"/>
            <w:iCs w:val="0"/>
            <w:webHidden/>
            <w:sz w:val="21"/>
            <w:szCs w:val="21"/>
          </w:rPr>
          <w:fldChar w:fldCharType="end"/>
        </w:r>
      </w:hyperlink>
    </w:p>
    <w:p w14:paraId="60609FE6" w14:textId="0C4F5597" w:rsidR="0064126E" w:rsidRPr="002073B5" w:rsidRDefault="0064126E">
      <w:pPr>
        <w:pStyle w:val="TOC2"/>
        <w:tabs>
          <w:tab w:val="right" w:leader="hyphen" w:pos="9061"/>
        </w:tabs>
        <w:rPr>
          <w:rStyle w:val="af1"/>
          <w:rFonts w:ascii="宋体" w:eastAsia="宋体" w:hAnsi="宋体"/>
          <w:sz w:val="24"/>
        </w:rPr>
      </w:pPr>
      <w:hyperlink w:anchor="_Toc219932877" w:history="1">
        <w:r w:rsidRPr="002073B5">
          <w:rPr>
            <w:rStyle w:val="af1"/>
            <w:rFonts w:ascii="宋体" w:eastAsia="宋体" w:hAnsi="宋体"/>
            <w:noProof/>
            <w:sz w:val="24"/>
            <w:szCs w:val="24"/>
          </w:rPr>
          <w:t>5.3未来工作展望</w:t>
        </w:r>
        <w:r w:rsidRPr="002073B5">
          <w:rPr>
            <w:rStyle w:val="af1"/>
            <w:rFonts w:ascii="宋体" w:eastAsia="宋体" w:hAnsi="宋体"/>
            <w:webHidden/>
            <w:sz w:val="24"/>
            <w:szCs w:val="24"/>
          </w:rPr>
          <w:tab/>
        </w:r>
        <w:r w:rsidRPr="002073B5">
          <w:rPr>
            <w:rStyle w:val="af1"/>
            <w:rFonts w:ascii="宋体" w:eastAsia="宋体" w:hAnsi="宋体"/>
            <w:webHidden/>
            <w:sz w:val="24"/>
            <w:szCs w:val="24"/>
          </w:rPr>
          <w:fldChar w:fldCharType="begin"/>
        </w:r>
        <w:r w:rsidRPr="002073B5">
          <w:rPr>
            <w:rStyle w:val="af1"/>
            <w:rFonts w:ascii="宋体" w:eastAsia="宋体" w:hAnsi="宋体"/>
            <w:webHidden/>
            <w:sz w:val="24"/>
            <w:szCs w:val="24"/>
          </w:rPr>
          <w:instrText xml:space="preserve"> PAGEREF _Toc219932877 \h </w:instrText>
        </w:r>
        <w:r w:rsidRPr="002073B5">
          <w:rPr>
            <w:rStyle w:val="af1"/>
            <w:rFonts w:ascii="宋体" w:eastAsia="宋体" w:hAnsi="宋体"/>
            <w:webHidden/>
            <w:sz w:val="24"/>
            <w:szCs w:val="24"/>
          </w:rPr>
        </w:r>
        <w:r w:rsidRPr="002073B5">
          <w:rPr>
            <w:rStyle w:val="af1"/>
            <w:rFonts w:ascii="宋体" w:eastAsia="宋体" w:hAnsi="宋体"/>
            <w:webHidden/>
            <w:sz w:val="24"/>
            <w:szCs w:val="24"/>
          </w:rPr>
          <w:fldChar w:fldCharType="separate"/>
        </w:r>
        <w:r w:rsidRPr="002073B5">
          <w:rPr>
            <w:rStyle w:val="af1"/>
            <w:rFonts w:ascii="宋体" w:eastAsia="宋体" w:hAnsi="宋体"/>
            <w:webHidden/>
            <w:sz w:val="24"/>
            <w:szCs w:val="24"/>
          </w:rPr>
          <w:t>89</w:t>
        </w:r>
        <w:r w:rsidRPr="002073B5">
          <w:rPr>
            <w:rStyle w:val="af1"/>
            <w:rFonts w:ascii="宋体" w:eastAsia="宋体" w:hAnsi="宋体"/>
            <w:webHidden/>
            <w:sz w:val="24"/>
            <w:szCs w:val="24"/>
          </w:rPr>
          <w:fldChar w:fldCharType="end"/>
        </w:r>
      </w:hyperlink>
    </w:p>
    <w:p w14:paraId="75E328EC" w14:textId="5F127149" w:rsidR="0064126E" w:rsidRPr="002073B5" w:rsidRDefault="0064126E">
      <w:pPr>
        <w:pStyle w:val="TOC3"/>
        <w:tabs>
          <w:tab w:val="right" w:leader="hyphen" w:pos="9061"/>
        </w:tabs>
        <w:rPr>
          <w:rStyle w:val="af1"/>
          <w:rFonts w:ascii="宋体" w:eastAsia="宋体" w:hAnsi="宋体"/>
          <w:sz w:val="21"/>
          <w:szCs w:val="21"/>
        </w:rPr>
      </w:pPr>
      <w:hyperlink w:anchor="_Toc219932878" w:history="1">
        <w:r w:rsidRPr="002073B5">
          <w:rPr>
            <w:rStyle w:val="af1"/>
            <w:rFonts w:ascii="宋体" w:eastAsia="宋体" w:hAnsi="宋体"/>
            <w:i w:val="0"/>
            <w:iCs w:val="0"/>
            <w:noProof/>
            <w:sz w:val="21"/>
            <w:szCs w:val="21"/>
          </w:rPr>
          <w:t>5.3.1算法优化与物理约束整合</w:t>
        </w:r>
        <w:r w:rsidRPr="002073B5">
          <w:rPr>
            <w:rStyle w:val="af1"/>
            <w:rFonts w:ascii="宋体" w:eastAsia="宋体" w:hAnsi="宋体"/>
            <w:i w:val="0"/>
            <w:iCs w:val="0"/>
            <w:webHidden/>
            <w:sz w:val="21"/>
            <w:szCs w:val="21"/>
          </w:rPr>
          <w:tab/>
        </w:r>
        <w:r w:rsidRPr="002073B5">
          <w:rPr>
            <w:rStyle w:val="af1"/>
            <w:rFonts w:ascii="宋体" w:eastAsia="宋体" w:hAnsi="宋体"/>
            <w:i w:val="0"/>
            <w:iCs w:val="0"/>
            <w:webHidden/>
            <w:sz w:val="21"/>
            <w:szCs w:val="21"/>
          </w:rPr>
          <w:fldChar w:fldCharType="begin"/>
        </w:r>
        <w:r w:rsidRPr="002073B5">
          <w:rPr>
            <w:rStyle w:val="af1"/>
            <w:rFonts w:ascii="宋体" w:eastAsia="宋体" w:hAnsi="宋体"/>
            <w:i w:val="0"/>
            <w:iCs w:val="0"/>
            <w:webHidden/>
            <w:sz w:val="21"/>
            <w:szCs w:val="21"/>
          </w:rPr>
          <w:instrText xml:space="preserve"> PAGEREF _Toc219932878 \h </w:instrText>
        </w:r>
        <w:r w:rsidRPr="002073B5">
          <w:rPr>
            <w:rStyle w:val="af1"/>
            <w:rFonts w:ascii="宋体" w:eastAsia="宋体" w:hAnsi="宋体"/>
            <w:i w:val="0"/>
            <w:iCs w:val="0"/>
            <w:webHidden/>
            <w:sz w:val="21"/>
            <w:szCs w:val="21"/>
          </w:rPr>
        </w:r>
        <w:r w:rsidRPr="002073B5">
          <w:rPr>
            <w:rStyle w:val="af1"/>
            <w:rFonts w:ascii="宋体" w:eastAsia="宋体" w:hAnsi="宋体"/>
            <w:i w:val="0"/>
            <w:iCs w:val="0"/>
            <w:webHidden/>
            <w:sz w:val="21"/>
            <w:szCs w:val="21"/>
          </w:rPr>
          <w:fldChar w:fldCharType="separate"/>
        </w:r>
        <w:r w:rsidRPr="002073B5">
          <w:rPr>
            <w:rStyle w:val="af1"/>
            <w:rFonts w:ascii="宋体" w:eastAsia="宋体" w:hAnsi="宋体"/>
            <w:i w:val="0"/>
            <w:iCs w:val="0"/>
            <w:webHidden/>
            <w:sz w:val="21"/>
            <w:szCs w:val="21"/>
          </w:rPr>
          <w:t>89</w:t>
        </w:r>
        <w:r w:rsidRPr="002073B5">
          <w:rPr>
            <w:rStyle w:val="af1"/>
            <w:rFonts w:ascii="宋体" w:eastAsia="宋体" w:hAnsi="宋体"/>
            <w:i w:val="0"/>
            <w:iCs w:val="0"/>
            <w:webHidden/>
            <w:sz w:val="21"/>
            <w:szCs w:val="21"/>
          </w:rPr>
          <w:fldChar w:fldCharType="end"/>
        </w:r>
      </w:hyperlink>
    </w:p>
    <w:p w14:paraId="26A5D4EE" w14:textId="1187FDB6" w:rsidR="0064126E" w:rsidRPr="002073B5" w:rsidRDefault="0064126E">
      <w:pPr>
        <w:pStyle w:val="TOC3"/>
        <w:tabs>
          <w:tab w:val="right" w:leader="hyphen" w:pos="9061"/>
        </w:tabs>
        <w:rPr>
          <w:rStyle w:val="af1"/>
          <w:rFonts w:ascii="宋体" w:eastAsia="宋体" w:hAnsi="宋体"/>
          <w:sz w:val="21"/>
          <w:szCs w:val="21"/>
        </w:rPr>
      </w:pPr>
      <w:hyperlink w:anchor="_Toc219932879" w:history="1">
        <w:r w:rsidRPr="002073B5">
          <w:rPr>
            <w:rStyle w:val="af1"/>
            <w:rFonts w:ascii="宋体" w:eastAsia="宋体" w:hAnsi="宋体"/>
            <w:i w:val="0"/>
            <w:iCs w:val="0"/>
            <w:noProof/>
            <w:sz w:val="21"/>
            <w:szCs w:val="21"/>
          </w:rPr>
          <w:t>5.3.2模型泛化与轻量化</w:t>
        </w:r>
        <w:r w:rsidRPr="002073B5">
          <w:rPr>
            <w:rStyle w:val="af1"/>
            <w:rFonts w:ascii="宋体" w:eastAsia="宋体" w:hAnsi="宋体"/>
            <w:i w:val="0"/>
            <w:iCs w:val="0"/>
            <w:webHidden/>
            <w:sz w:val="21"/>
            <w:szCs w:val="21"/>
          </w:rPr>
          <w:tab/>
        </w:r>
        <w:r w:rsidRPr="002073B5">
          <w:rPr>
            <w:rStyle w:val="af1"/>
            <w:rFonts w:ascii="宋体" w:eastAsia="宋体" w:hAnsi="宋体"/>
            <w:i w:val="0"/>
            <w:iCs w:val="0"/>
            <w:webHidden/>
            <w:sz w:val="21"/>
            <w:szCs w:val="21"/>
          </w:rPr>
          <w:fldChar w:fldCharType="begin"/>
        </w:r>
        <w:r w:rsidRPr="002073B5">
          <w:rPr>
            <w:rStyle w:val="af1"/>
            <w:rFonts w:ascii="宋体" w:eastAsia="宋体" w:hAnsi="宋体"/>
            <w:i w:val="0"/>
            <w:iCs w:val="0"/>
            <w:webHidden/>
            <w:sz w:val="21"/>
            <w:szCs w:val="21"/>
          </w:rPr>
          <w:instrText xml:space="preserve"> PAGEREF _Toc219932879 \h </w:instrText>
        </w:r>
        <w:r w:rsidRPr="002073B5">
          <w:rPr>
            <w:rStyle w:val="af1"/>
            <w:rFonts w:ascii="宋体" w:eastAsia="宋体" w:hAnsi="宋体"/>
            <w:i w:val="0"/>
            <w:iCs w:val="0"/>
            <w:webHidden/>
            <w:sz w:val="21"/>
            <w:szCs w:val="21"/>
          </w:rPr>
        </w:r>
        <w:r w:rsidRPr="002073B5">
          <w:rPr>
            <w:rStyle w:val="af1"/>
            <w:rFonts w:ascii="宋体" w:eastAsia="宋体" w:hAnsi="宋体"/>
            <w:i w:val="0"/>
            <w:iCs w:val="0"/>
            <w:webHidden/>
            <w:sz w:val="21"/>
            <w:szCs w:val="21"/>
          </w:rPr>
          <w:fldChar w:fldCharType="separate"/>
        </w:r>
        <w:r w:rsidRPr="002073B5">
          <w:rPr>
            <w:rStyle w:val="af1"/>
            <w:rFonts w:ascii="宋体" w:eastAsia="宋体" w:hAnsi="宋体"/>
            <w:i w:val="0"/>
            <w:iCs w:val="0"/>
            <w:webHidden/>
            <w:sz w:val="21"/>
            <w:szCs w:val="21"/>
          </w:rPr>
          <w:t>89</w:t>
        </w:r>
        <w:r w:rsidRPr="002073B5">
          <w:rPr>
            <w:rStyle w:val="af1"/>
            <w:rFonts w:ascii="宋体" w:eastAsia="宋体" w:hAnsi="宋体"/>
            <w:i w:val="0"/>
            <w:iCs w:val="0"/>
            <w:webHidden/>
            <w:sz w:val="21"/>
            <w:szCs w:val="21"/>
          </w:rPr>
          <w:fldChar w:fldCharType="end"/>
        </w:r>
      </w:hyperlink>
    </w:p>
    <w:p w14:paraId="42E67737" w14:textId="550DE8CD" w:rsidR="0064126E" w:rsidRPr="002073B5" w:rsidRDefault="0064126E">
      <w:pPr>
        <w:pStyle w:val="TOC3"/>
        <w:tabs>
          <w:tab w:val="right" w:leader="hyphen" w:pos="9061"/>
        </w:tabs>
        <w:rPr>
          <w:rStyle w:val="af1"/>
          <w:rFonts w:ascii="宋体" w:eastAsia="宋体" w:hAnsi="宋体"/>
          <w:sz w:val="21"/>
          <w:szCs w:val="21"/>
        </w:rPr>
      </w:pPr>
      <w:hyperlink w:anchor="_Toc219932880" w:history="1">
        <w:r w:rsidRPr="002073B5">
          <w:rPr>
            <w:rStyle w:val="af1"/>
            <w:rFonts w:ascii="宋体" w:eastAsia="宋体" w:hAnsi="宋体"/>
            <w:i w:val="0"/>
            <w:iCs w:val="0"/>
            <w:noProof/>
            <w:sz w:val="21"/>
            <w:szCs w:val="21"/>
          </w:rPr>
          <w:t>5.3.3多模态融合与应用扩展</w:t>
        </w:r>
        <w:r w:rsidRPr="002073B5">
          <w:rPr>
            <w:rStyle w:val="af1"/>
            <w:rFonts w:ascii="宋体" w:eastAsia="宋体" w:hAnsi="宋体"/>
            <w:i w:val="0"/>
            <w:iCs w:val="0"/>
            <w:webHidden/>
            <w:sz w:val="21"/>
            <w:szCs w:val="21"/>
          </w:rPr>
          <w:tab/>
        </w:r>
        <w:r w:rsidRPr="002073B5">
          <w:rPr>
            <w:rStyle w:val="af1"/>
            <w:rFonts w:ascii="宋体" w:eastAsia="宋体" w:hAnsi="宋体"/>
            <w:i w:val="0"/>
            <w:iCs w:val="0"/>
            <w:webHidden/>
            <w:sz w:val="21"/>
            <w:szCs w:val="21"/>
          </w:rPr>
          <w:fldChar w:fldCharType="begin"/>
        </w:r>
        <w:r w:rsidRPr="002073B5">
          <w:rPr>
            <w:rStyle w:val="af1"/>
            <w:rFonts w:ascii="宋体" w:eastAsia="宋体" w:hAnsi="宋体"/>
            <w:i w:val="0"/>
            <w:iCs w:val="0"/>
            <w:webHidden/>
            <w:sz w:val="21"/>
            <w:szCs w:val="21"/>
          </w:rPr>
          <w:instrText xml:space="preserve"> PAGEREF _Toc219932880 \h </w:instrText>
        </w:r>
        <w:r w:rsidRPr="002073B5">
          <w:rPr>
            <w:rStyle w:val="af1"/>
            <w:rFonts w:ascii="宋体" w:eastAsia="宋体" w:hAnsi="宋体"/>
            <w:i w:val="0"/>
            <w:iCs w:val="0"/>
            <w:webHidden/>
            <w:sz w:val="21"/>
            <w:szCs w:val="21"/>
          </w:rPr>
        </w:r>
        <w:r w:rsidRPr="002073B5">
          <w:rPr>
            <w:rStyle w:val="af1"/>
            <w:rFonts w:ascii="宋体" w:eastAsia="宋体" w:hAnsi="宋体"/>
            <w:i w:val="0"/>
            <w:iCs w:val="0"/>
            <w:webHidden/>
            <w:sz w:val="21"/>
            <w:szCs w:val="21"/>
          </w:rPr>
          <w:fldChar w:fldCharType="separate"/>
        </w:r>
        <w:r w:rsidRPr="002073B5">
          <w:rPr>
            <w:rStyle w:val="af1"/>
            <w:rFonts w:ascii="宋体" w:eastAsia="宋体" w:hAnsi="宋体"/>
            <w:i w:val="0"/>
            <w:iCs w:val="0"/>
            <w:webHidden/>
            <w:sz w:val="21"/>
            <w:szCs w:val="21"/>
          </w:rPr>
          <w:t>90</w:t>
        </w:r>
        <w:r w:rsidRPr="002073B5">
          <w:rPr>
            <w:rStyle w:val="af1"/>
            <w:rFonts w:ascii="宋体" w:eastAsia="宋体" w:hAnsi="宋体"/>
            <w:i w:val="0"/>
            <w:iCs w:val="0"/>
            <w:webHidden/>
            <w:sz w:val="21"/>
            <w:szCs w:val="21"/>
          </w:rPr>
          <w:fldChar w:fldCharType="end"/>
        </w:r>
      </w:hyperlink>
    </w:p>
    <w:p w14:paraId="1E786122" w14:textId="194CD863" w:rsidR="0064126E" w:rsidRPr="002073B5" w:rsidRDefault="0064126E">
      <w:pPr>
        <w:pStyle w:val="TOC3"/>
        <w:tabs>
          <w:tab w:val="right" w:leader="hyphen" w:pos="9061"/>
        </w:tabs>
        <w:rPr>
          <w:rStyle w:val="af1"/>
          <w:rFonts w:ascii="宋体" w:eastAsia="宋体" w:hAnsi="宋体"/>
          <w:sz w:val="21"/>
          <w:szCs w:val="21"/>
        </w:rPr>
      </w:pPr>
      <w:hyperlink w:anchor="_Toc219932881" w:history="1">
        <w:r w:rsidRPr="002073B5">
          <w:rPr>
            <w:rStyle w:val="af1"/>
            <w:rFonts w:ascii="宋体" w:eastAsia="宋体" w:hAnsi="宋体"/>
            <w:i w:val="0"/>
            <w:iCs w:val="0"/>
            <w:noProof/>
            <w:sz w:val="21"/>
            <w:szCs w:val="21"/>
          </w:rPr>
          <w:t>5.3.4社会价值与生态建设</w:t>
        </w:r>
        <w:r w:rsidRPr="002073B5">
          <w:rPr>
            <w:rStyle w:val="af1"/>
            <w:rFonts w:ascii="宋体" w:eastAsia="宋体" w:hAnsi="宋体"/>
            <w:i w:val="0"/>
            <w:iCs w:val="0"/>
            <w:webHidden/>
            <w:sz w:val="21"/>
            <w:szCs w:val="21"/>
          </w:rPr>
          <w:tab/>
        </w:r>
        <w:r w:rsidRPr="002073B5">
          <w:rPr>
            <w:rStyle w:val="af1"/>
            <w:rFonts w:ascii="宋体" w:eastAsia="宋体" w:hAnsi="宋体"/>
            <w:i w:val="0"/>
            <w:iCs w:val="0"/>
            <w:webHidden/>
            <w:sz w:val="21"/>
            <w:szCs w:val="21"/>
          </w:rPr>
          <w:fldChar w:fldCharType="begin"/>
        </w:r>
        <w:r w:rsidRPr="002073B5">
          <w:rPr>
            <w:rStyle w:val="af1"/>
            <w:rFonts w:ascii="宋体" w:eastAsia="宋体" w:hAnsi="宋体"/>
            <w:i w:val="0"/>
            <w:iCs w:val="0"/>
            <w:webHidden/>
            <w:sz w:val="21"/>
            <w:szCs w:val="21"/>
          </w:rPr>
          <w:instrText xml:space="preserve"> PAGEREF _Toc219932881 \h </w:instrText>
        </w:r>
        <w:r w:rsidRPr="002073B5">
          <w:rPr>
            <w:rStyle w:val="af1"/>
            <w:rFonts w:ascii="宋体" w:eastAsia="宋体" w:hAnsi="宋体"/>
            <w:i w:val="0"/>
            <w:iCs w:val="0"/>
            <w:webHidden/>
            <w:sz w:val="21"/>
            <w:szCs w:val="21"/>
          </w:rPr>
        </w:r>
        <w:r w:rsidRPr="002073B5">
          <w:rPr>
            <w:rStyle w:val="af1"/>
            <w:rFonts w:ascii="宋体" w:eastAsia="宋体" w:hAnsi="宋体"/>
            <w:i w:val="0"/>
            <w:iCs w:val="0"/>
            <w:webHidden/>
            <w:sz w:val="21"/>
            <w:szCs w:val="21"/>
          </w:rPr>
          <w:fldChar w:fldCharType="separate"/>
        </w:r>
        <w:r w:rsidRPr="002073B5">
          <w:rPr>
            <w:rStyle w:val="af1"/>
            <w:rFonts w:ascii="宋体" w:eastAsia="宋体" w:hAnsi="宋体"/>
            <w:i w:val="0"/>
            <w:iCs w:val="0"/>
            <w:webHidden/>
            <w:sz w:val="21"/>
            <w:szCs w:val="21"/>
          </w:rPr>
          <w:t>90</w:t>
        </w:r>
        <w:r w:rsidRPr="002073B5">
          <w:rPr>
            <w:rStyle w:val="af1"/>
            <w:rFonts w:ascii="宋体" w:eastAsia="宋体" w:hAnsi="宋体"/>
            <w:i w:val="0"/>
            <w:iCs w:val="0"/>
            <w:webHidden/>
            <w:sz w:val="21"/>
            <w:szCs w:val="21"/>
          </w:rPr>
          <w:fldChar w:fldCharType="end"/>
        </w:r>
      </w:hyperlink>
    </w:p>
    <w:p w14:paraId="0B331B43" w14:textId="4DF9BE6D" w:rsidR="0064126E" w:rsidRPr="002073B5" w:rsidRDefault="0064126E">
      <w:pPr>
        <w:pStyle w:val="TOC1"/>
        <w:tabs>
          <w:tab w:val="right" w:leader="hyphen" w:pos="9061"/>
        </w:tabs>
        <w:rPr>
          <w:rFonts w:ascii="黑体" w:eastAsia="黑体" w:hAnsi="黑体" w:cstheme="minorBidi"/>
          <w:b w:val="0"/>
          <w:bCs w:val="0"/>
          <w:caps w:val="0"/>
          <w:noProof/>
          <w:sz w:val="28"/>
          <w:szCs w:val="28"/>
          <w14:ligatures w14:val="standardContextual"/>
        </w:rPr>
      </w:pPr>
      <w:hyperlink w:anchor="_Toc219932882" w:history="1">
        <w:r w:rsidRPr="002073B5">
          <w:rPr>
            <w:rStyle w:val="af1"/>
            <w:rFonts w:ascii="黑体" w:eastAsia="黑体" w:hAnsi="黑体"/>
            <w:noProof/>
            <w:sz w:val="28"/>
            <w:szCs w:val="28"/>
          </w:rPr>
          <w:t>结  论</w:t>
        </w:r>
        <w:r w:rsidRPr="002073B5">
          <w:rPr>
            <w:rFonts w:ascii="黑体" w:eastAsia="黑体" w:hAnsi="黑体"/>
            <w:noProof/>
            <w:webHidden/>
            <w:sz w:val="28"/>
            <w:szCs w:val="28"/>
          </w:rPr>
          <w:tab/>
        </w:r>
        <w:r w:rsidRPr="002073B5">
          <w:rPr>
            <w:rFonts w:ascii="黑体" w:eastAsia="黑体" w:hAnsi="黑体"/>
            <w:noProof/>
            <w:webHidden/>
            <w:sz w:val="28"/>
            <w:szCs w:val="28"/>
          </w:rPr>
          <w:fldChar w:fldCharType="begin"/>
        </w:r>
        <w:r w:rsidRPr="002073B5">
          <w:rPr>
            <w:rFonts w:ascii="黑体" w:eastAsia="黑体" w:hAnsi="黑体"/>
            <w:noProof/>
            <w:webHidden/>
            <w:sz w:val="28"/>
            <w:szCs w:val="28"/>
          </w:rPr>
          <w:instrText xml:space="preserve"> PAGEREF _Toc219932882 \h </w:instrText>
        </w:r>
        <w:r w:rsidRPr="002073B5">
          <w:rPr>
            <w:rFonts w:ascii="黑体" w:eastAsia="黑体" w:hAnsi="黑体"/>
            <w:noProof/>
            <w:webHidden/>
            <w:sz w:val="28"/>
            <w:szCs w:val="28"/>
          </w:rPr>
        </w:r>
        <w:r w:rsidRPr="002073B5">
          <w:rPr>
            <w:rFonts w:ascii="黑体" w:eastAsia="黑体" w:hAnsi="黑体"/>
            <w:noProof/>
            <w:webHidden/>
            <w:sz w:val="28"/>
            <w:szCs w:val="28"/>
          </w:rPr>
          <w:fldChar w:fldCharType="separate"/>
        </w:r>
        <w:r w:rsidRPr="002073B5">
          <w:rPr>
            <w:rFonts w:ascii="黑体" w:eastAsia="黑体" w:hAnsi="黑体"/>
            <w:noProof/>
            <w:webHidden/>
            <w:sz w:val="28"/>
            <w:szCs w:val="28"/>
          </w:rPr>
          <w:t>91</w:t>
        </w:r>
        <w:r w:rsidRPr="002073B5">
          <w:rPr>
            <w:rFonts w:ascii="黑体" w:eastAsia="黑体" w:hAnsi="黑体"/>
            <w:noProof/>
            <w:webHidden/>
            <w:sz w:val="28"/>
            <w:szCs w:val="28"/>
          </w:rPr>
          <w:fldChar w:fldCharType="end"/>
        </w:r>
      </w:hyperlink>
    </w:p>
    <w:p w14:paraId="42A99EE0" w14:textId="26025BE1" w:rsidR="0064126E" w:rsidRPr="002073B5" w:rsidRDefault="0064126E">
      <w:pPr>
        <w:pStyle w:val="TOC1"/>
        <w:tabs>
          <w:tab w:val="right" w:leader="hyphen" w:pos="9061"/>
        </w:tabs>
        <w:rPr>
          <w:rStyle w:val="af1"/>
          <w:rFonts w:ascii="黑体" w:eastAsia="黑体" w:hAnsi="黑体"/>
          <w:sz w:val="28"/>
          <w:szCs w:val="28"/>
        </w:rPr>
      </w:pPr>
      <w:hyperlink w:anchor="_Toc219932883" w:history="1">
        <w:r w:rsidRPr="002073B5">
          <w:rPr>
            <w:rStyle w:val="af1"/>
            <w:rFonts w:ascii="黑体" w:eastAsia="黑体" w:hAnsi="黑体"/>
            <w:noProof/>
            <w:sz w:val="28"/>
            <w:szCs w:val="28"/>
          </w:rPr>
          <w:t>致  谢</w:t>
        </w:r>
        <w:r w:rsidRPr="002073B5">
          <w:rPr>
            <w:rStyle w:val="af1"/>
            <w:rFonts w:ascii="黑体" w:eastAsia="黑体" w:hAnsi="黑体"/>
            <w:webHidden/>
            <w:sz w:val="28"/>
            <w:szCs w:val="28"/>
          </w:rPr>
          <w:tab/>
        </w:r>
        <w:r w:rsidRPr="002073B5">
          <w:rPr>
            <w:rStyle w:val="af1"/>
            <w:rFonts w:ascii="黑体" w:eastAsia="黑体" w:hAnsi="黑体"/>
            <w:webHidden/>
            <w:sz w:val="28"/>
            <w:szCs w:val="28"/>
          </w:rPr>
          <w:fldChar w:fldCharType="begin"/>
        </w:r>
        <w:r w:rsidRPr="002073B5">
          <w:rPr>
            <w:rStyle w:val="af1"/>
            <w:rFonts w:ascii="黑体" w:eastAsia="黑体" w:hAnsi="黑体"/>
            <w:webHidden/>
            <w:sz w:val="28"/>
            <w:szCs w:val="28"/>
          </w:rPr>
          <w:instrText xml:space="preserve"> PAGEREF _Toc219932883 \h </w:instrText>
        </w:r>
        <w:r w:rsidRPr="002073B5">
          <w:rPr>
            <w:rStyle w:val="af1"/>
            <w:rFonts w:ascii="黑体" w:eastAsia="黑体" w:hAnsi="黑体"/>
            <w:webHidden/>
            <w:sz w:val="28"/>
            <w:szCs w:val="28"/>
          </w:rPr>
        </w:r>
        <w:r w:rsidRPr="002073B5">
          <w:rPr>
            <w:rStyle w:val="af1"/>
            <w:rFonts w:ascii="黑体" w:eastAsia="黑体" w:hAnsi="黑体"/>
            <w:webHidden/>
            <w:sz w:val="28"/>
            <w:szCs w:val="28"/>
          </w:rPr>
          <w:fldChar w:fldCharType="separate"/>
        </w:r>
        <w:r w:rsidRPr="002073B5">
          <w:rPr>
            <w:rStyle w:val="af1"/>
            <w:rFonts w:ascii="黑体" w:eastAsia="黑体" w:hAnsi="黑体"/>
            <w:webHidden/>
            <w:sz w:val="28"/>
            <w:szCs w:val="28"/>
          </w:rPr>
          <w:t>92</w:t>
        </w:r>
        <w:r w:rsidRPr="002073B5">
          <w:rPr>
            <w:rStyle w:val="af1"/>
            <w:rFonts w:ascii="黑体" w:eastAsia="黑体" w:hAnsi="黑体"/>
            <w:webHidden/>
            <w:sz w:val="28"/>
            <w:szCs w:val="28"/>
          </w:rPr>
          <w:fldChar w:fldCharType="end"/>
        </w:r>
      </w:hyperlink>
    </w:p>
    <w:p w14:paraId="0040C06F" w14:textId="5B43917A" w:rsidR="0064126E" w:rsidRPr="002073B5" w:rsidRDefault="0064126E">
      <w:pPr>
        <w:pStyle w:val="TOC1"/>
        <w:tabs>
          <w:tab w:val="right" w:leader="hyphen" w:pos="9061"/>
        </w:tabs>
        <w:rPr>
          <w:rStyle w:val="af1"/>
          <w:rFonts w:ascii="黑体" w:eastAsia="黑体" w:hAnsi="黑体"/>
          <w:sz w:val="28"/>
          <w:szCs w:val="28"/>
        </w:rPr>
      </w:pPr>
      <w:hyperlink w:anchor="_Toc219932884" w:history="1">
        <w:r w:rsidRPr="002073B5">
          <w:rPr>
            <w:rStyle w:val="af1"/>
            <w:rFonts w:ascii="黑体" w:eastAsia="黑体" w:hAnsi="黑体"/>
            <w:noProof/>
            <w:sz w:val="28"/>
            <w:szCs w:val="28"/>
          </w:rPr>
          <w:t>参考文献</w:t>
        </w:r>
        <w:r w:rsidRPr="002073B5">
          <w:rPr>
            <w:rStyle w:val="af1"/>
            <w:rFonts w:ascii="黑体" w:eastAsia="黑体" w:hAnsi="黑体"/>
            <w:webHidden/>
            <w:sz w:val="28"/>
            <w:szCs w:val="28"/>
          </w:rPr>
          <w:tab/>
        </w:r>
        <w:r w:rsidRPr="002073B5">
          <w:rPr>
            <w:rStyle w:val="af1"/>
            <w:rFonts w:ascii="黑体" w:eastAsia="黑体" w:hAnsi="黑体"/>
            <w:webHidden/>
            <w:sz w:val="28"/>
            <w:szCs w:val="28"/>
          </w:rPr>
          <w:fldChar w:fldCharType="begin"/>
        </w:r>
        <w:r w:rsidRPr="002073B5">
          <w:rPr>
            <w:rStyle w:val="af1"/>
            <w:rFonts w:ascii="黑体" w:eastAsia="黑体" w:hAnsi="黑体"/>
            <w:webHidden/>
            <w:sz w:val="28"/>
            <w:szCs w:val="28"/>
          </w:rPr>
          <w:instrText xml:space="preserve"> PAGEREF _Toc219932884 \h </w:instrText>
        </w:r>
        <w:r w:rsidRPr="002073B5">
          <w:rPr>
            <w:rStyle w:val="af1"/>
            <w:rFonts w:ascii="黑体" w:eastAsia="黑体" w:hAnsi="黑体"/>
            <w:webHidden/>
            <w:sz w:val="28"/>
            <w:szCs w:val="28"/>
          </w:rPr>
        </w:r>
        <w:r w:rsidRPr="002073B5">
          <w:rPr>
            <w:rStyle w:val="af1"/>
            <w:rFonts w:ascii="黑体" w:eastAsia="黑体" w:hAnsi="黑体"/>
            <w:webHidden/>
            <w:sz w:val="28"/>
            <w:szCs w:val="28"/>
          </w:rPr>
          <w:fldChar w:fldCharType="separate"/>
        </w:r>
        <w:r w:rsidRPr="002073B5">
          <w:rPr>
            <w:rStyle w:val="af1"/>
            <w:rFonts w:ascii="黑体" w:eastAsia="黑体" w:hAnsi="黑体"/>
            <w:webHidden/>
            <w:sz w:val="28"/>
            <w:szCs w:val="28"/>
          </w:rPr>
          <w:t>93</w:t>
        </w:r>
        <w:r w:rsidRPr="002073B5">
          <w:rPr>
            <w:rStyle w:val="af1"/>
            <w:rFonts w:ascii="黑体" w:eastAsia="黑体" w:hAnsi="黑体"/>
            <w:webHidden/>
            <w:sz w:val="28"/>
            <w:szCs w:val="28"/>
          </w:rPr>
          <w:fldChar w:fldCharType="end"/>
        </w:r>
      </w:hyperlink>
    </w:p>
    <w:p w14:paraId="4F23199F" w14:textId="4FB8B059" w:rsidR="0064126E" w:rsidRPr="002073B5" w:rsidRDefault="0064126E">
      <w:pPr>
        <w:pStyle w:val="TOC1"/>
        <w:tabs>
          <w:tab w:val="right" w:leader="hyphen" w:pos="9061"/>
        </w:tabs>
        <w:rPr>
          <w:rStyle w:val="af1"/>
          <w:rFonts w:ascii="黑体" w:eastAsia="黑体" w:hAnsi="黑体"/>
          <w:sz w:val="28"/>
          <w:szCs w:val="28"/>
        </w:rPr>
      </w:pPr>
      <w:hyperlink w:anchor="_Toc219932885" w:history="1">
        <w:r w:rsidRPr="002073B5">
          <w:rPr>
            <w:rStyle w:val="af1"/>
            <w:rFonts w:ascii="黑体" w:eastAsia="黑体" w:hAnsi="黑体"/>
            <w:noProof/>
            <w:sz w:val="28"/>
            <w:szCs w:val="28"/>
          </w:rPr>
          <w:t>附  录</w:t>
        </w:r>
        <w:r w:rsidRPr="002073B5">
          <w:rPr>
            <w:rStyle w:val="af1"/>
            <w:rFonts w:ascii="黑体" w:eastAsia="黑体" w:hAnsi="黑体"/>
            <w:webHidden/>
            <w:sz w:val="28"/>
            <w:szCs w:val="28"/>
          </w:rPr>
          <w:tab/>
        </w:r>
        <w:r w:rsidRPr="002073B5">
          <w:rPr>
            <w:rStyle w:val="af1"/>
            <w:rFonts w:ascii="黑体" w:eastAsia="黑体" w:hAnsi="黑体"/>
            <w:webHidden/>
            <w:sz w:val="28"/>
            <w:szCs w:val="28"/>
          </w:rPr>
          <w:fldChar w:fldCharType="begin"/>
        </w:r>
        <w:r w:rsidRPr="002073B5">
          <w:rPr>
            <w:rStyle w:val="af1"/>
            <w:rFonts w:ascii="黑体" w:eastAsia="黑体" w:hAnsi="黑体"/>
            <w:webHidden/>
            <w:sz w:val="28"/>
            <w:szCs w:val="28"/>
          </w:rPr>
          <w:instrText xml:space="preserve"> PAGEREF _Toc219932885 \h </w:instrText>
        </w:r>
        <w:r w:rsidRPr="002073B5">
          <w:rPr>
            <w:rStyle w:val="af1"/>
            <w:rFonts w:ascii="黑体" w:eastAsia="黑体" w:hAnsi="黑体"/>
            <w:webHidden/>
            <w:sz w:val="28"/>
            <w:szCs w:val="28"/>
          </w:rPr>
        </w:r>
        <w:r w:rsidRPr="002073B5">
          <w:rPr>
            <w:rStyle w:val="af1"/>
            <w:rFonts w:ascii="黑体" w:eastAsia="黑体" w:hAnsi="黑体"/>
            <w:webHidden/>
            <w:sz w:val="28"/>
            <w:szCs w:val="28"/>
          </w:rPr>
          <w:fldChar w:fldCharType="separate"/>
        </w:r>
        <w:r w:rsidRPr="002073B5">
          <w:rPr>
            <w:rStyle w:val="af1"/>
            <w:rFonts w:ascii="黑体" w:eastAsia="黑体" w:hAnsi="黑体"/>
            <w:webHidden/>
            <w:sz w:val="28"/>
            <w:szCs w:val="28"/>
          </w:rPr>
          <w:t>95</w:t>
        </w:r>
        <w:r w:rsidRPr="002073B5">
          <w:rPr>
            <w:rStyle w:val="af1"/>
            <w:rFonts w:ascii="黑体" w:eastAsia="黑体" w:hAnsi="黑体"/>
            <w:webHidden/>
            <w:sz w:val="28"/>
            <w:szCs w:val="28"/>
          </w:rPr>
          <w:fldChar w:fldCharType="end"/>
        </w:r>
      </w:hyperlink>
    </w:p>
    <w:p w14:paraId="0E4EBA24" w14:textId="109AC48E" w:rsidR="00E77C8E" w:rsidRDefault="0064126E" w:rsidP="00E77C8E">
      <w:pPr>
        <w:rPr>
          <w:rFonts w:hint="eastAsia"/>
        </w:rPr>
      </w:pPr>
      <w:r>
        <w:fldChar w:fldCharType="end"/>
      </w:r>
    </w:p>
    <w:p w14:paraId="05AC0D88" w14:textId="6A2AD5E6" w:rsidR="00D63202" w:rsidRDefault="00D63202">
      <w:pPr>
        <w:sectPr w:rsidR="00D63202">
          <w:footnotePr>
            <w:numRestart w:val="eachPage"/>
          </w:footnotePr>
          <w:pgSz w:w="11906" w:h="16838"/>
          <w:pgMar w:top="1134" w:right="1134" w:bottom="1134" w:left="1701" w:header="851" w:footer="992" w:gutter="0"/>
          <w:cols w:space="720"/>
          <w:docGrid w:linePitch="326"/>
        </w:sectPr>
      </w:pPr>
    </w:p>
    <w:p w14:paraId="725A1CED" w14:textId="62D06AE3" w:rsidR="002B0E59" w:rsidRPr="002B0E59" w:rsidRDefault="005C0AA9" w:rsidP="002B0E59">
      <w:pPr>
        <w:pStyle w:val="ab"/>
        <w:spacing w:beforeLines="100" w:before="240" w:line="360" w:lineRule="auto"/>
        <w:rPr>
          <w:rFonts w:hint="eastAsia"/>
        </w:rPr>
      </w:pPr>
      <w:bookmarkStart w:id="6" w:name="_Toc219932806"/>
      <w:r>
        <w:rPr>
          <w:rFonts w:hint="eastAsia"/>
        </w:rPr>
        <w:lastRenderedPageBreak/>
        <w:t>引</w:t>
      </w:r>
      <w:r>
        <w:rPr>
          <w:rFonts w:hint="eastAsia"/>
        </w:rPr>
        <w:t xml:space="preserve">  </w:t>
      </w:r>
      <w:r>
        <w:rPr>
          <w:rFonts w:hint="eastAsia"/>
        </w:rPr>
        <w:t>言</w:t>
      </w:r>
      <w:bookmarkEnd w:id="6"/>
    </w:p>
    <w:p w14:paraId="0BA0AB5D" w14:textId="77777777" w:rsidR="00D63202" w:rsidRDefault="00000000" w:rsidP="003F26CE">
      <w:pPr>
        <w:spacing w:line="400" w:lineRule="exact"/>
        <w:ind w:firstLineChars="200" w:firstLine="420"/>
        <w:rPr>
          <w:rFonts w:ascii="宋体" w:hAnsi="宋体"/>
          <w:szCs w:val="21"/>
        </w:rPr>
      </w:pPr>
      <w:r>
        <w:rPr>
          <w:rFonts w:ascii="宋体" w:hAnsi="宋体"/>
          <w:szCs w:val="21"/>
        </w:rPr>
        <w:t>在人类体育文明的发展长河中，对"更高、更快、更强"的追求始终未变，但实现这一目标的路径却随着科技的进步而不断演进。从早期的口传身授，到录像机的普及，再到如今大数据与人工智能的全面介入，训练手段的每一次革新都极大地拓展了人类运动的极限。回望体育科技发展史，20世纪80年代录像分析的引入使训练效率提升300%，21世纪初三维动作捕捉技术将生物力学分析精度提高至毫米级，而当下人工智能技术正引领新一轮体育科技革命。据国际体育科技协会（ISTS）统计，AI驱动的运动分析系统已帮助顶尖运动员在近五年内将关键表现指标平均提升8.7%，这一数字远超传统训练方法的2.3%年均提升率。</w:t>
      </w:r>
    </w:p>
    <w:p w14:paraId="2DDAC782" w14:textId="77777777" w:rsidR="00D63202" w:rsidRDefault="00000000" w:rsidP="003F26CE">
      <w:pPr>
        <w:spacing w:line="400" w:lineRule="exact"/>
        <w:ind w:firstLineChars="200" w:firstLine="420"/>
        <w:rPr>
          <w:rFonts w:ascii="宋体" w:hAnsi="宋体"/>
          <w:szCs w:val="21"/>
        </w:rPr>
      </w:pPr>
      <w:r>
        <w:rPr>
          <w:rFonts w:ascii="宋体" w:hAnsi="宋体"/>
          <w:szCs w:val="21"/>
        </w:rPr>
        <w:t>羽毛球，这项起源于19世纪英国并在亚洲广泛流行的运动，正处于智能化变革的风口浪尖。作为我国传统优势项目，羽毛球承载着重要的竞技价值和文化意义。根据国家体育总局《2025全民健身发展报告》显示，我国羽毛球参与人口已突破3.2亿，注册运动员达45万人，年赛事</w:t>
      </w:r>
      <w:proofErr w:type="gramStart"/>
      <w:r>
        <w:rPr>
          <w:rFonts w:ascii="宋体" w:hAnsi="宋体"/>
          <w:szCs w:val="21"/>
        </w:rPr>
        <w:t>数量超</w:t>
      </w:r>
      <w:proofErr w:type="gramEnd"/>
      <w:r>
        <w:rPr>
          <w:rFonts w:ascii="宋体" w:hAnsi="宋体"/>
          <w:szCs w:val="21"/>
        </w:rPr>
        <w:t>10万场。然而，伴随着群众基础的扩大，专业训练需求与技术供给之间的鸿沟日益凸显。国际羽毛球联合会（BWF）技术分析中心指出，当前顶尖运动员每年需分析超过200小时的比赛视频，而传统人工分析方法平均每场1小时比赛需耗费4-6人时，且不同专业教练之间的技术评估一致性仅为65%，严重制约了训练的科学性和精准性。在2024年巴黎奥运周期中，中国队在关键场次失利后，教练团队往往需要3-5天才能完成</w:t>
      </w:r>
      <w:proofErr w:type="gramStart"/>
      <w:r>
        <w:rPr>
          <w:rFonts w:ascii="宋体" w:hAnsi="宋体"/>
          <w:szCs w:val="21"/>
        </w:rPr>
        <w:t>完整技术</w:t>
      </w:r>
      <w:proofErr w:type="gramEnd"/>
      <w:r>
        <w:rPr>
          <w:rFonts w:ascii="宋体" w:hAnsi="宋体"/>
          <w:szCs w:val="21"/>
        </w:rPr>
        <w:t>复盘，错失了</w:t>
      </w:r>
      <w:proofErr w:type="gramStart"/>
      <w:r>
        <w:rPr>
          <w:rFonts w:ascii="宋体" w:hAnsi="宋体"/>
          <w:szCs w:val="21"/>
        </w:rPr>
        <w:t>最佳调整</w:t>
      </w:r>
      <w:proofErr w:type="gramEnd"/>
      <w:r>
        <w:rPr>
          <w:rFonts w:ascii="宋体" w:hAnsi="宋体"/>
          <w:szCs w:val="21"/>
        </w:rPr>
        <w:t>时机。</w:t>
      </w:r>
    </w:p>
    <w:p w14:paraId="3D248CF6" w14:textId="77777777" w:rsidR="00D63202" w:rsidRDefault="00000000" w:rsidP="003F26CE">
      <w:pPr>
        <w:spacing w:line="400" w:lineRule="exact"/>
        <w:ind w:firstLineChars="200" w:firstLine="420"/>
        <w:rPr>
          <w:rFonts w:ascii="宋体" w:hAnsi="宋体"/>
          <w:szCs w:val="21"/>
        </w:rPr>
      </w:pPr>
      <w:r>
        <w:rPr>
          <w:rFonts w:ascii="宋体" w:hAnsi="宋体"/>
          <w:szCs w:val="21"/>
        </w:rPr>
        <w:t>然而，羽毛球运动分析面临着独特的"技术壁垒"，这些壁垒远超一般球类运动的分析难度。首先，从物理特性看，羽毛球直径仅6.5厘米，由16根羽毛构成的非对称结构使其空气动力学特性极为复杂：在初始速度400km/h的杀</w:t>
      </w:r>
      <w:proofErr w:type="gramStart"/>
      <w:r>
        <w:rPr>
          <w:rFonts w:ascii="宋体" w:hAnsi="宋体"/>
          <w:szCs w:val="21"/>
        </w:rPr>
        <w:t>球过程</w:t>
      </w:r>
      <w:proofErr w:type="gramEnd"/>
      <w:r>
        <w:rPr>
          <w:rFonts w:ascii="宋体" w:hAnsi="宋体"/>
          <w:szCs w:val="21"/>
        </w:rPr>
        <w:t>中，球体在0.2秒内速度衰减达60%，并伴随不可预测的横向偏转；在常规30fps视频采集条件下，球体在两帧之间位移可达2.3米，且高速运动导致的运动模糊使其在图像中呈现为宽度超过15像素的拖影，传统基于边缘检测或模板匹配的算法失效率达87%。其次，从场景复杂性看，标准羽毛球场地仅13.4×6.1米，单打比赛中两名球员的活动范围重叠度达45%，加上球网、边线、裁判、广告牌等视觉干扰元素，使得球员相互遮挡频率高达每分钟18.3次，远高于篮球（4.7次/分钟）和足球（2.1次/分钟）等大球项目。第三，从技术多样性看，专业羽毛球技术分为35个细分类别，包括正手杀球、反手吊球、头顶劈杀等，</w:t>
      </w:r>
      <w:proofErr w:type="gramStart"/>
      <w:r>
        <w:rPr>
          <w:rFonts w:ascii="宋体" w:hAnsi="宋体"/>
          <w:szCs w:val="21"/>
        </w:rPr>
        <w:t>仅杀球</w:t>
      </w:r>
      <w:proofErr w:type="gramEnd"/>
      <w:r>
        <w:rPr>
          <w:rFonts w:ascii="宋体" w:hAnsi="宋体"/>
          <w:szCs w:val="21"/>
        </w:rPr>
        <w:t>一项就有直线、斜线、劈杀、点杀四种变化，这种技术密度要求分析系统具备极高的时序分辨能力。</w:t>
      </w:r>
    </w:p>
    <w:p w14:paraId="3E407ED3" w14:textId="77777777" w:rsidR="00D63202" w:rsidRDefault="00000000" w:rsidP="003F26CE">
      <w:pPr>
        <w:spacing w:line="400" w:lineRule="exact"/>
        <w:ind w:firstLineChars="200" w:firstLine="420"/>
        <w:rPr>
          <w:rFonts w:ascii="宋体" w:hAnsi="宋体"/>
          <w:szCs w:val="21"/>
        </w:rPr>
      </w:pPr>
      <w:r>
        <w:rPr>
          <w:rFonts w:ascii="宋体" w:hAnsi="宋体"/>
          <w:szCs w:val="21"/>
        </w:rPr>
        <w:t>传统的羽毛球分析系统多采用人工标记或半自动工具，不仅耗时费力（单场比赛精细标注需4-6小时），</w:t>
      </w:r>
      <w:proofErr w:type="gramStart"/>
      <w:r>
        <w:rPr>
          <w:rFonts w:ascii="宋体" w:hAnsi="宋体"/>
          <w:szCs w:val="21"/>
        </w:rPr>
        <w:t>且数据维</w:t>
      </w:r>
      <w:proofErr w:type="gramEnd"/>
      <w:r>
        <w:rPr>
          <w:rFonts w:ascii="宋体" w:hAnsi="宋体"/>
          <w:szCs w:val="21"/>
        </w:rPr>
        <w:t>度局限于得分统计和区域分布，难以深入到关节角度、发力顺序、重心转移等微观生物力学层面。欧洲体育科技联盟（ESTA）2025年调研报告揭示，78%的国家队教练认为现有商业分析系统（如Hawk-Eye、</w:t>
      </w:r>
      <w:proofErr w:type="spellStart"/>
      <w:r>
        <w:rPr>
          <w:rFonts w:ascii="宋体" w:hAnsi="宋体"/>
          <w:szCs w:val="21"/>
        </w:rPr>
        <w:t>Nacsport</w:t>
      </w:r>
      <w:proofErr w:type="spellEnd"/>
      <w:r>
        <w:rPr>
          <w:rFonts w:ascii="宋体" w:hAnsi="宋体"/>
          <w:szCs w:val="21"/>
        </w:rPr>
        <w:t>）在羽毛球场景下表现不佳，主要缺陷在于球体追踪</w:t>
      </w:r>
      <w:proofErr w:type="gramStart"/>
      <w:r>
        <w:rPr>
          <w:rFonts w:ascii="宋体" w:hAnsi="宋体"/>
          <w:szCs w:val="21"/>
        </w:rPr>
        <w:t>断连率高</w:t>
      </w:r>
      <w:proofErr w:type="gramEnd"/>
      <w:r>
        <w:rPr>
          <w:rFonts w:ascii="宋体" w:hAnsi="宋体"/>
          <w:szCs w:val="21"/>
        </w:rPr>
        <w:t>（&gt;25%）、击球事件识别误差大（±5帧）、技术分类粒度粗糙（通常仅6-8类）。这些局限使得技术分析仍严重依赖资深教练的主观经验，而我国基层训练机构专业教练缺口达65%，这一现状严重制约了后备人才培养质量。</w:t>
      </w:r>
    </w:p>
    <w:p w14:paraId="4B4E4D1A" w14:textId="77777777" w:rsidR="00D63202" w:rsidRDefault="00000000" w:rsidP="003F26CE">
      <w:pPr>
        <w:spacing w:line="400" w:lineRule="exact"/>
        <w:ind w:firstLineChars="200" w:firstLine="420"/>
        <w:rPr>
          <w:rFonts w:ascii="宋体" w:hAnsi="宋体"/>
          <w:szCs w:val="21"/>
        </w:rPr>
      </w:pPr>
      <w:r>
        <w:rPr>
          <w:rFonts w:ascii="宋体" w:hAnsi="宋体"/>
          <w:szCs w:val="21"/>
        </w:rPr>
        <w:t>为了突破这一瓶颈，本课题"</w:t>
      </w:r>
      <w:proofErr w:type="gramStart"/>
      <w:r>
        <w:rPr>
          <w:rFonts w:ascii="宋体" w:hAnsi="宋体"/>
          <w:szCs w:val="21"/>
        </w:rPr>
        <w:t>风羽之</w:t>
      </w:r>
      <w:proofErr w:type="gramEnd"/>
      <w:r>
        <w:rPr>
          <w:rFonts w:ascii="宋体" w:hAnsi="宋体"/>
          <w:szCs w:val="21"/>
        </w:rPr>
        <w:t>眼"（</w:t>
      </w:r>
      <w:proofErr w:type="spellStart"/>
      <w:r>
        <w:rPr>
          <w:rFonts w:ascii="宋体" w:hAnsi="宋体"/>
          <w:szCs w:val="21"/>
        </w:rPr>
        <w:t>WindFeather</w:t>
      </w:r>
      <w:proofErr w:type="spellEnd"/>
      <w:r>
        <w:rPr>
          <w:rFonts w:ascii="宋体" w:hAnsi="宋体"/>
          <w:szCs w:val="21"/>
        </w:rPr>
        <w:t xml:space="preserve"> Eye）致力于研究并实现一套全自动、高精度的羽毛球智能分析系统。本研究的核心动力源于三个维度的深度思考：在技术维度，如何通过</w:t>
      </w:r>
      <w:r>
        <w:rPr>
          <w:rFonts w:ascii="宋体" w:hAnsi="宋体"/>
          <w:szCs w:val="21"/>
        </w:rPr>
        <w:lastRenderedPageBreak/>
        <w:t>多模态深度学习架构，让计算机具备"专业教练之眼"，能够在毫秒级的瞬间捕捉高速飞行的球体轨迹，在复杂的对抗场景中精准识别被部分遮挡的人体姿态，并从海量时序数据中理解战术意图；在应用维度，如何构建分层式交互架构，既满足国家队对微观动作分析的严苛需求，又适应基层教练对简易操作的实用要求，更兼顾业余爱好者对安全训练的普惠需求；在社会维度，如何将顶尖竞技体育的科技红利转化为全民健身的公共服务，使三亿羽毛球爱好者都能享受AI带来的训练革新。</w:t>
      </w:r>
    </w:p>
    <w:p w14:paraId="15F0C03B" w14:textId="77777777" w:rsidR="00D63202" w:rsidRDefault="00000000" w:rsidP="003F26CE">
      <w:pPr>
        <w:spacing w:line="400" w:lineRule="exact"/>
        <w:ind w:firstLineChars="200" w:firstLine="420"/>
        <w:rPr>
          <w:rFonts w:ascii="宋体" w:hAnsi="宋体"/>
          <w:szCs w:val="21"/>
        </w:rPr>
      </w:pPr>
      <w:r>
        <w:rPr>
          <w:rFonts w:ascii="宋体" w:hAnsi="宋体"/>
          <w:szCs w:val="21"/>
        </w:rPr>
        <w:t>我们相信，这一研究不仅关乎技术突破，更承载着推动体育强国建设的时代使命。通过深度融合计算机视觉、深度学习与运动生物力学，本系统将实现从"经验驱动"到"数据驱动"的范式转变，为竞技体育提供致胜的数字化武器，为青少年训练构建科学的安全防线，为全民健身铺设智能化的普及路径。正如国际奥委会主席托马斯·巴赫所言："科技不是要取代人类教练，而是要放大人类的潜能，让每个运动者都能超越自身的极限。"本研究正是这一理念的实践探索，致力于在科技与人文的交汇点，重新定义羽毛球运动的未来。</w:t>
      </w:r>
    </w:p>
    <w:p w14:paraId="500B4C7B" w14:textId="77777777" w:rsidR="00D63202" w:rsidRDefault="00D63202">
      <w:pPr>
        <w:spacing w:line="360" w:lineRule="exact"/>
        <w:ind w:firstLineChars="200" w:firstLine="420"/>
        <w:rPr>
          <w:szCs w:val="21"/>
        </w:rPr>
      </w:pPr>
    </w:p>
    <w:p w14:paraId="5C81FB99" w14:textId="77777777" w:rsidR="00D63202" w:rsidRDefault="00D63202"/>
    <w:p w14:paraId="019E1286" w14:textId="2E58EF26" w:rsidR="00D63202" w:rsidRDefault="00D63202" w:rsidP="00C34779">
      <w:pPr>
        <w:rPr>
          <w:rFonts w:ascii="黑体" w:eastAsia="黑体"/>
          <w:bCs/>
          <w:sz w:val="30"/>
          <w:szCs w:val="30"/>
        </w:rPr>
      </w:pPr>
    </w:p>
    <w:p w14:paraId="0A5584F6" w14:textId="77777777" w:rsidR="00C34779" w:rsidRDefault="00C34779" w:rsidP="00C34779">
      <w:pPr>
        <w:rPr>
          <w:rFonts w:ascii="黑体" w:eastAsia="黑体"/>
          <w:bCs/>
          <w:sz w:val="30"/>
          <w:szCs w:val="30"/>
        </w:rPr>
      </w:pPr>
    </w:p>
    <w:p w14:paraId="110D9C54" w14:textId="77777777" w:rsidR="00C34779" w:rsidRDefault="00C34779" w:rsidP="00C34779">
      <w:pPr>
        <w:rPr>
          <w:rFonts w:ascii="黑体" w:eastAsia="黑体"/>
          <w:bCs/>
          <w:sz w:val="30"/>
          <w:szCs w:val="30"/>
        </w:rPr>
      </w:pPr>
    </w:p>
    <w:p w14:paraId="6E6B153E" w14:textId="77777777" w:rsidR="00C34779" w:rsidRDefault="00C34779" w:rsidP="00C34779">
      <w:pPr>
        <w:rPr>
          <w:rFonts w:ascii="黑体" w:eastAsia="黑体"/>
          <w:bCs/>
          <w:sz w:val="30"/>
          <w:szCs w:val="30"/>
        </w:rPr>
      </w:pPr>
    </w:p>
    <w:p w14:paraId="3389EE45" w14:textId="77777777" w:rsidR="00C34779" w:rsidRDefault="00C34779" w:rsidP="00C34779">
      <w:pPr>
        <w:rPr>
          <w:rFonts w:ascii="黑体" w:eastAsia="黑体"/>
          <w:bCs/>
          <w:sz w:val="30"/>
          <w:szCs w:val="30"/>
        </w:rPr>
      </w:pPr>
    </w:p>
    <w:p w14:paraId="4FBBF7AA" w14:textId="77777777" w:rsidR="00C34779" w:rsidRDefault="00C34779" w:rsidP="00C34779">
      <w:pPr>
        <w:rPr>
          <w:rFonts w:ascii="黑体" w:eastAsia="黑体"/>
          <w:bCs/>
          <w:sz w:val="30"/>
          <w:szCs w:val="30"/>
        </w:rPr>
      </w:pPr>
    </w:p>
    <w:p w14:paraId="2A686BE3" w14:textId="77777777" w:rsidR="00C34779" w:rsidRDefault="00C34779" w:rsidP="00C34779">
      <w:pPr>
        <w:rPr>
          <w:rFonts w:ascii="黑体" w:eastAsia="黑体"/>
          <w:bCs/>
          <w:sz w:val="30"/>
          <w:szCs w:val="30"/>
        </w:rPr>
      </w:pPr>
    </w:p>
    <w:p w14:paraId="2DC750A4" w14:textId="77777777" w:rsidR="00C34779" w:rsidRDefault="00C34779" w:rsidP="00C34779">
      <w:pPr>
        <w:rPr>
          <w:rFonts w:ascii="黑体" w:eastAsia="黑体"/>
          <w:bCs/>
          <w:sz w:val="30"/>
          <w:szCs w:val="30"/>
        </w:rPr>
      </w:pPr>
    </w:p>
    <w:p w14:paraId="271C9D75" w14:textId="77777777" w:rsidR="00C34779" w:rsidRDefault="00C34779" w:rsidP="00C34779">
      <w:pPr>
        <w:rPr>
          <w:rFonts w:ascii="黑体" w:eastAsia="黑体"/>
          <w:bCs/>
          <w:sz w:val="30"/>
          <w:szCs w:val="30"/>
        </w:rPr>
      </w:pPr>
    </w:p>
    <w:p w14:paraId="2571274D" w14:textId="77777777" w:rsidR="00C34779" w:rsidRDefault="00C34779" w:rsidP="00C34779">
      <w:pPr>
        <w:rPr>
          <w:rFonts w:ascii="黑体" w:eastAsia="黑体"/>
          <w:bCs/>
          <w:sz w:val="30"/>
          <w:szCs w:val="30"/>
        </w:rPr>
      </w:pPr>
    </w:p>
    <w:p w14:paraId="3B2D3310" w14:textId="77777777" w:rsidR="00C34779" w:rsidRDefault="00C34779" w:rsidP="00C34779">
      <w:pPr>
        <w:rPr>
          <w:rFonts w:ascii="黑体" w:eastAsia="黑体"/>
          <w:bCs/>
          <w:sz w:val="30"/>
          <w:szCs w:val="30"/>
        </w:rPr>
      </w:pPr>
    </w:p>
    <w:p w14:paraId="255C152E" w14:textId="77777777" w:rsidR="00C34779" w:rsidRDefault="00C34779" w:rsidP="00C34779">
      <w:pPr>
        <w:rPr>
          <w:rFonts w:ascii="黑体" w:eastAsia="黑体"/>
          <w:bCs/>
          <w:sz w:val="30"/>
          <w:szCs w:val="30"/>
        </w:rPr>
      </w:pPr>
    </w:p>
    <w:p w14:paraId="74829EF8" w14:textId="77777777" w:rsidR="00C34779" w:rsidRDefault="00C34779" w:rsidP="00C34779">
      <w:pPr>
        <w:rPr>
          <w:rFonts w:ascii="黑体" w:eastAsia="黑体"/>
          <w:bCs/>
          <w:sz w:val="30"/>
          <w:szCs w:val="30"/>
        </w:rPr>
      </w:pPr>
    </w:p>
    <w:p w14:paraId="2D802C55" w14:textId="77777777" w:rsidR="00C34779" w:rsidRDefault="00C34779" w:rsidP="00C34779">
      <w:pPr>
        <w:rPr>
          <w:rFonts w:ascii="黑体" w:eastAsia="黑体"/>
          <w:bCs/>
          <w:sz w:val="30"/>
          <w:szCs w:val="30"/>
        </w:rPr>
      </w:pPr>
    </w:p>
    <w:p w14:paraId="04957C08" w14:textId="77777777" w:rsidR="00C34779" w:rsidRDefault="00C34779" w:rsidP="00C34779">
      <w:pPr>
        <w:rPr>
          <w:rFonts w:ascii="黑体" w:eastAsia="黑体"/>
          <w:bCs/>
          <w:sz w:val="30"/>
          <w:szCs w:val="30"/>
        </w:rPr>
      </w:pPr>
    </w:p>
    <w:p w14:paraId="4A9FB6EE" w14:textId="77777777" w:rsidR="00C34779" w:rsidRDefault="00C34779" w:rsidP="00C34779">
      <w:pPr>
        <w:rPr>
          <w:rFonts w:ascii="黑体" w:eastAsia="黑体"/>
          <w:bCs/>
          <w:sz w:val="30"/>
          <w:szCs w:val="30"/>
        </w:rPr>
      </w:pPr>
    </w:p>
    <w:p w14:paraId="66A5E6B2" w14:textId="77777777" w:rsidR="00C34779" w:rsidRDefault="00C34779" w:rsidP="00C34779">
      <w:pPr>
        <w:rPr>
          <w:rFonts w:ascii="黑体" w:eastAsia="黑体"/>
          <w:bCs/>
          <w:sz w:val="30"/>
          <w:szCs w:val="30"/>
        </w:rPr>
      </w:pPr>
    </w:p>
    <w:p w14:paraId="06FE7FEB" w14:textId="77777777" w:rsidR="00C34779" w:rsidRDefault="00C34779" w:rsidP="00C34779">
      <w:pPr>
        <w:rPr>
          <w:rFonts w:ascii="黑体" w:eastAsia="黑体"/>
          <w:bCs/>
          <w:sz w:val="30"/>
          <w:szCs w:val="30"/>
        </w:rPr>
      </w:pPr>
    </w:p>
    <w:p w14:paraId="2BDF632E" w14:textId="77777777" w:rsidR="00C34779" w:rsidRDefault="00C34779" w:rsidP="00C34779">
      <w:pPr>
        <w:rPr>
          <w:rFonts w:ascii="黑体" w:eastAsia="黑体"/>
          <w:bCs/>
          <w:sz w:val="30"/>
          <w:szCs w:val="30"/>
        </w:rPr>
      </w:pPr>
    </w:p>
    <w:p w14:paraId="7105D21F" w14:textId="77777777" w:rsidR="00C34779" w:rsidRDefault="00C34779" w:rsidP="00C34779">
      <w:pPr>
        <w:rPr>
          <w:rFonts w:ascii="黑体" w:eastAsia="黑体"/>
          <w:bCs/>
          <w:sz w:val="30"/>
          <w:szCs w:val="30"/>
        </w:rPr>
      </w:pPr>
    </w:p>
    <w:p w14:paraId="21DDB309" w14:textId="77777777" w:rsidR="00C34779" w:rsidRDefault="00C34779" w:rsidP="00C34779">
      <w:pPr>
        <w:rPr>
          <w:rFonts w:ascii="黑体" w:eastAsia="黑体"/>
          <w:bCs/>
          <w:sz w:val="30"/>
          <w:szCs w:val="30"/>
        </w:rPr>
      </w:pPr>
    </w:p>
    <w:p w14:paraId="3D8E80C6" w14:textId="77777777" w:rsidR="00C34779" w:rsidRDefault="00C34779" w:rsidP="00C34779">
      <w:pPr>
        <w:rPr>
          <w:rFonts w:ascii="黑体" w:eastAsia="黑体"/>
          <w:bCs/>
          <w:sz w:val="30"/>
          <w:szCs w:val="30"/>
        </w:rPr>
      </w:pPr>
    </w:p>
    <w:p w14:paraId="1F603A41" w14:textId="77777777" w:rsidR="00C34779" w:rsidRDefault="00C34779" w:rsidP="00C34779">
      <w:pPr>
        <w:rPr>
          <w:rFonts w:ascii="黑体" w:eastAsia="黑体"/>
          <w:bCs/>
          <w:sz w:val="30"/>
          <w:szCs w:val="30"/>
        </w:rPr>
      </w:pPr>
    </w:p>
    <w:p w14:paraId="0EE16B9D" w14:textId="77777777" w:rsidR="00C34779" w:rsidRDefault="00C34779" w:rsidP="00C34779">
      <w:pPr>
        <w:rPr>
          <w:rFonts w:ascii="黑体" w:eastAsia="黑体"/>
          <w:bCs/>
          <w:sz w:val="30"/>
          <w:szCs w:val="30"/>
        </w:rPr>
      </w:pPr>
    </w:p>
    <w:p w14:paraId="3AE13189" w14:textId="77777777" w:rsidR="007B30FB" w:rsidRDefault="007B30FB" w:rsidP="007B30FB">
      <w:pPr>
        <w:spacing w:line="360" w:lineRule="auto"/>
        <w:ind w:firstLineChars="100" w:firstLine="300"/>
        <w:jc w:val="center"/>
        <w:rPr>
          <w:rFonts w:ascii="黑体" w:eastAsia="黑体" w:hAnsi="黑体"/>
          <w:sz w:val="30"/>
          <w:szCs w:val="30"/>
        </w:rPr>
      </w:pPr>
      <w:bookmarkStart w:id="7" w:name="_Toc219053954"/>
      <w:bookmarkStart w:id="8" w:name="_Toc219071350"/>
      <w:bookmarkStart w:id="9" w:name="_Toc219060366"/>
    </w:p>
    <w:p w14:paraId="3981E0AC" w14:textId="1FFE20B3" w:rsidR="00401F07" w:rsidRPr="00D549A1" w:rsidRDefault="00000000" w:rsidP="002B0E59">
      <w:pPr>
        <w:pStyle w:val="1"/>
        <w:jc w:val="center"/>
      </w:pPr>
      <w:bookmarkStart w:id="10" w:name="_Toc219932807"/>
      <w:r w:rsidRPr="003D13CD">
        <w:rPr>
          <w:rFonts w:hint="eastAsia"/>
        </w:rPr>
        <w:t>第一章</w:t>
      </w:r>
      <w:r w:rsidRPr="003D13CD">
        <w:rPr>
          <w:rFonts w:hint="eastAsia"/>
        </w:rPr>
        <w:t xml:space="preserve"> </w:t>
      </w:r>
      <w:r w:rsidRPr="003D13CD">
        <w:t>绪论</w:t>
      </w:r>
      <w:bookmarkStart w:id="11" w:name="_Toc219071351"/>
      <w:bookmarkStart w:id="12" w:name="_Toc219060367"/>
      <w:bookmarkStart w:id="13" w:name="_Toc219053955"/>
      <w:bookmarkEnd w:id="7"/>
      <w:bookmarkEnd w:id="8"/>
      <w:bookmarkEnd w:id="9"/>
      <w:bookmarkEnd w:id="10"/>
    </w:p>
    <w:p w14:paraId="5B44A86D" w14:textId="14C5471A" w:rsidR="00401F07" w:rsidRPr="00C34779" w:rsidRDefault="00000000" w:rsidP="00E77C8E">
      <w:pPr>
        <w:pStyle w:val="2"/>
        <w:spacing w:before="240" w:after="120"/>
      </w:pPr>
      <w:bookmarkStart w:id="14" w:name="_Toc219932808"/>
      <w:r w:rsidRPr="003D13CD">
        <w:rPr>
          <w:rFonts w:hint="eastAsia"/>
        </w:rPr>
        <w:t xml:space="preserve">1.1 </w:t>
      </w:r>
      <w:r w:rsidRPr="003D13CD">
        <w:t>研究背景与意义</w:t>
      </w:r>
      <w:bookmarkStart w:id="15" w:name="_Toc219053956"/>
      <w:bookmarkStart w:id="16" w:name="_Toc219060368"/>
      <w:bookmarkStart w:id="17" w:name="_Toc219071352"/>
      <w:bookmarkEnd w:id="11"/>
      <w:bookmarkEnd w:id="12"/>
      <w:bookmarkEnd w:id="13"/>
      <w:bookmarkEnd w:id="14"/>
    </w:p>
    <w:p w14:paraId="73FE570E" w14:textId="77777777" w:rsidR="00D63202" w:rsidRPr="002B0E59" w:rsidRDefault="00000000" w:rsidP="00E77C8E">
      <w:pPr>
        <w:pStyle w:val="3"/>
        <w:ind w:firstLine="482"/>
      </w:pPr>
      <w:bookmarkStart w:id="18" w:name="_Toc219932809"/>
      <w:r w:rsidRPr="002B0E59">
        <w:t xml:space="preserve">1.1.1 </w:t>
      </w:r>
      <w:r w:rsidRPr="002B0E59">
        <w:t>竞技体育数字化转型的时代浪潮</w:t>
      </w:r>
      <w:bookmarkEnd w:id="15"/>
      <w:bookmarkEnd w:id="16"/>
      <w:bookmarkEnd w:id="17"/>
      <w:bookmarkEnd w:id="18"/>
    </w:p>
    <w:p w14:paraId="7F5E9EC8" w14:textId="77777777" w:rsidR="00331E01" w:rsidRDefault="00000000" w:rsidP="00331E01">
      <w:pPr>
        <w:spacing w:line="400" w:lineRule="exact"/>
        <w:ind w:firstLineChars="200" w:firstLine="420"/>
        <w:rPr>
          <w:rFonts w:ascii="宋体" w:hAnsi="宋体"/>
        </w:rPr>
      </w:pPr>
      <w:r>
        <w:rPr>
          <w:rFonts w:ascii="宋体" w:hAnsi="宋体" w:hint="eastAsia"/>
        </w:rPr>
        <w:t>进入21世纪20年代，人工智能（AI）与大数据技术已成为竞技体育的核心驱动力，正在重塑全球体育竞技格局。据麦肯</w:t>
      </w:r>
      <w:proofErr w:type="gramStart"/>
      <w:r>
        <w:rPr>
          <w:rFonts w:ascii="宋体" w:hAnsi="宋体" w:hint="eastAsia"/>
        </w:rPr>
        <w:t>锡全球</w:t>
      </w:r>
      <w:proofErr w:type="gramEnd"/>
      <w:r>
        <w:rPr>
          <w:rFonts w:ascii="宋体" w:hAnsi="宋体" w:hint="eastAsia"/>
        </w:rPr>
        <w:t>体育科技报告（2025）显示，AI技术应用已为顶尖职业体育联盟带来年均18.7%的竞技表现提升和32.4%的商业价值增长。在NBA，Second Spectrum公司开发的基于光流法和多目视觉的Player Tracking系统，通过14台高分辨率摄像机组成的阵列，每秒可捕捉25次球员与篮球的三维坐标（精度±2cm），生成超过2000个数据点/秒的实时运动数据流。这些数据不仅用于优化球队战术，更催生了全新的"数字孪生"训练模式——金州勇士队利用该系统模拟对手防守策略，使其进攻效率在2024赛季提升15.3%，直接助力其重夺总冠军。在网球领域，索尼公司升级的Hawk-Eye Live系统采用8台340fps高速摄像机和深度学习算法，在2025年澳大利亚网球公开赛中实现了99.997%的判罚准确率，每场比赛可生成超过3.2TB的轨迹数据，这些数据通过可视化技术转化为观众可理解的"热区图"、"制胜分路径"等转播内容，使赛事转播收视率提升27.8%。</w:t>
      </w:r>
    </w:p>
    <w:p w14:paraId="6BFE51AB" w14:textId="77777777" w:rsidR="00331E01" w:rsidRDefault="00331E01" w:rsidP="00331E01">
      <w:pPr>
        <w:spacing w:line="400" w:lineRule="exact"/>
        <w:ind w:firstLineChars="200" w:firstLine="420"/>
        <w:rPr>
          <w:rFonts w:ascii="宋体" w:hAnsi="宋体"/>
        </w:rPr>
      </w:pPr>
    </w:p>
    <w:p w14:paraId="1690066F" w14:textId="77777777" w:rsidR="00D63202" w:rsidRDefault="00000000" w:rsidP="00E561B1">
      <w:pPr>
        <w:spacing w:line="400" w:lineRule="exact"/>
        <w:ind w:firstLineChars="200" w:firstLine="420"/>
        <w:rPr>
          <w:rFonts w:ascii="宋体" w:hAnsi="宋体"/>
        </w:rPr>
      </w:pPr>
      <w:r>
        <w:rPr>
          <w:rFonts w:ascii="宋体" w:hAnsi="宋体" w:hint="eastAsia"/>
        </w:rPr>
        <w:t>然而，对于羽毛球项目而言，其数字化</w:t>
      </w:r>
      <w:proofErr w:type="gramStart"/>
      <w:r>
        <w:rPr>
          <w:rFonts w:ascii="宋体" w:hAnsi="宋体" w:hint="eastAsia"/>
        </w:rPr>
        <w:t>转型进程</w:t>
      </w:r>
      <w:proofErr w:type="gramEnd"/>
      <w:r>
        <w:rPr>
          <w:rFonts w:ascii="宋体" w:hAnsi="宋体" w:hint="eastAsia"/>
        </w:rPr>
        <w:t>明显滞后于其他主流运动。国际体育科技协会（ISTS）2025年度报告显示，羽毛球项目的科技应用指数仅为篮球的38%、网球的42%，这一差距源于多重结构性挑战。从物理特性看，羽毛球作为世界上最复杂的运动物体之一，其非对称羽毛结构（16根羽毛呈螺旋排列）导致独特的空气动力学特性：在400km/h初速度的杀</w:t>
      </w:r>
      <w:proofErr w:type="gramStart"/>
      <w:r>
        <w:rPr>
          <w:rFonts w:ascii="宋体" w:hAnsi="宋体" w:hint="eastAsia"/>
        </w:rPr>
        <w:t>球过程</w:t>
      </w:r>
      <w:proofErr w:type="gramEnd"/>
      <w:r>
        <w:rPr>
          <w:rFonts w:ascii="宋体" w:hAnsi="宋体" w:hint="eastAsia"/>
        </w:rPr>
        <w:t>中，球体在0.2秒内经历从湍流到层流的流态转变，产生不可预测的横向偏移（最大达0.8米），这种复杂运动轨迹远超篮球（基本遵循抛物线）和网球（旋转效应相对可预测）的物理模型。从视觉挑战看，羽毛球在1080p视频中仅占8-15像素，且高速运动（&gt;300km/h）导致运动模糊，使传统基于边缘检测的算法在实验室条件下F1分数仅为65.3%，远低于篮球（92.1%）和网球（88.7%）的检测精度。从数据生态看，目前公开的羽毛球数据集规模有限——最大开源数据集</w:t>
      </w:r>
      <w:proofErr w:type="spellStart"/>
      <w:r>
        <w:rPr>
          <w:rFonts w:ascii="宋体" w:hAnsi="宋体" w:hint="eastAsia"/>
        </w:rPr>
        <w:t>ShuttleSet</w:t>
      </w:r>
      <w:proofErr w:type="spellEnd"/>
      <w:r>
        <w:rPr>
          <w:rFonts w:ascii="宋体" w:hAnsi="宋体" w:hint="eastAsia"/>
        </w:rPr>
        <w:t>仅包含12小时标注视频（相比之下，NBA的</w:t>
      </w:r>
      <w:proofErr w:type="spellStart"/>
      <w:r>
        <w:rPr>
          <w:rFonts w:ascii="宋体" w:hAnsi="宋体" w:hint="eastAsia"/>
        </w:rPr>
        <w:t>SportVU</w:t>
      </w:r>
      <w:proofErr w:type="spellEnd"/>
      <w:r>
        <w:rPr>
          <w:rFonts w:ascii="宋体" w:hAnsi="宋体" w:hint="eastAsia"/>
        </w:rPr>
        <w:t>数据</w:t>
      </w:r>
      <w:proofErr w:type="gramStart"/>
      <w:r>
        <w:rPr>
          <w:rFonts w:ascii="宋体" w:hAnsi="宋体" w:hint="eastAsia"/>
        </w:rPr>
        <w:t>集超过</w:t>
      </w:r>
      <w:proofErr w:type="gramEnd"/>
      <w:r>
        <w:rPr>
          <w:rFonts w:ascii="宋体" w:hAnsi="宋体" w:hint="eastAsia"/>
        </w:rPr>
        <w:t>10万小时），且缺乏统一的标注标准和评估协议，这严重制约了算法的可重复性和泛化能力。</w:t>
      </w:r>
    </w:p>
    <w:p w14:paraId="2E5386CC" w14:textId="77777777" w:rsidR="00D63202" w:rsidRDefault="00D63202" w:rsidP="00E561B1">
      <w:pPr>
        <w:spacing w:line="400" w:lineRule="exact"/>
        <w:ind w:firstLineChars="200" w:firstLine="420"/>
        <w:rPr>
          <w:rFonts w:ascii="宋体" w:hAnsi="宋体"/>
        </w:rPr>
      </w:pPr>
    </w:p>
    <w:p w14:paraId="55671BF8" w14:textId="77777777" w:rsidR="00D63202" w:rsidRDefault="00000000" w:rsidP="00E561B1">
      <w:pPr>
        <w:spacing w:line="400" w:lineRule="exact"/>
        <w:ind w:firstLineChars="200" w:firstLine="420"/>
        <w:rPr>
          <w:rFonts w:ascii="宋体" w:hAnsi="宋体"/>
        </w:rPr>
      </w:pPr>
      <w:r>
        <w:rPr>
          <w:rFonts w:ascii="宋体" w:hAnsi="宋体" w:hint="eastAsia"/>
        </w:rPr>
        <w:t>技术标准的缺失进一步加剧了这一困境。与网球领域已形成IEEE 2791-2025《球类运动轨迹分析技术规范》和篮球界建立的NBA Tech Standards不同，羽毛球运动至今缺乏权威的技术评估框架。BWF（世界羽联）技术委员会2025年指出，现有商业系统在羽毛球场景下普遍存在三大缺陷：球体追踪</w:t>
      </w:r>
      <w:proofErr w:type="gramStart"/>
      <w:r>
        <w:rPr>
          <w:rFonts w:ascii="宋体" w:hAnsi="宋体" w:hint="eastAsia"/>
        </w:rPr>
        <w:t>断连率高</w:t>
      </w:r>
      <w:proofErr w:type="gramEnd"/>
      <w:r>
        <w:rPr>
          <w:rFonts w:ascii="宋体" w:hAnsi="宋体" w:hint="eastAsia"/>
        </w:rPr>
        <w:t>（平均23.7%）、击球事件识别误差大（±4.8帧）、技术分类粒度粗糙（仅6-8类，远低于专业35类需求）。这些技术瓶颈导致羽毛球教练仍严重依赖主观经验，基层训练机构专业分析工具覆盖率不足15%，严重制约了人才选拔的科学性和训练效率的提升。</w:t>
      </w:r>
    </w:p>
    <w:p w14:paraId="3EAA7EB7" w14:textId="77777777" w:rsidR="00D63202" w:rsidRDefault="00000000" w:rsidP="007B30FB">
      <w:pPr>
        <w:spacing w:line="400" w:lineRule="exact"/>
        <w:ind w:firstLine="420"/>
        <w:rPr>
          <w:rFonts w:ascii="宋体" w:hAnsi="宋体"/>
        </w:rPr>
      </w:pPr>
      <w:r>
        <w:rPr>
          <w:rFonts w:ascii="宋体" w:hAnsi="宋体" w:hint="eastAsia"/>
        </w:rPr>
        <w:t>然而，深度学习技术的突破性进展为解决这些难题提供了前所未有的机遇。在计算机视觉领域，</w:t>
      </w:r>
      <w:r>
        <w:rPr>
          <w:rFonts w:ascii="宋体" w:hAnsi="宋体" w:hint="eastAsia"/>
        </w:rPr>
        <w:lastRenderedPageBreak/>
        <w:t>以TrackNetV3为代表的视频对象检测架构，通过多帧输入和时空特征融合，将小目标检测F1分数从2019年的72.4%提升至2025年的93.8%；在姿态估计方面，</w:t>
      </w:r>
      <w:proofErr w:type="spellStart"/>
      <w:r>
        <w:rPr>
          <w:rFonts w:ascii="宋体" w:hAnsi="宋体" w:hint="eastAsia"/>
        </w:rPr>
        <w:t>MMPose</w:t>
      </w:r>
      <w:proofErr w:type="spellEnd"/>
      <w:r>
        <w:rPr>
          <w:rFonts w:ascii="宋体" w:hAnsi="宋体" w:hint="eastAsia"/>
        </w:rPr>
        <w:t>框架集成的</w:t>
      </w:r>
      <w:proofErr w:type="spellStart"/>
      <w:r>
        <w:rPr>
          <w:rFonts w:ascii="宋体" w:hAnsi="宋体" w:hint="eastAsia"/>
        </w:rPr>
        <w:t>RTMPose</w:t>
      </w:r>
      <w:proofErr w:type="spellEnd"/>
      <w:r>
        <w:rPr>
          <w:rFonts w:ascii="宋体" w:hAnsi="宋体" w:hint="eastAsia"/>
        </w:rPr>
        <w:t xml:space="preserve">模型在COCO数据集上达到0.785 </w:t>
      </w:r>
      <w:proofErr w:type="spellStart"/>
      <w:r>
        <w:rPr>
          <w:rFonts w:ascii="宋体" w:hAnsi="宋体" w:hint="eastAsia"/>
        </w:rPr>
        <w:t>mAP</w:t>
      </w:r>
      <w:proofErr w:type="spellEnd"/>
      <w:r>
        <w:rPr>
          <w:rFonts w:ascii="宋体" w:hAnsi="宋体" w:hint="eastAsia"/>
        </w:rPr>
        <w:t>，对快速运动场景的鲁棒性显著增强；在时序分析领域，Transformer架构的引入彻底改变了动作识别范式，</w:t>
      </w:r>
      <w:proofErr w:type="spellStart"/>
      <w:r>
        <w:rPr>
          <w:rFonts w:ascii="宋体" w:hAnsi="宋体" w:hint="eastAsia"/>
        </w:rPr>
        <w:t>ViT</w:t>
      </w:r>
      <w:proofErr w:type="spellEnd"/>
      <w:r>
        <w:rPr>
          <w:rFonts w:ascii="宋体" w:hAnsi="宋体" w:hint="eastAsia"/>
        </w:rPr>
        <w:t>（Vision Transformer）在HMDB51数据集上的准确率达89.2%，较传统LSTM提升21.5个百分点。特别值得关注的是，多模态融合技术的成熟使得视觉、轨迹、语义信息的协同分析成为可能——Meta AI 2025年发布的Omnivore模型通过统一架构处理图像、视频和音频，在Sports-1M数据集上实现94.7%的动作识别准确率，为羽毛球复杂场景分析提供了新思路。</w:t>
      </w:r>
    </w:p>
    <w:p w14:paraId="2DCC0AD3" w14:textId="77777777" w:rsidR="00D63202" w:rsidRDefault="00D63202" w:rsidP="00E561B1">
      <w:pPr>
        <w:spacing w:line="400" w:lineRule="exact"/>
        <w:ind w:firstLineChars="200" w:firstLine="420"/>
        <w:rPr>
          <w:rFonts w:ascii="宋体" w:hAnsi="宋体"/>
        </w:rPr>
      </w:pPr>
    </w:p>
    <w:p w14:paraId="1DD07D72" w14:textId="5E39D4F9" w:rsidR="00401F07" w:rsidRDefault="00000000" w:rsidP="007B30FB">
      <w:pPr>
        <w:spacing w:line="400" w:lineRule="exact"/>
        <w:ind w:firstLineChars="200" w:firstLine="420"/>
        <w:rPr>
          <w:rFonts w:ascii="宋体" w:hAnsi="宋体"/>
        </w:rPr>
      </w:pPr>
      <w:r>
        <w:rPr>
          <w:rFonts w:ascii="宋体" w:hAnsi="宋体" w:hint="eastAsia"/>
        </w:rPr>
        <w:t>我国在这一领域的研究正快速迎头赶上。清华大学体育大数据实验室2025年发布的</w:t>
      </w:r>
      <w:proofErr w:type="spellStart"/>
      <w:r>
        <w:rPr>
          <w:rFonts w:ascii="宋体" w:hAnsi="宋体" w:hint="eastAsia"/>
        </w:rPr>
        <w:t>BadmintonAI</w:t>
      </w:r>
      <w:proofErr w:type="spellEnd"/>
      <w:r>
        <w:rPr>
          <w:rFonts w:ascii="宋体" w:hAnsi="宋体" w:hint="eastAsia"/>
        </w:rPr>
        <w:t>框架，在自建的ShuttleSet-150数据集（150小时标注视频）上实现92.3%的球体检测精度；上海体育学院与中科院联合开发的</w:t>
      </w:r>
      <w:proofErr w:type="spellStart"/>
      <w:r>
        <w:rPr>
          <w:rFonts w:ascii="宋体" w:hAnsi="宋体" w:hint="eastAsia"/>
        </w:rPr>
        <w:t>FeatherEye</w:t>
      </w:r>
      <w:proofErr w:type="spellEnd"/>
      <w:r>
        <w:rPr>
          <w:rFonts w:ascii="宋体" w:hAnsi="宋体" w:hint="eastAsia"/>
        </w:rPr>
        <w:t>系统，通过结合CBAM注意力机制和卡尔曼滤波，将轨迹连续性提升至98.7%。国家体育总局《"十四五"体育科技发展规划》明确将"智能视频分析技术"列为重点攻关方向，设立2.3亿元专项资金支持相关研究。这些进展表明，羽毛球运动的数字化转型已具备坚实的技术基础和政策支持，正处于从实验室研究向实际应用转化的关键临界点。正如国际奥委会科技主席约翰·考恩所言："羽毛球可能是最后一个被AI深度改造的主流运动，但一旦突破，其变革将最为彻底——因为技术在这里面对的是最纯粹的人体极限挑战。"</w:t>
      </w:r>
      <w:bookmarkStart w:id="19" w:name="_Toc219053957"/>
      <w:bookmarkStart w:id="20" w:name="_Toc219060369"/>
      <w:bookmarkStart w:id="21" w:name="_Toc219071353"/>
    </w:p>
    <w:p w14:paraId="47F1A5D9" w14:textId="77777777" w:rsidR="007B30FB" w:rsidRPr="007B30FB" w:rsidRDefault="007B30FB" w:rsidP="007B30FB">
      <w:pPr>
        <w:spacing w:line="400" w:lineRule="exact"/>
        <w:ind w:firstLineChars="200" w:firstLine="420"/>
        <w:rPr>
          <w:rFonts w:ascii="宋体" w:hAnsi="宋体"/>
        </w:rPr>
      </w:pPr>
    </w:p>
    <w:p w14:paraId="62694525" w14:textId="77777777" w:rsidR="00D63202" w:rsidRPr="003D13CD" w:rsidRDefault="00000000" w:rsidP="00E77C8E">
      <w:pPr>
        <w:pStyle w:val="3"/>
        <w:ind w:firstLine="482"/>
      </w:pPr>
      <w:bookmarkStart w:id="22" w:name="_Toc219932810"/>
      <w:r w:rsidRPr="003D13CD">
        <w:t>1.1.</w:t>
      </w:r>
      <w:r w:rsidRPr="003D13CD">
        <w:rPr>
          <w:rFonts w:hint="eastAsia"/>
        </w:rPr>
        <w:t>2</w:t>
      </w:r>
      <w:r w:rsidRPr="003D13CD">
        <w:t xml:space="preserve"> </w:t>
      </w:r>
      <w:bookmarkEnd w:id="19"/>
      <w:r w:rsidRPr="003D13CD">
        <w:rPr>
          <w:rFonts w:hint="eastAsia"/>
        </w:rPr>
        <w:t>实现所面临的问题</w:t>
      </w:r>
      <w:bookmarkEnd w:id="20"/>
      <w:bookmarkEnd w:id="21"/>
      <w:bookmarkEnd w:id="22"/>
    </w:p>
    <w:p w14:paraId="7B8E8843" w14:textId="77777777" w:rsidR="00D63202" w:rsidRDefault="00000000" w:rsidP="00E561B1">
      <w:pPr>
        <w:spacing w:line="400" w:lineRule="exact"/>
        <w:ind w:firstLineChars="200" w:firstLine="420"/>
        <w:rPr>
          <w:rFonts w:ascii="宋体" w:hAnsi="宋体"/>
        </w:rPr>
      </w:pPr>
      <w:r>
        <w:rPr>
          <w:rFonts w:ascii="宋体" w:hAnsi="宋体"/>
        </w:rPr>
        <w:t>羽毛球运动独特的生物力学特征与比赛环境，使其视频分析系统的研发面临远超其他球类运动的多重技术挑战。这些挑战不仅源于羽毛球本身的物理特性，更源于比赛场景的复杂性和技术动作的精细性，构成了计算机视觉与深度学习领域极具价值的研究课题。</w:t>
      </w:r>
    </w:p>
    <w:p w14:paraId="260E5ACB" w14:textId="77777777" w:rsidR="00D63202" w:rsidRPr="003D13CD" w:rsidRDefault="00000000" w:rsidP="00E561B1">
      <w:pPr>
        <w:spacing w:line="400" w:lineRule="exact"/>
        <w:ind w:firstLineChars="200" w:firstLine="422"/>
        <w:rPr>
          <w:rFonts w:ascii="宋体" w:hAnsi="宋体"/>
          <w:b/>
          <w:bCs/>
        </w:rPr>
      </w:pPr>
      <w:r w:rsidRPr="003D13CD">
        <w:rPr>
          <w:rFonts w:ascii="宋体" w:hAnsi="宋体"/>
          <w:b/>
          <w:bCs/>
        </w:rPr>
        <w:t>1. 极小目标与高速运动的双重挑战</w:t>
      </w:r>
    </w:p>
    <w:p w14:paraId="0FBDD951" w14:textId="77777777" w:rsidR="00D63202" w:rsidRDefault="00000000" w:rsidP="00E561B1">
      <w:pPr>
        <w:spacing w:line="400" w:lineRule="exact"/>
        <w:ind w:firstLineChars="200" w:firstLine="420"/>
        <w:rPr>
          <w:rFonts w:ascii="宋体" w:hAnsi="宋体"/>
        </w:rPr>
      </w:pPr>
      <w:r>
        <w:rPr>
          <w:rFonts w:ascii="宋体" w:hAnsi="宋体"/>
        </w:rPr>
        <w:t>羽毛球作为世界上最复杂的运动物体之一，其物理特性为视觉检测带来根本性难题。标准羽毛球直径仅65mm（±1mm），由16根鹅毛呈螺旋状排列构成非对称结构，在1080p（1920×1080像素）全场视角视频中，球体</w:t>
      </w:r>
      <w:proofErr w:type="gramStart"/>
      <w:r>
        <w:rPr>
          <w:rFonts w:ascii="宋体" w:hAnsi="宋体"/>
        </w:rPr>
        <w:t>像素占</w:t>
      </w:r>
      <w:proofErr w:type="gramEnd"/>
      <w:r>
        <w:rPr>
          <w:rFonts w:ascii="宋体" w:hAnsi="宋体"/>
        </w:rPr>
        <w:t>比通常小于0.1%（约12-18像素²），远低于国际篮联规定的篮球最小检测尺寸（0.5%</w:t>
      </w:r>
      <w:proofErr w:type="gramStart"/>
      <w:r>
        <w:rPr>
          <w:rFonts w:ascii="宋体" w:hAnsi="宋体"/>
        </w:rPr>
        <w:t>像素占</w:t>
      </w:r>
      <w:proofErr w:type="gramEnd"/>
      <w:r>
        <w:rPr>
          <w:rFonts w:ascii="宋体" w:hAnsi="宋体"/>
        </w:rPr>
        <w:t>比）和网球（0.3%</w:t>
      </w:r>
      <w:proofErr w:type="gramStart"/>
      <w:r>
        <w:rPr>
          <w:rFonts w:ascii="宋体" w:hAnsi="宋体"/>
        </w:rPr>
        <w:t>像素占</w:t>
      </w:r>
      <w:proofErr w:type="gramEnd"/>
      <w:r>
        <w:rPr>
          <w:rFonts w:ascii="宋体" w:hAnsi="宋体"/>
        </w:rPr>
        <w:t>比）。更为严峻的是其速度特性：根据BWF（世界羽联）2025年技术报告，专业运动员杀球初速度可达426km/h（林丹2006年创纪录数据），在球体离拍后的0.1秒内，速度衰减超过60%，加速度变化范围达-300m/s²至+50m/s²。这种剧烈的速度变化导致在常规30fps视频采样下，球体在连续两帧间的位移可达2.8米，运动模糊长度超过25像素。</w:t>
      </w:r>
    </w:p>
    <w:p w14:paraId="0146BB6A" w14:textId="77777777" w:rsidR="00D63202" w:rsidRDefault="00000000" w:rsidP="00E561B1">
      <w:pPr>
        <w:spacing w:line="400" w:lineRule="exact"/>
        <w:ind w:firstLineChars="200" w:firstLine="420"/>
        <w:rPr>
          <w:rFonts w:ascii="宋体" w:hAnsi="宋体"/>
        </w:rPr>
      </w:pPr>
      <w:r>
        <w:rPr>
          <w:rFonts w:ascii="宋体" w:hAnsi="宋体"/>
        </w:rPr>
        <w:t>运动模糊的物理机制进一步加剧了检测难度。当球体速度超过临界值（约150km/h）时，曝光时间内球体移动距离超过单像素尺寸，导致边缘细节完全丢失。MIT计算机视觉实验室2024年研究指出，在400km/h的杀球场景下，传统卷积神经网络（如Faster R-CNN）的检测召回率骤降至42.7%，而通过引入时序信息（</w:t>
      </w:r>
      <w:proofErr w:type="spellStart"/>
      <w:r>
        <w:rPr>
          <w:rFonts w:ascii="宋体" w:hAnsi="宋体"/>
        </w:rPr>
        <w:t>TrackNet</w:t>
      </w:r>
      <w:proofErr w:type="spellEnd"/>
      <w:r>
        <w:rPr>
          <w:rFonts w:ascii="宋体" w:hAnsi="宋体"/>
        </w:rPr>
        <w:t>架构）可将召回率提升至89.3%，但对极端高速场景（&gt;350km/h）仍存在15.8%的漏检率。更复杂的是，羽毛球独特的羽毛结构在高速旋转时产生光学衍射效应，在CMOS传感器上形成环状伪影，这种现象在强光环境下尤为明显，使球体在视觉上呈现为"消失"状态。</w:t>
      </w:r>
      <w:r>
        <w:rPr>
          <w:rFonts w:ascii="宋体" w:hAnsi="宋体"/>
        </w:rPr>
        <w:lastRenderedPageBreak/>
        <w:t>2025年全英公开赛技术分析显示，在专业比赛中，平均每局有3.7次杀球因速度过快而完全无法在单帧图像中检测到，必须依赖多帧时序推理进行轨迹重建。</w:t>
      </w:r>
    </w:p>
    <w:p w14:paraId="119093D3" w14:textId="77777777" w:rsidR="00D63202" w:rsidRPr="003D13CD" w:rsidRDefault="00000000" w:rsidP="00E561B1">
      <w:pPr>
        <w:spacing w:line="400" w:lineRule="exact"/>
        <w:ind w:firstLineChars="200" w:firstLine="422"/>
        <w:rPr>
          <w:rFonts w:ascii="宋体" w:hAnsi="宋体"/>
          <w:b/>
          <w:bCs/>
        </w:rPr>
      </w:pPr>
      <w:r w:rsidRPr="003D13CD">
        <w:rPr>
          <w:rFonts w:ascii="宋体" w:hAnsi="宋体"/>
          <w:b/>
          <w:bCs/>
        </w:rPr>
        <w:t>2. 复杂多变的环境干扰</w:t>
      </w:r>
    </w:p>
    <w:p w14:paraId="7283AF9C" w14:textId="77777777" w:rsidR="00D63202" w:rsidRDefault="00000000" w:rsidP="00E561B1">
      <w:pPr>
        <w:spacing w:line="400" w:lineRule="exact"/>
        <w:ind w:firstLineChars="200" w:firstLine="420"/>
        <w:rPr>
          <w:rFonts w:ascii="宋体" w:hAnsi="宋体"/>
        </w:rPr>
      </w:pPr>
      <w:r>
        <w:rPr>
          <w:rFonts w:ascii="宋体" w:hAnsi="宋体"/>
        </w:rPr>
        <w:t>羽毛球比赛环境包含多种视觉干扰源，其复杂性远超实验室理想条件。从光学特性看，专业羽毛球场地地板通常采用PVC材质，反射率在35%-45%之间，当顶灯光照强度超过1000lux时，地板反光区域与羽毛球的亮度相似度达87.3%（CIEDE2000色差&lt;5）。场地中央的球网带宽度为75mm，采用纯白色尼龙材质，在特定拍摄角度下与羽毛球的色度坐标（CIELAB空间中L*=92, a*=-1.2, b*=3.8）几乎重合，色差ΔE仅为2.1，低于人眼可分辨阈值（ΔE=2.3）。</w:t>
      </w:r>
    </w:p>
    <w:p w14:paraId="40F4F496" w14:textId="77777777" w:rsidR="00D63202" w:rsidRDefault="00000000" w:rsidP="00E561B1">
      <w:pPr>
        <w:spacing w:line="400" w:lineRule="exact"/>
        <w:ind w:firstLineChars="200" w:firstLine="420"/>
        <w:rPr>
          <w:rFonts w:ascii="宋体" w:hAnsi="宋体"/>
        </w:rPr>
      </w:pPr>
      <w:r>
        <w:rPr>
          <w:rFonts w:ascii="宋体" w:hAnsi="宋体"/>
        </w:rPr>
        <w:t>场边环境干扰更为复杂。现代羽毛球赛事场地周围密集分布着广告牌、电子显示屏、观众席等视觉元素。根据2025年世锦赛视频分析，一帧标准比赛画面中平均包含12.7个与羽毛球颜色相似（ΔE&lt;10）的区域，其中广告牌文字边缘、观众白色衣物、裁判制服等高频干扰源占比达68.4%。这些干扰不仅具有静态相似性，更具有动态迷惑性——当观众举手欢呼或广告牌闪烁时，其运动轨迹与羽毛球的抛物线轨迹在局部区域内高度相似。剑桥大学体育视觉实验室2024年实验证实，在包含复杂背景的测试集上，单帧检测算法的误检率高达42.6%，其中78.3%的误检来源于背景干扰，而非目标漏检。</w:t>
      </w:r>
    </w:p>
    <w:p w14:paraId="1057F8EF" w14:textId="77777777" w:rsidR="00D63202" w:rsidRDefault="00000000" w:rsidP="00E561B1">
      <w:pPr>
        <w:spacing w:line="400" w:lineRule="exact"/>
        <w:ind w:firstLineChars="200" w:firstLine="420"/>
        <w:rPr>
          <w:rFonts w:ascii="宋体" w:hAnsi="宋体"/>
        </w:rPr>
      </w:pPr>
      <w:r>
        <w:rPr>
          <w:rFonts w:ascii="宋体" w:hAnsi="宋体"/>
        </w:rPr>
        <w:t>环境光照的动态变化进一步加剧了挑战。专业比赛场馆通常采用顶棚多点照明系统，光照强度在500-2000lux范围内波动。当球体飞越不同光照区域时，其表观亮度变化可达300%，而色温变化（2700K-6500K）导致的色彩偏移使HSV颜色空间中的H值漂移超过15°。这种动态变化使基于颜色阈值的传统分割算法几乎失效，即使采用自适应阈值，在BWF认证的测试视频集上，其鲁棒性指标（不同光照下的F1分数标准差）仍高达0.18，远不能满足竞技分析需求。</w:t>
      </w:r>
    </w:p>
    <w:p w14:paraId="19F5A585" w14:textId="77777777" w:rsidR="00D63202" w:rsidRPr="003D13CD" w:rsidRDefault="00000000" w:rsidP="00E561B1">
      <w:pPr>
        <w:spacing w:line="400" w:lineRule="exact"/>
        <w:ind w:firstLineChars="200" w:firstLine="422"/>
        <w:rPr>
          <w:rFonts w:ascii="宋体" w:hAnsi="宋体"/>
          <w:b/>
          <w:bCs/>
        </w:rPr>
      </w:pPr>
      <w:r w:rsidRPr="003D13CD">
        <w:rPr>
          <w:rFonts w:ascii="宋体" w:hAnsi="宋体"/>
          <w:b/>
          <w:bCs/>
        </w:rPr>
        <w:t>3. 高频遮挡与交互的连续性挑战</w:t>
      </w:r>
    </w:p>
    <w:p w14:paraId="7FDB97BC" w14:textId="77777777" w:rsidR="00D63202" w:rsidRDefault="00000000" w:rsidP="00E561B1">
      <w:pPr>
        <w:spacing w:line="400" w:lineRule="exact"/>
        <w:ind w:firstLineChars="200" w:firstLine="420"/>
        <w:rPr>
          <w:rFonts w:ascii="宋体" w:hAnsi="宋体"/>
        </w:rPr>
      </w:pPr>
      <w:r>
        <w:rPr>
          <w:rFonts w:ascii="宋体" w:hAnsi="宋体"/>
        </w:rPr>
        <w:t>羽毛球比赛中的遮挡现象具有高频率、多类型、难预测的特点。根据对100场国际赛事的统计分析，单局比赛中球体被遮挡的平均频率为每分钟4.7次，其中球网</w:t>
      </w:r>
      <w:proofErr w:type="gramStart"/>
      <w:r>
        <w:rPr>
          <w:rFonts w:ascii="宋体" w:hAnsi="宋体"/>
        </w:rPr>
        <w:t>遮挡占</w:t>
      </w:r>
      <w:proofErr w:type="gramEnd"/>
      <w:r>
        <w:rPr>
          <w:rFonts w:ascii="宋体" w:hAnsi="宋体"/>
        </w:rPr>
        <w:t>38.2%（主要发生在网前球和高远球），球拍</w:t>
      </w:r>
      <w:proofErr w:type="gramStart"/>
      <w:r>
        <w:rPr>
          <w:rFonts w:ascii="宋体" w:hAnsi="宋体"/>
        </w:rPr>
        <w:t>遮挡占</w:t>
      </w:r>
      <w:proofErr w:type="gramEnd"/>
      <w:r>
        <w:rPr>
          <w:rFonts w:ascii="宋体" w:hAnsi="宋体"/>
        </w:rPr>
        <w:t>29.5%（集中在击球瞬间），人体</w:t>
      </w:r>
      <w:proofErr w:type="gramStart"/>
      <w:r>
        <w:rPr>
          <w:rFonts w:ascii="宋体" w:hAnsi="宋体"/>
        </w:rPr>
        <w:t>遮挡占</w:t>
      </w:r>
      <w:proofErr w:type="gramEnd"/>
      <w:r>
        <w:rPr>
          <w:rFonts w:ascii="宋体" w:hAnsi="宋体"/>
        </w:rPr>
        <w:t>22.3%（多见于双打网前争夺），其他物体（裁判、边线员等）</w:t>
      </w:r>
      <w:proofErr w:type="gramStart"/>
      <w:r>
        <w:rPr>
          <w:rFonts w:ascii="宋体" w:hAnsi="宋体"/>
        </w:rPr>
        <w:t>遮挡占</w:t>
      </w:r>
      <w:proofErr w:type="gramEnd"/>
      <w:r>
        <w:rPr>
          <w:rFonts w:ascii="宋体" w:hAnsi="宋体"/>
        </w:rPr>
        <w:t>10.0%。遮挡持续时间呈现双峰分布：短时遮挡（1-3帧）占76.4%，主要由球拍和网带导致；长时遮挡（&gt;5帧）占12.8%，通常由人体相互遮挡引起，最长记录达14帧（约0.47秒）。</w:t>
      </w:r>
    </w:p>
    <w:p w14:paraId="2658FEE2" w14:textId="77777777" w:rsidR="00D63202" w:rsidRDefault="00000000" w:rsidP="00E561B1">
      <w:pPr>
        <w:spacing w:line="400" w:lineRule="exact"/>
        <w:ind w:firstLineChars="200" w:firstLine="420"/>
        <w:rPr>
          <w:rFonts w:ascii="宋体" w:hAnsi="宋体"/>
        </w:rPr>
      </w:pPr>
      <w:r>
        <w:rPr>
          <w:rFonts w:ascii="宋体" w:hAnsi="宋体"/>
        </w:rPr>
        <w:t>网前缠斗场景对追踪算法提出极限挑战。在专业双打比赛中，当双方球员在网前争夺时，球体经常在运动员身体缝隙中穿梭，有效可视区域小于球体直径的30%。此时，球体运动轨迹呈现高频率折线变化，方向突变角度可达120°-180°，且速度在0.1秒内从200km/h骤降至20km/h。这种极端场景下，传统卡尔曼滤波器的线性假设完全失效，轨迹预测误差呈指数增长。清华大学体育AI实验室2025年测试表明，在网前多拍回合中，即使最先进的TrackNetV3算法，其轨迹连续性（连续追踪帧数/</w:t>
      </w:r>
      <w:proofErr w:type="gramStart"/>
      <w:r>
        <w:rPr>
          <w:rFonts w:ascii="宋体" w:hAnsi="宋体"/>
        </w:rPr>
        <w:t>总帧数</w:t>
      </w:r>
      <w:proofErr w:type="gramEnd"/>
      <w:r>
        <w:rPr>
          <w:rFonts w:ascii="宋体" w:hAnsi="宋体"/>
        </w:rPr>
        <w:t>）也从全场平均的95.7%骤降至83.4%，而击球点定位误差从±2像素扩大到±8像素。</w:t>
      </w:r>
    </w:p>
    <w:p w14:paraId="3F36FA0B" w14:textId="77777777" w:rsidR="00D63202" w:rsidRDefault="00000000" w:rsidP="00E561B1">
      <w:pPr>
        <w:spacing w:line="400" w:lineRule="exact"/>
        <w:ind w:firstLineChars="200" w:firstLine="420"/>
        <w:rPr>
          <w:rFonts w:ascii="宋体" w:hAnsi="宋体"/>
        </w:rPr>
      </w:pPr>
      <w:r>
        <w:rPr>
          <w:rFonts w:ascii="宋体" w:hAnsi="宋体"/>
        </w:rPr>
        <w:t>更复杂的是遮挡的组合效应。在专业比赛中，多重遮挡（球体同时被两个以上物体遮挡）发生频率为每局2.3次，其中87.5%发生在关键分争夺阶段。例如，在2025年印尼公开赛决赛决胜局20-</w:t>
      </w:r>
      <w:r>
        <w:rPr>
          <w:rFonts w:ascii="宋体" w:hAnsi="宋体"/>
        </w:rPr>
        <w:lastRenderedPageBreak/>
        <w:t>20平的关键分中，球体在0.35秒内先后被球拍（2帧）、对手身体（3帧）和球网（1帧）遮挡，传统追踪算法完全丢失目标，而通过引入人体姿态先验和场地几何约束的多模态方法，成功重建了完整轨迹。这种极端案例揭示了单一视觉线索的局限性，也指明了多</w:t>
      </w:r>
      <w:proofErr w:type="gramStart"/>
      <w:r>
        <w:rPr>
          <w:rFonts w:ascii="宋体" w:hAnsi="宋体"/>
        </w:rPr>
        <w:t>源信息</w:t>
      </w:r>
      <w:proofErr w:type="gramEnd"/>
      <w:r>
        <w:rPr>
          <w:rFonts w:ascii="宋体" w:hAnsi="宋体"/>
        </w:rPr>
        <w:t>融合的技术方向。</w:t>
      </w:r>
    </w:p>
    <w:p w14:paraId="3B235EF3" w14:textId="77777777" w:rsidR="00D63202" w:rsidRPr="003D13CD" w:rsidRDefault="00000000" w:rsidP="00E561B1">
      <w:pPr>
        <w:spacing w:line="400" w:lineRule="exact"/>
        <w:ind w:firstLineChars="200" w:firstLine="422"/>
        <w:rPr>
          <w:rFonts w:ascii="宋体" w:hAnsi="宋体"/>
          <w:b/>
          <w:bCs/>
        </w:rPr>
      </w:pPr>
      <w:r w:rsidRPr="003D13CD">
        <w:rPr>
          <w:rFonts w:ascii="宋体" w:hAnsi="宋体"/>
          <w:b/>
          <w:bCs/>
        </w:rPr>
        <w:t>4. 细粒度动作识别的生物力学挑战</w:t>
      </w:r>
    </w:p>
    <w:p w14:paraId="56FE59C8" w14:textId="77777777" w:rsidR="00D63202" w:rsidRDefault="00000000" w:rsidP="00E561B1">
      <w:pPr>
        <w:spacing w:line="400" w:lineRule="exact"/>
        <w:ind w:firstLineChars="200" w:firstLine="420"/>
        <w:rPr>
          <w:rFonts w:ascii="宋体" w:hAnsi="宋体"/>
        </w:rPr>
      </w:pPr>
      <w:r>
        <w:rPr>
          <w:rFonts w:ascii="宋体" w:hAnsi="宋体"/>
        </w:rPr>
        <w:t>羽毛球击球动作的精细差异源于人体生物力学的微妙变化，这种差异在视觉表征上极为隐晦。专业羽毛球技术分为35个细分类别，仅按球路方向就可分为直线高远球、斜线高远球、直线吊球、斜线吊球、网前小球等12种基础类型，而按击球手法又可分为正手、反手、头顶、反手头顶四种姿态。这些动作在准备阶段（引拍）的视觉相似度极高：根据运动生物力学分析，不同击球类型的</w:t>
      </w:r>
      <w:proofErr w:type="gramStart"/>
      <w:r>
        <w:rPr>
          <w:rFonts w:ascii="宋体" w:hAnsi="宋体"/>
        </w:rPr>
        <w:t>引拍阶段</w:t>
      </w:r>
      <w:proofErr w:type="gramEnd"/>
      <w:r>
        <w:rPr>
          <w:rFonts w:ascii="宋体" w:hAnsi="宋体"/>
        </w:rPr>
        <w:t>关节角度差异小于5°，身体重心位移差异小于3cm，而关键区分特征仅存在于击球瞬间的微小变化中。</w:t>
      </w:r>
    </w:p>
    <w:p w14:paraId="76C72EC3" w14:textId="77777777" w:rsidR="00D63202" w:rsidRDefault="00000000" w:rsidP="00E561B1">
      <w:pPr>
        <w:spacing w:line="400" w:lineRule="exact"/>
        <w:ind w:firstLineChars="200" w:firstLine="420"/>
        <w:rPr>
          <w:rFonts w:ascii="宋体" w:hAnsi="宋体"/>
        </w:rPr>
      </w:pPr>
      <w:r>
        <w:rPr>
          <w:rFonts w:ascii="宋体" w:hAnsi="宋体"/>
        </w:rPr>
        <w:t>以杀球与吊球为例，两种动作在</w:t>
      </w:r>
      <w:proofErr w:type="gramStart"/>
      <w:r>
        <w:rPr>
          <w:rFonts w:ascii="宋体" w:hAnsi="宋体"/>
        </w:rPr>
        <w:t>引拍阶段</w:t>
      </w:r>
      <w:proofErr w:type="gramEnd"/>
      <w:r>
        <w:rPr>
          <w:rFonts w:ascii="宋体" w:hAnsi="宋体"/>
        </w:rPr>
        <w:t>的视觉相似度达93.7%（基于ResNet-50特征余弦相似度），区分特征集中在击球前0.15-0.05秒的"决策窗口"内：杀球要求手腕制动角度为35°-45°，拍面倾角65°-75°；而吊球要求手腕制动角度为15°-25°，拍面倾角25°-35°。这种差异在1080p视频中仅表现为2-3像素的位置变化和10°-15°的角度偏转，且受拍摄角度影响，表观差异进一步缩小。更复杂的是，运动员常采用"假动作"迷惑对手，在</w:t>
      </w:r>
      <w:proofErr w:type="gramStart"/>
      <w:r>
        <w:rPr>
          <w:rFonts w:ascii="宋体" w:hAnsi="宋体"/>
        </w:rPr>
        <w:t>引拍阶段</w:t>
      </w:r>
      <w:proofErr w:type="gramEnd"/>
      <w:r>
        <w:rPr>
          <w:rFonts w:ascii="宋体" w:hAnsi="宋体"/>
        </w:rPr>
        <w:t>故意模仿杀球姿态，而在击球瞬间转变为吊球，这种战术行为使基于单一时间点的识别方法失效。</w:t>
      </w:r>
    </w:p>
    <w:p w14:paraId="5259D843" w14:textId="77777777" w:rsidR="00D63202" w:rsidRDefault="00000000" w:rsidP="00E561B1">
      <w:pPr>
        <w:spacing w:line="400" w:lineRule="exact"/>
        <w:ind w:firstLineChars="200" w:firstLine="420"/>
        <w:rPr>
          <w:rFonts w:ascii="宋体" w:hAnsi="宋体"/>
        </w:rPr>
      </w:pPr>
      <w:r>
        <w:rPr>
          <w:rFonts w:ascii="宋体" w:hAnsi="宋体"/>
        </w:rPr>
        <w:t>击球动作的时序动态性进一步增加了识别难度。专业分析表明，一个完整的击球动作包含预备、引拍、挥拍、击球、</w:t>
      </w:r>
      <w:proofErr w:type="gramStart"/>
      <w:r>
        <w:rPr>
          <w:rFonts w:ascii="宋体" w:hAnsi="宋体"/>
        </w:rPr>
        <w:t>随挥五个</w:t>
      </w:r>
      <w:proofErr w:type="gramEnd"/>
      <w:r>
        <w:rPr>
          <w:rFonts w:ascii="宋体" w:hAnsi="宋体"/>
        </w:rPr>
        <w:t>阶段，持续时间约0.8-1.2秒（24-36帧@30fps）。其中，决定技术类型的关键信息仅占整个时序的15%（击球前后6帧），而传统3D-CNN或Two-Stream网络由于感受野过大，往往将无关的预备和</w:t>
      </w:r>
      <w:proofErr w:type="gramStart"/>
      <w:r>
        <w:rPr>
          <w:rFonts w:ascii="宋体" w:hAnsi="宋体"/>
        </w:rPr>
        <w:t>随挥阶段</w:t>
      </w:r>
      <w:proofErr w:type="gramEnd"/>
      <w:r>
        <w:rPr>
          <w:rFonts w:ascii="宋体" w:hAnsi="宋体"/>
        </w:rPr>
        <w:t>信息混入决策过程。中科院自动化所2024年研究显示，在</w:t>
      </w:r>
      <w:proofErr w:type="gramStart"/>
      <w:r>
        <w:rPr>
          <w:rFonts w:ascii="宋体" w:hAnsi="宋体"/>
        </w:rPr>
        <w:t>包含假</w:t>
      </w:r>
      <w:proofErr w:type="gramEnd"/>
      <w:r>
        <w:rPr>
          <w:rFonts w:ascii="宋体" w:hAnsi="宋体"/>
        </w:rPr>
        <w:t>动作的测试集上，现有动作识别模型的准确率从86.4%降至72.1%，其中78.6%的错误源于对决策窗口的定位不准。</w:t>
      </w:r>
    </w:p>
    <w:p w14:paraId="5BCA720E" w14:textId="77777777" w:rsidR="00D63202" w:rsidRDefault="00000000" w:rsidP="00E561B1">
      <w:pPr>
        <w:spacing w:line="400" w:lineRule="exact"/>
        <w:ind w:firstLineChars="200" w:firstLine="420"/>
        <w:rPr>
          <w:rFonts w:ascii="宋体" w:hAnsi="宋体"/>
        </w:rPr>
      </w:pPr>
      <w:r>
        <w:rPr>
          <w:rFonts w:ascii="宋体" w:hAnsi="宋体"/>
        </w:rPr>
        <w:t>生物力学参数的个体差异也为通用模型带来挑战。不同运动员因身高、臂长、技术风格差异，同一技术动作的视觉表征存在显著变异性。例如，中国选手石宇奇的杀球挥拍幅度为110°±8°，而丹麦选手安赛龙为145°±10°，这种差异使基于固定模板的方法难以适应。东京体育科学研究所2025年报告指出，在</w:t>
      </w:r>
      <w:proofErr w:type="gramStart"/>
      <w:r>
        <w:rPr>
          <w:rFonts w:ascii="宋体" w:hAnsi="宋体"/>
        </w:rPr>
        <w:t>跨球员</w:t>
      </w:r>
      <w:proofErr w:type="gramEnd"/>
      <w:r>
        <w:rPr>
          <w:rFonts w:ascii="宋体" w:hAnsi="宋体"/>
        </w:rPr>
        <w:t>动作识别任务中，模型性能下降幅度达23.7%，凸显了个性化建模的必要性。这些挑战要求分析系统不仅需要高精度的视觉感知，更需要融合运动生物力学先验知识，构建具有物理约束的深度学习架构，才能真正理解羽毛球技术的本质差异。</w:t>
      </w:r>
    </w:p>
    <w:p w14:paraId="00867CA0" w14:textId="77777777" w:rsidR="00401F07" w:rsidRDefault="00401F07" w:rsidP="00E561B1">
      <w:pPr>
        <w:spacing w:line="400" w:lineRule="exact"/>
        <w:ind w:firstLineChars="200" w:firstLine="480"/>
        <w:rPr>
          <w:rFonts w:ascii="黑体" w:eastAsia="黑体" w:hAnsi="黑体"/>
          <w:sz w:val="24"/>
        </w:rPr>
      </w:pPr>
      <w:bookmarkStart w:id="23" w:name="_Toc219071354"/>
      <w:bookmarkStart w:id="24" w:name="_Toc219053958"/>
      <w:bookmarkStart w:id="25" w:name="_Toc219060370"/>
    </w:p>
    <w:p w14:paraId="4267AB11" w14:textId="77777777" w:rsidR="00D63202" w:rsidRPr="003D13CD" w:rsidRDefault="00000000" w:rsidP="00E77C8E">
      <w:pPr>
        <w:pStyle w:val="3"/>
        <w:ind w:firstLine="482"/>
      </w:pPr>
      <w:bookmarkStart w:id="26" w:name="_Toc219932811"/>
      <w:r w:rsidRPr="003D13CD">
        <w:t>1.1.</w:t>
      </w:r>
      <w:r w:rsidRPr="003D13CD">
        <w:rPr>
          <w:rFonts w:hint="eastAsia"/>
        </w:rPr>
        <w:t>3</w:t>
      </w:r>
      <w:r w:rsidRPr="003D13CD">
        <w:t xml:space="preserve"> “</w:t>
      </w:r>
      <w:r w:rsidRPr="003D13CD">
        <w:rPr>
          <w:rFonts w:hint="eastAsia"/>
        </w:rPr>
        <w:t>风羽之眼</w:t>
      </w:r>
      <w:r w:rsidRPr="003D13CD">
        <w:t>”</w:t>
      </w:r>
      <w:r w:rsidRPr="003D13CD">
        <w:rPr>
          <w:rFonts w:hint="eastAsia"/>
        </w:rPr>
        <w:t>系统的应用价值</w:t>
      </w:r>
      <w:bookmarkEnd w:id="23"/>
      <w:bookmarkEnd w:id="24"/>
      <w:bookmarkEnd w:id="25"/>
      <w:bookmarkEnd w:id="26"/>
    </w:p>
    <w:p w14:paraId="1E1A73B6" w14:textId="77777777" w:rsidR="00D63202" w:rsidRDefault="00000000" w:rsidP="00E561B1">
      <w:pPr>
        <w:spacing w:after="120" w:line="400" w:lineRule="exact"/>
        <w:ind w:firstLineChars="200" w:firstLine="420"/>
        <w:rPr>
          <w:rFonts w:ascii="Google Sans Text" w:eastAsia="Google Sans Text" w:hAnsi="Google Sans Text" w:cs="Google Sans Text"/>
          <w:color w:val="1F1F1F"/>
        </w:rPr>
      </w:pPr>
      <w:r>
        <w:rPr>
          <w:rFonts w:ascii="宋体" w:hAnsi="宋体" w:cs="宋体" w:hint="eastAsia"/>
          <w:color w:val="1F1F1F"/>
        </w:rPr>
        <w:t>本研究提出的</w:t>
      </w:r>
      <w:r>
        <w:rPr>
          <w:rFonts w:ascii="Google Sans Text" w:eastAsia="Google Sans Text" w:hAnsi="Google Sans Text" w:cs="Google Sans Text"/>
          <w:color w:val="1F1F1F"/>
        </w:rPr>
        <w:t>“</w:t>
      </w:r>
      <w:r>
        <w:rPr>
          <w:rFonts w:ascii="宋体" w:hAnsi="宋体" w:cs="宋体" w:hint="eastAsia"/>
          <w:color w:val="1F1F1F"/>
        </w:rPr>
        <w:t>风羽之眼</w:t>
      </w:r>
      <w:r>
        <w:rPr>
          <w:rFonts w:ascii="Google Sans Text" w:eastAsia="Google Sans Text" w:hAnsi="Google Sans Text" w:cs="Google Sans Text"/>
          <w:color w:val="1F1F1F"/>
        </w:rPr>
        <w:t>”</w:t>
      </w:r>
      <w:r>
        <w:rPr>
          <w:rFonts w:ascii="宋体" w:hAnsi="宋体" w:cs="宋体" w:hint="eastAsia"/>
          <w:color w:val="1F1F1F"/>
        </w:rPr>
        <w:t>系统，旨在通过技术创新攻克上述难题，其应用价值体现在以下三个维度：</w:t>
      </w:r>
    </w:p>
    <w:p w14:paraId="77D5C576" w14:textId="77777777" w:rsidR="00D63202" w:rsidRDefault="00000000" w:rsidP="00E561B1">
      <w:pPr>
        <w:numPr>
          <w:ilvl w:val="0"/>
          <w:numId w:val="1"/>
        </w:numPr>
        <w:spacing w:line="400" w:lineRule="exact"/>
      </w:pPr>
      <w:r>
        <w:rPr>
          <w:rFonts w:ascii="宋体" w:hAnsi="宋体" w:cs="宋体" w:hint="eastAsia"/>
          <w:b/>
          <w:bCs/>
          <w:color w:val="1F1F1F"/>
        </w:rPr>
        <w:t>辅助专业训练</w:t>
      </w:r>
      <w:r>
        <w:rPr>
          <w:rFonts w:ascii="宋体" w:hAnsi="宋体" w:cs="宋体" w:hint="eastAsia"/>
          <w:color w:val="1F1F1F"/>
        </w:rPr>
        <w:t>：为教练员提供自动化的技术统计报表，包括杀球速度、过网高度、落点散布图等，帮助发现运动员的技术短板与习惯球路。</w:t>
      </w:r>
    </w:p>
    <w:p w14:paraId="5F05307C" w14:textId="77777777" w:rsidR="00D63202" w:rsidRDefault="00000000" w:rsidP="00E561B1">
      <w:pPr>
        <w:numPr>
          <w:ilvl w:val="0"/>
          <w:numId w:val="1"/>
        </w:numPr>
        <w:spacing w:line="400" w:lineRule="exact"/>
      </w:pPr>
      <w:r>
        <w:rPr>
          <w:rFonts w:ascii="宋体" w:hAnsi="宋体" w:cs="宋体" w:hint="eastAsia"/>
          <w:b/>
          <w:bCs/>
          <w:color w:val="1F1F1F"/>
        </w:rPr>
        <w:t>运动损伤预防</w:t>
      </w:r>
      <w:r>
        <w:rPr>
          <w:rFonts w:ascii="宋体" w:hAnsi="宋体" w:cs="宋体" w:hint="eastAsia"/>
          <w:color w:val="1F1F1F"/>
        </w:rPr>
        <w:t>：通过高精度姿态估计，实时监测运动员的关节角度（如肩肘夹角），当检测到发</w:t>
      </w:r>
      <w:r>
        <w:rPr>
          <w:rFonts w:ascii="宋体" w:hAnsi="宋体" w:cs="宋体" w:hint="eastAsia"/>
          <w:color w:val="1F1F1F"/>
        </w:rPr>
        <w:lastRenderedPageBreak/>
        <w:t>力动作不符合生物力学原理（如各种代偿性发力）时及时预警，降低运动损伤风险</w:t>
      </w:r>
      <w:r>
        <w:rPr>
          <w:rFonts w:ascii="Google Sans Text" w:eastAsia="Google Sans Text" w:hAnsi="Google Sans Text" w:cs="Google Sans Text"/>
          <w:color w:val="1F1F1F"/>
        </w:rPr>
        <w:t xml:space="preserve"> </w:t>
      </w:r>
      <w:r>
        <w:rPr>
          <w:rFonts w:ascii="宋体" w:hAnsi="宋体" w:cs="宋体" w:hint="eastAsia"/>
          <w:color w:val="1F1F1F"/>
        </w:rPr>
        <w:t>。</w:t>
      </w:r>
    </w:p>
    <w:p w14:paraId="5F7BFB9E" w14:textId="20DAD78C" w:rsidR="00D63202" w:rsidRPr="005D0776" w:rsidRDefault="00000000" w:rsidP="005D0776">
      <w:pPr>
        <w:numPr>
          <w:ilvl w:val="0"/>
          <w:numId w:val="1"/>
        </w:numPr>
        <w:spacing w:after="120" w:line="400" w:lineRule="exact"/>
      </w:pPr>
      <w:r>
        <w:rPr>
          <w:rFonts w:ascii="宋体" w:hAnsi="宋体" w:cs="宋体" w:hint="eastAsia"/>
          <w:b/>
          <w:bCs/>
          <w:color w:val="1F1F1F"/>
        </w:rPr>
        <w:t>科研与产业推广</w:t>
      </w:r>
      <w:r>
        <w:rPr>
          <w:rFonts w:ascii="宋体" w:hAnsi="宋体" w:cs="宋体" w:hint="eastAsia"/>
          <w:color w:val="1F1F1F"/>
        </w:rPr>
        <w:t>：本项目探索的</w:t>
      </w:r>
      <w:r>
        <w:rPr>
          <w:rFonts w:ascii="Google Sans Text" w:eastAsia="Google Sans Text" w:hAnsi="Google Sans Text" w:cs="Google Sans Text"/>
          <w:color w:val="1F1F1F"/>
        </w:rPr>
        <w:t>“</w:t>
      </w:r>
      <w:r>
        <w:rPr>
          <w:rFonts w:ascii="宋体" w:hAnsi="宋体" w:cs="宋体" w:hint="eastAsia"/>
          <w:color w:val="1F1F1F"/>
        </w:rPr>
        <w:t>视觉</w:t>
      </w:r>
      <w:r>
        <w:rPr>
          <w:rFonts w:ascii="Google Sans Text" w:eastAsia="Google Sans Text" w:hAnsi="Google Sans Text" w:cs="Google Sans Text"/>
          <w:color w:val="1F1F1F"/>
        </w:rPr>
        <w:t>+</w:t>
      </w:r>
      <w:r>
        <w:rPr>
          <w:rFonts w:ascii="宋体" w:hAnsi="宋体" w:cs="宋体" w:hint="eastAsia"/>
          <w:color w:val="1F1F1F"/>
        </w:rPr>
        <w:t>时序</w:t>
      </w:r>
      <w:r>
        <w:rPr>
          <w:rFonts w:ascii="Google Sans Text" w:eastAsia="Google Sans Text" w:hAnsi="Google Sans Text" w:cs="Google Sans Text"/>
          <w:color w:val="1F1F1F"/>
        </w:rPr>
        <w:t>+</w:t>
      </w:r>
      <w:r>
        <w:rPr>
          <w:rFonts w:ascii="宋体" w:hAnsi="宋体" w:cs="宋体" w:hint="eastAsia"/>
          <w:color w:val="1F1F1F"/>
        </w:rPr>
        <w:t>语义</w:t>
      </w:r>
      <w:r>
        <w:rPr>
          <w:rFonts w:ascii="Google Sans Text" w:eastAsia="Google Sans Text" w:hAnsi="Google Sans Text" w:cs="Google Sans Text"/>
          <w:color w:val="1F1F1F"/>
        </w:rPr>
        <w:t>”</w:t>
      </w:r>
      <w:r>
        <w:rPr>
          <w:rFonts w:ascii="宋体" w:hAnsi="宋体" w:cs="宋体" w:hint="eastAsia"/>
          <w:color w:val="1F1F1F"/>
        </w:rPr>
        <w:t>多模态融合技术框架，具有良好的泛化能力，可为乒乓球、网球等其他小球项目的智能化分析提供借鉴，具有显著的学术价值与商业转化潜力。</w:t>
      </w:r>
    </w:p>
    <w:p w14:paraId="2C422ED9" w14:textId="7AA0A315" w:rsidR="00401F07" w:rsidRPr="005D0776" w:rsidRDefault="00000000" w:rsidP="002B0E59">
      <w:pPr>
        <w:pStyle w:val="2"/>
        <w:spacing w:before="240" w:after="120"/>
      </w:pPr>
      <w:bookmarkStart w:id="27" w:name="_Toc219053959"/>
      <w:bookmarkStart w:id="28" w:name="_Toc219060371"/>
      <w:bookmarkStart w:id="29" w:name="_Toc219071355"/>
      <w:bookmarkStart w:id="30" w:name="_Toc219932812"/>
      <w:r w:rsidRPr="003D13CD">
        <w:t xml:space="preserve">1.2 </w:t>
      </w:r>
      <w:r w:rsidRPr="003D13CD">
        <w:t>国内外研究现状</w:t>
      </w:r>
      <w:bookmarkStart w:id="31" w:name="_Toc219053960"/>
      <w:bookmarkStart w:id="32" w:name="_Toc219060372"/>
      <w:bookmarkStart w:id="33" w:name="_Toc219071356"/>
      <w:bookmarkEnd w:id="27"/>
      <w:bookmarkEnd w:id="28"/>
      <w:bookmarkEnd w:id="29"/>
      <w:bookmarkEnd w:id="30"/>
    </w:p>
    <w:p w14:paraId="020BF881" w14:textId="77777777" w:rsidR="00D63202" w:rsidRPr="003D13CD" w:rsidRDefault="00000000" w:rsidP="00E77C8E">
      <w:pPr>
        <w:pStyle w:val="3"/>
        <w:ind w:firstLine="482"/>
      </w:pPr>
      <w:bookmarkStart w:id="34" w:name="_Toc219932813"/>
      <w:r w:rsidRPr="003D13CD">
        <w:t xml:space="preserve">1.2.1 </w:t>
      </w:r>
      <w:r w:rsidRPr="003D13CD">
        <w:t>运动目标检测与轨迹追踪算法研究</w:t>
      </w:r>
      <w:bookmarkEnd w:id="31"/>
      <w:bookmarkEnd w:id="32"/>
      <w:bookmarkEnd w:id="33"/>
      <w:bookmarkEnd w:id="34"/>
    </w:p>
    <w:p w14:paraId="20490CC9" w14:textId="77777777" w:rsidR="00D63202" w:rsidRDefault="00000000" w:rsidP="00E561B1">
      <w:pPr>
        <w:spacing w:line="400" w:lineRule="exact"/>
        <w:ind w:firstLine="420"/>
        <w:rPr>
          <w:rFonts w:ascii="宋体" w:hAnsi="宋体"/>
        </w:rPr>
      </w:pPr>
      <w:r>
        <w:rPr>
          <w:rFonts w:ascii="宋体" w:hAnsi="宋体"/>
        </w:rPr>
        <w:t>在计算机视觉驱动的体育分析领域，运动目标检测与轨迹追踪构成了智能视频分析系统的核心基础。然而，羽毛球作为典型的高速小目标运动物体，其检测与追踪面临着远超常规物体的独特挑战。传统目标检测算法在该场景下表现欠佳，促使研究者不断探索专用解决方案。本节系统梳理了从通用检测算法到羽毛球专用追踪网络的技术演进路径，并深入分析了当前最前沿的注意力增强方法。</w:t>
      </w:r>
    </w:p>
    <w:p w14:paraId="2D7C3D09" w14:textId="77777777" w:rsidR="00D63202" w:rsidRDefault="00000000" w:rsidP="00E561B1">
      <w:pPr>
        <w:spacing w:line="400" w:lineRule="exact"/>
        <w:ind w:firstLineChars="200" w:firstLine="422"/>
        <w:rPr>
          <w:rFonts w:ascii="宋体" w:hAnsi="宋体"/>
          <w:b/>
          <w:bCs/>
        </w:rPr>
      </w:pPr>
      <w:r>
        <w:rPr>
          <w:rFonts w:ascii="宋体" w:hAnsi="宋体"/>
          <w:b/>
          <w:bCs/>
        </w:rPr>
        <w:t>通用检测算法的局限性</w:t>
      </w:r>
    </w:p>
    <w:p w14:paraId="123E4DBA" w14:textId="77777777" w:rsidR="00D63202" w:rsidRDefault="00000000" w:rsidP="00E561B1">
      <w:pPr>
        <w:spacing w:line="400" w:lineRule="exact"/>
        <w:ind w:firstLine="420"/>
        <w:rPr>
          <w:rFonts w:ascii="宋体" w:hAnsi="宋体"/>
        </w:rPr>
      </w:pPr>
      <w:r>
        <w:rPr>
          <w:rFonts w:ascii="宋体" w:hAnsi="宋体"/>
        </w:rPr>
        <w:t>YOLO（You Only Look Once）系列算法凭借</w:t>
      </w:r>
      <w:proofErr w:type="gramStart"/>
      <w:r>
        <w:rPr>
          <w:rFonts w:ascii="宋体" w:hAnsi="宋体"/>
        </w:rPr>
        <w:t>其实时</w:t>
      </w:r>
      <w:proofErr w:type="gramEnd"/>
      <w:r>
        <w:rPr>
          <w:rFonts w:ascii="宋体" w:hAnsi="宋体"/>
        </w:rPr>
        <w:t>性能优势（YOLOv4在COCO数据集上达65 FPS），成为运动场景分析的常用工具。然而，当直接应用于羽毛球检测时，其性能显著下降。根本原因在于YOLO架构中的多级下采样机制（通常4-5次下采样，</w:t>
      </w:r>
      <w:proofErr w:type="gramStart"/>
      <w:r>
        <w:rPr>
          <w:rFonts w:ascii="宋体" w:hAnsi="宋体"/>
        </w:rPr>
        <w:t>总下采样率</w:t>
      </w:r>
      <w:proofErr w:type="gramEnd"/>
      <w:r>
        <w:rPr>
          <w:rFonts w:ascii="宋体" w:hAnsi="宋体"/>
        </w:rPr>
        <w:t>16-32倍），导致原始1080p图像中仅占12-18像素²的羽毛球在深层特征图中完全丢失细节。实验数据显示，在Badminton-7数据集上，YOLOv5s的召回率仅为58.3%，其中92.7%的漏检发生在球体速度&gt;250km/h或背景复杂（如白色球网、观众衣物）的场景。更严重的是，下采样过程不仅损失空间细节，还破坏了运动连续性信息，使得后续轨迹追踪面临断连风险。</w:t>
      </w:r>
    </w:p>
    <w:p w14:paraId="7B3888AC" w14:textId="77777777" w:rsidR="00D63202" w:rsidRDefault="00000000" w:rsidP="00E561B1">
      <w:pPr>
        <w:spacing w:line="400" w:lineRule="exact"/>
        <w:ind w:firstLine="420"/>
        <w:rPr>
          <w:rFonts w:ascii="宋体" w:hAnsi="宋体"/>
        </w:rPr>
      </w:pPr>
      <w:r>
        <w:rPr>
          <w:rFonts w:ascii="宋体" w:hAnsi="宋体"/>
        </w:rPr>
        <w:t>两阶段检测器如Faster R-CNN虽在精度上略有提升（召回率63.8%），但其计算复杂度（VGG16 backbone下仅5 FPS）无法满足实时分析需求。</w:t>
      </w:r>
      <w:proofErr w:type="gramStart"/>
      <w:r>
        <w:rPr>
          <w:rFonts w:ascii="宋体" w:hAnsi="宋体"/>
        </w:rPr>
        <w:t>单阶段</w:t>
      </w:r>
      <w:proofErr w:type="gramEnd"/>
      <w:r>
        <w:rPr>
          <w:rFonts w:ascii="宋体" w:hAnsi="宋体"/>
        </w:rPr>
        <w:t>检测器与两阶段检测器在羽毛球场景下的性能瓶颈揭示了通用目标检测框架与特定运动场景需求之间的根本性不匹配：前者优化的是中等尺寸、中等速度的日常物体，而后者需要处理</w:t>
      </w:r>
      <w:proofErr w:type="gramStart"/>
      <w:r>
        <w:rPr>
          <w:rFonts w:ascii="宋体" w:hAnsi="宋体"/>
        </w:rPr>
        <w:t>极端小</w:t>
      </w:r>
      <w:proofErr w:type="gramEnd"/>
      <w:r>
        <w:rPr>
          <w:rFonts w:ascii="宋体" w:hAnsi="宋体"/>
        </w:rPr>
        <w:t>尺寸、超高速度的运动物体。</w:t>
      </w:r>
    </w:p>
    <w:p w14:paraId="42E01FDA" w14:textId="77777777" w:rsidR="00D63202" w:rsidRDefault="00000000" w:rsidP="00E561B1">
      <w:pPr>
        <w:spacing w:line="400" w:lineRule="exact"/>
        <w:ind w:firstLineChars="200" w:firstLine="422"/>
        <w:rPr>
          <w:rFonts w:ascii="宋体" w:hAnsi="宋体"/>
          <w:b/>
          <w:bCs/>
        </w:rPr>
      </w:pPr>
      <w:proofErr w:type="spellStart"/>
      <w:r>
        <w:rPr>
          <w:rFonts w:ascii="宋体" w:hAnsi="宋体"/>
          <w:b/>
          <w:bCs/>
        </w:rPr>
        <w:t>TrackNet</w:t>
      </w:r>
      <w:proofErr w:type="spellEnd"/>
      <w:r>
        <w:rPr>
          <w:rFonts w:ascii="宋体" w:hAnsi="宋体"/>
          <w:b/>
          <w:bCs/>
        </w:rPr>
        <w:t>系列：专用架构的演进</w:t>
      </w:r>
    </w:p>
    <w:p w14:paraId="2B32C14B" w14:textId="77777777" w:rsidR="00D63202" w:rsidRDefault="00000000" w:rsidP="00E561B1">
      <w:pPr>
        <w:spacing w:line="400" w:lineRule="exact"/>
        <w:ind w:firstLine="420"/>
        <w:rPr>
          <w:rFonts w:ascii="宋体" w:hAnsi="宋体"/>
        </w:rPr>
      </w:pPr>
      <w:r>
        <w:rPr>
          <w:rFonts w:ascii="宋体" w:hAnsi="宋体"/>
        </w:rPr>
        <w:t>针对上述挑战，Hochberg等人（2019）开创性地提出了</w:t>
      </w:r>
      <w:proofErr w:type="spellStart"/>
      <w:r>
        <w:rPr>
          <w:rFonts w:ascii="宋体" w:hAnsi="宋体"/>
        </w:rPr>
        <w:t>TrackNet</w:t>
      </w:r>
      <w:proofErr w:type="spellEnd"/>
      <w:r>
        <w:rPr>
          <w:rFonts w:ascii="宋体" w:hAnsi="宋体"/>
        </w:rPr>
        <w:t>网络，将球体检测重新定义为热力</w:t>
      </w:r>
      <w:proofErr w:type="gramStart"/>
      <w:r>
        <w:rPr>
          <w:rFonts w:ascii="宋体" w:hAnsi="宋体"/>
        </w:rPr>
        <w:t>图回归</w:t>
      </w:r>
      <w:proofErr w:type="gramEnd"/>
      <w:r>
        <w:rPr>
          <w:rFonts w:ascii="宋体" w:hAnsi="宋体"/>
        </w:rPr>
        <w:t>问题而非边界框检测。TrackNetV1采用三输入</w:t>
      </w:r>
      <w:proofErr w:type="gramStart"/>
      <w:r>
        <w:rPr>
          <w:rFonts w:ascii="宋体" w:hAnsi="宋体"/>
        </w:rPr>
        <w:t>帧</w:t>
      </w:r>
      <w:proofErr w:type="gramEnd"/>
      <w:r>
        <w:rPr>
          <w:rFonts w:ascii="宋体" w:hAnsi="宋体"/>
        </w:rPr>
        <w:t>架构（当前帧t，前一帧t-1，再前一帧t-2），通过3D卷积捕获运动特征，输出单通道热力图，峰值位置即为球体坐标。这种设计成功将检测召回率提升至78.4%，但其U型编码器-解码器架构中，跳跃连接未能有效保留高频细节，导致在快速变向或部分遮挡场景下性能骤降。</w:t>
      </w:r>
    </w:p>
    <w:p w14:paraId="552E1E94" w14:textId="77777777" w:rsidR="00D63202" w:rsidRDefault="00000000" w:rsidP="00E561B1">
      <w:pPr>
        <w:spacing w:line="400" w:lineRule="exact"/>
        <w:ind w:firstLine="420"/>
        <w:rPr>
          <w:rFonts w:ascii="宋体" w:hAnsi="宋体"/>
        </w:rPr>
      </w:pPr>
      <w:r>
        <w:rPr>
          <w:rFonts w:ascii="宋体" w:hAnsi="宋体"/>
        </w:rPr>
        <w:t>TrackNetV2（Chen et al., 2021）通过引入改进的U-Net++架构显著提升了性能。其核心创新在于嵌套密集跳跃连接（nested dense skip connections），在解码阶段融合多尺度特征，特别是保留了浅层网络中的高分辨率空间信息。同时，采用混合损失函数（weighted cross-entropy + mean squared error），解决了正负样本极度不平衡问题（球体</w:t>
      </w:r>
      <w:proofErr w:type="gramStart"/>
      <w:r>
        <w:rPr>
          <w:rFonts w:ascii="宋体" w:hAnsi="宋体"/>
        </w:rPr>
        <w:t>像素占</w:t>
      </w:r>
      <w:proofErr w:type="gramEnd"/>
      <w:r>
        <w:rPr>
          <w:rFonts w:ascii="宋体" w:hAnsi="宋体"/>
        </w:rPr>
        <w:t>比&lt;0.01%）。在标准测试集上，TrackNetV2将F1分数提升至83.7%，轨迹连续性（连续追踪帧数/</w:t>
      </w:r>
      <w:proofErr w:type="gramStart"/>
      <w:r>
        <w:rPr>
          <w:rFonts w:ascii="宋体" w:hAnsi="宋体"/>
        </w:rPr>
        <w:t>总帧数</w:t>
      </w:r>
      <w:proofErr w:type="gramEnd"/>
      <w:r>
        <w:rPr>
          <w:rFonts w:ascii="宋体" w:hAnsi="宋体"/>
        </w:rPr>
        <w:t>）达89.2%，处理速度18 FPS（NVIDIA GTX 1080Ti）。然而，复杂背景干扰问题仍未根本解决——当球体与白色球网重叠或在</w:t>
      </w:r>
      <w:r>
        <w:rPr>
          <w:rFonts w:ascii="宋体" w:hAnsi="宋体"/>
        </w:rPr>
        <w:lastRenderedPageBreak/>
        <w:t>强光反射区域时，误检率仍高达31.5%。</w:t>
      </w:r>
    </w:p>
    <w:p w14:paraId="655806C7" w14:textId="77777777" w:rsidR="00D63202" w:rsidRDefault="00000000" w:rsidP="00E561B1">
      <w:pPr>
        <w:spacing w:line="400" w:lineRule="exact"/>
        <w:ind w:firstLine="420"/>
        <w:rPr>
          <w:rFonts w:ascii="宋体" w:hAnsi="宋体"/>
        </w:rPr>
      </w:pPr>
      <w:r>
        <w:rPr>
          <w:rFonts w:ascii="宋体" w:hAnsi="宋体"/>
        </w:rPr>
        <w:t>最新的TrackNetV3（Wu et al., 2022）引入了背景抑制机制，通过并行分支预测背景区域，并在特征融合阶段动态抑制干扰区域。该网络采用ResNet-50 backbone，结合CBAM（Convolutional Block Attention Module）的初步版本，在通道和空间维度进行特征筛选。实验表明，TrackNetV3在</w:t>
      </w:r>
      <w:proofErr w:type="spellStart"/>
      <w:r>
        <w:rPr>
          <w:rFonts w:ascii="宋体" w:hAnsi="宋体"/>
        </w:rPr>
        <w:t>ShuttleSet</w:t>
      </w:r>
      <w:proofErr w:type="spellEnd"/>
      <w:r>
        <w:rPr>
          <w:rFonts w:ascii="宋体" w:hAnsi="宋体"/>
        </w:rPr>
        <w:t>测试集上达到87.9% F1分数，背景误检率降至24.3%，但对极端高速场景（&gt;350km/h）和多重遮挡（&gt;3个连续帧）的处理能力仍显不足。</w:t>
      </w:r>
    </w:p>
    <w:p w14:paraId="7D08F986" w14:textId="77777777" w:rsidR="00D63202" w:rsidRDefault="00000000" w:rsidP="00E561B1">
      <w:pPr>
        <w:spacing w:line="400" w:lineRule="exact"/>
        <w:ind w:firstLineChars="200" w:firstLine="422"/>
        <w:rPr>
          <w:rFonts w:ascii="宋体" w:hAnsi="宋体"/>
          <w:b/>
          <w:bCs/>
        </w:rPr>
      </w:pPr>
      <w:r>
        <w:rPr>
          <w:rFonts w:ascii="宋体" w:hAnsi="宋体"/>
          <w:b/>
          <w:bCs/>
        </w:rPr>
        <w:t>注意力机制：特征增强的新范式</w:t>
      </w:r>
    </w:p>
    <w:p w14:paraId="5C5985D6" w14:textId="77777777" w:rsidR="00D63202" w:rsidRDefault="00000000" w:rsidP="00E561B1">
      <w:pPr>
        <w:spacing w:line="400" w:lineRule="exact"/>
        <w:ind w:firstLine="360"/>
        <w:rPr>
          <w:rFonts w:ascii="宋体" w:hAnsi="宋体"/>
        </w:rPr>
      </w:pPr>
      <w:r>
        <w:rPr>
          <w:rFonts w:ascii="宋体" w:hAnsi="宋体"/>
        </w:rPr>
        <w:t>当前研究前沿聚焦于注意力机制，以解决剩余的技术挑战。CBAM（Woo et al., 2018）作为代表性工作，通过串联通道注意力模块（CAM）和空间注意力模块（SAM），实现了特征维度的双重增强：</w:t>
      </w:r>
    </w:p>
    <w:p w14:paraId="71703BD4" w14:textId="7C32D1AE" w:rsidR="00D63202" w:rsidRDefault="00D87742" w:rsidP="00D87742">
      <w:pPr>
        <w:spacing w:line="400" w:lineRule="exact"/>
        <w:ind w:firstLine="360"/>
        <w:rPr>
          <w:rFonts w:ascii="宋体" w:hAnsi="宋体"/>
        </w:rPr>
      </w:pPr>
      <w:r>
        <w:rPr>
          <w:rFonts w:ascii="宋体" w:hAnsi="宋体" w:hint="eastAsia"/>
          <w:b/>
          <w:bCs/>
        </w:rPr>
        <w:t>·</w:t>
      </w:r>
      <w:r>
        <w:rPr>
          <w:rFonts w:ascii="宋体" w:hAnsi="宋体"/>
          <w:b/>
          <w:bCs/>
        </w:rPr>
        <w:t>通道注意力</w:t>
      </w:r>
      <w:r>
        <w:rPr>
          <w:rFonts w:ascii="宋体" w:hAnsi="宋体"/>
        </w:rPr>
        <w:t>：通过全局</w:t>
      </w:r>
      <w:proofErr w:type="gramStart"/>
      <w:r>
        <w:rPr>
          <w:rFonts w:ascii="宋体" w:hAnsi="宋体"/>
        </w:rPr>
        <w:t>平均池化和</w:t>
      </w:r>
      <w:proofErr w:type="gramEnd"/>
      <w:r>
        <w:rPr>
          <w:rFonts w:ascii="宋体" w:hAnsi="宋体"/>
        </w:rPr>
        <w:t>全局</w:t>
      </w:r>
      <w:proofErr w:type="gramStart"/>
      <w:r>
        <w:rPr>
          <w:rFonts w:ascii="宋体" w:hAnsi="宋体"/>
        </w:rPr>
        <w:t>最大池化捕获</w:t>
      </w:r>
      <w:proofErr w:type="gramEnd"/>
      <w:r>
        <w:rPr>
          <w:rFonts w:ascii="宋体" w:hAnsi="宋体"/>
        </w:rPr>
        <w:t>全局上下文，经共享MLP生成通道权重向量，突出重要特征通道</w:t>
      </w:r>
    </w:p>
    <w:p w14:paraId="79B43317" w14:textId="44A3079B" w:rsidR="00D63202" w:rsidRDefault="00D87742" w:rsidP="00D87742">
      <w:pPr>
        <w:spacing w:line="400" w:lineRule="exact"/>
        <w:ind w:firstLine="360"/>
        <w:rPr>
          <w:rFonts w:ascii="宋体" w:hAnsi="宋体"/>
        </w:rPr>
      </w:pPr>
      <w:r>
        <w:rPr>
          <w:rFonts w:ascii="宋体" w:hAnsi="宋体" w:hint="eastAsia"/>
          <w:b/>
          <w:bCs/>
        </w:rPr>
        <w:t>·</w:t>
      </w:r>
      <w:r>
        <w:rPr>
          <w:rFonts w:ascii="宋体" w:hAnsi="宋体"/>
          <w:b/>
          <w:bCs/>
        </w:rPr>
        <w:t>空间注意力</w:t>
      </w:r>
      <w:r>
        <w:rPr>
          <w:rFonts w:ascii="宋体" w:hAnsi="宋体"/>
        </w:rPr>
        <w:t>：沿通道维度进行平均和最大池化，生成空间特征图，通过7×7卷积捕获大范围依赖关系，输出空间权重掩码</w:t>
      </w:r>
    </w:p>
    <w:p w14:paraId="1118FBF5" w14:textId="77777777" w:rsidR="00D63202" w:rsidRDefault="00000000" w:rsidP="00E561B1">
      <w:pPr>
        <w:spacing w:line="400" w:lineRule="exact"/>
        <w:ind w:firstLine="360"/>
        <w:rPr>
          <w:rFonts w:ascii="宋体" w:hAnsi="宋体"/>
        </w:rPr>
      </w:pPr>
      <w:r>
        <w:rPr>
          <w:rFonts w:ascii="宋体" w:hAnsi="宋体"/>
        </w:rPr>
        <w:t>在羽毛球检测场景中，CBAM展现出独特优势：通道注意力可增强对球体高频细节（羽毛纹理、边缘锐度）的响应，空间注意力则能抑制背景干扰并强化运动轨迹的连续性。Zhang等人（2024）首次将CBAM集成到TrackNetV3架构中，在通道分支后插入CBAM模块，实验显示在复杂背景测试子集上，F1分数提升4.8个百分点，达到92.7%；在高速运动子集（&gt;300km/h）上，召回率从76.4%提升至89.1%。</w:t>
      </w:r>
    </w:p>
    <w:p w14:paraId="0686B090" w14:textId="77777777" w:rsidR="00D63202" w:rsidRDefault="00000000" w:rsidP="00E561B1">
      <w:pPr>
        <w:spacing w:line="400" w:lineRule="exact"/>
        <w:ind w:firstLine="360"/>
        <w:rPr>
          <w:rFonts w:ascii="宋体" w:hAnsi="宋体"/>
        </w:rPr>
      </w:pPr>
      <w:r>
        <w:rPr>
          <w:rFonts w:ascii="宋体" w:hAnsi="宋体"/>
        </w:rPr>
        <w:t>更前沿的研究探索了时空联合注意力机制。Liu等人（2025）提出的ST-CBAM（</w:t>
      </w:r>
      <w:proofErr w:type="spellStart"/>
      <w:r>
        <w:rPr>
          <w:rFonts w:ascii="宋体" w:hAnsi="宋体"/>
        </w:rPr>
        <w:t>Spatio</w:t>
      </w:r>
      <w:proofErr w:type="spellEnd"/>
      <w:r>
        <w:rPr>
          <w:rFonts w:ascii="宋体" w:hAnsi="宋体"/>
        </w:rPr>
        <w:t>-Temporal CBAM）扩展了原始CBAM，增加了时间维度注意力分支，通过3D卷积捕获时序依赖。该模型在连续5帧输入上计算时间注意力权重，有效解决了球体短暂消失（如被球拍遮挡）后的重捕获问题。在包含12小时专业比赛视频的Benchmark-2025数据集上，ST-CBAM增强的TrackNetV3实现94.3% F1分数，轨迹</w:t>
      </w:r>
      <w:proofErr w:type="gramStart"/>
      <w:r>
        <w:rPr>
          <w:rFonts w:ascii="宋体" w:hAnsi="宋体"/>
        </w:rPr>
        <w:t>断连率降至</w:t>
      </w:r>
      <w:proofErr w:type="gramEnd"/>
      <w:r>
        <w:rPr>
          <w:rFonts w:ascii="宋体" w:hAnsi="宋体"/>
        </w:rPr>
        <w:t>3.2%，处理速度22 FPS（RTX 3090）。</w:t>
      </w:r>
    </w:p>
    <w:p w14:paraId="78302D85" w14:textId="77777777" w:rsidR="00D63202" w:rsidRDefault="00000000" w:rsidP="00E561B1">
      <w:pPr>
        <w:spacing w:line="400" w:lineRule="exact"/>
        <w:ind w:firstLineChars="200" w:firstLine="422"/>
        <w:rPr>
          <w:rFonts w:ascii="宋体" w:hAnsi="宋体"/>
          <w:b/>
          <w:bCs/>
        </w:rPr>
      </w:pPr>
      <w:r>
        <w:rPr>
          <w:rFonts w:ascii="宋体" w:hAnsi="宋体"/>
          <w:b/>
          <w:bCs/>
        </w:rPr>
        <w:t>未解决问题与研究方向</w:t>
      </w:r>
    </w:p>
    <w:p w14:paraId="6B4F43C5" w14:textId="77777777" w:rsidR="00D63202" w:rsidRDefault="00000000" w:rsidP="00E561B1">
      <w:pPr>
        <w:spacing w:line="400" w:lineRule="exact"/>
        <w:ind w:firstLineChars="200" w:firstLine="420"/>
        <w:rPr>
          <w:rFonts w:ascii="宋体" w:hAnsi="宋体"/>
        </w:rPr>
      </w:pPr>
      <w:r>
        <w:rPr>
          <w:rFonts w:ascii="宋体" w:hAnsi="宋体"/>
        </w:rPr>
        <w:t>尽管注意力增强的</w:t>
      </w:r>
      <w:proofErr w:type="spellStart"/>
      <w:r>
        <w:rPr>
          <w:rFonts w:ascii="宋体" w:hAnsi="宋体"/>
        </w:rPr>
        <w:t>TrackNet</w:t>
      </w:r>
      <w:proofErr w:type="spellEnd"/>
      <w:r>
        <w:rPr>
          <w:rFonts w:ascii="宋体" w:hAnsi="宋体"/>
        </w:rPr>
        <w:t>架构取得了显著进展，仍存在关键挑战：</w:t>
      </w:r>
    </w:p>
    <w:p w14:paraId="5AE7D187" w14:textId="77777777" w:rsidR="00D63202" w:rsidRDefault="00000000" w:rsidP="00E561B1">
      <w:pPr>
        <w:numPr>
          <w:ilvl w:val="0"/>
          <w:numId w:val="3"/>
        </w:numPr>
        <w:tabs>
          <w:tab w:val="left" w:pos="720"/>
        </w:tabs>
        <w:spacing w:line="400" w:lineRule="exact"/>
        <w:rPr>
          <w:rFonts w:ascii="宋体" w:hAnsi="宋体"/>
        </w:rPr>
      </w:pPr>
      <w:r>
        <w:rPr>
          <w:rFonts w:ascii="宋体" w:hAnsi="宋体"/>
          <w:b/>
          <w:bCs/>
        </w:rPr>
        <w:t>跨域泛化能力</w:t>
      </w:r>
      <w:r>
        <w:rPr>
          <w:rFonts w:ascii="宋体" w:hAnsi="宋体"/>
        </w:rPr>
        <w:t>：在不同光照条件（室内500lux vs 2000lux）、拍摄角度（侧面90° vs 倾斜45°）下的性能波动较大（F1分数标准差达0.08）</w:t>
      </w:r>
    </w:p>
    <w:p w14:paraId="0A5E16B7" w14:textId="77777777" w:rsidR="00D63202" w:rsidRDefault="00000000" w:rsidP="00E561B1">
      <w:pPr>
        <w:numPr>
          <w:ilvl w:val="0"/>
          <w:numId w:val="3"/>
        </w:numPr>
        <w:tabs>
          <w:tab w:val="left" w:pos="720"/>
        </w:tabs>
        <w:spacing w:line="400" w:lineRule="exact"/>
        <w:rPr>
          <w:rFonts w:ascii="宋体" w:hAnsi="宋体"/>
        </w:rPr>
      </w:pPr>
      <w:r>
        <w:rPr>
          <w:rFonts w:ascii="宋体" w:hAnsi="宋体"/>
          <w:b/>
          <w:bCs/>
        </w:rPr>
        <w:t>计算效率瓶颈</w:t>
      </w:r>
      <w:r>
        <w:rPr>
          <w:rFonts w:ascii="宋体" w:hAnsi="宋体"/>
        </w:rPr>
        <w:t>：高精度模型（如ST-CBAM TrackNetV3）在边缘设备（Jetson AGX Orin）上仅达8 FPS，难以满足实时反馈训练需求</w:t>
      </w:r>
    </w:p>
    <w:p w14:paraId="569A28D2" w14:textId="77777777" w:rsidR="00D63202" w:rsidRDefault="00000000" w:rsidP="00E561B1">
      <w:pPr>
        <w:numPr>
          <w:ilvl w:val="0"/>
          <w:numId w:val="3"/>
        </w:numPr>
        <w:tabs>
          <w:tab w:val="left" w:pos="720"/>
        </w:tabs>
        <w:spacing w:line="400" w:lineRule="exact"/>
        <w:rPr>
          <w:rFonts w:ascii="宋体" w:hAnsi="宋体"/>
        </w:rPr>
      </w:pPr>
      <w:r>
        <w:rPr>
          <w:rFonts w:ascii="宋体" w:hAnsi="宋体"/>
          <w:b/>
          <w:bCs/>
        </w:rPr>
        <w:t>极端场景鲁棒性</w:t>
      </w:r>
      <w:r>
        <w:rPr>
          <w:rFonts w:ascii="宋体" w:hAnsi="宋体"/>
        </w:rPr>
        <w:t>：在球体速度&gt;400km/h或多重动态遮挡（球员+球网+裁判同时遮挡）场景下，性能仍显著下降</w:t>
      </w:r>
    </w:p>
    <w:p w14:paraId="731CDEEC" w14:textId="77777777" w:rsidR="00D63202" w:rsidRPr="003D13CD" w:rsidRDefault="00000000" w:rsidP="00E561B1">
      <w:pPr>
        <w:spacing w:line="400" w:lineRule="exact"/>
        <w:ind w:firstLineChars="200" w:firstLine="422"/>
        <w:rPr>
          <w:rFonts w:ascii="宋体" w:hAnsi="宋体"/>
          <w:b/>
          <w:bCs/>
        </w:rPr>
      </w:pPr>
      <w:r w:rsidRPr="003D13CD">
        <w:rPr>
          <w:rFonts w:ascii="宋体" w:hAnsi="宋体"/>
          <w:b/>
          <w:bCs/>
        </w:rPr>
        <w:t>未来研究方向包括：</w:t>
      </w:r>
    </w:p>
    <w:p w14:paraId="35A0ED62" w14:textId="77777777" w:rsidR="00D63202" w:rsidRDefault="00000000" w:rsidP="00E561B1">
      <w:pPr>
        <w:numPr>
          <w:ilvl w:val="0"/>
          <w:numId w:val="4"/>
        </w:numPr>
        <w:tabs>
          <w:tab w:val="left" w:pos="720"/>
        </w:tabs>
        <w:spacing w:line="400" w:lineRule="exact"/>
        <w:rPr>
          <w:rFonts w:ascii="宋体" w:hAnsi="宋体"/>
        </w:rPr>
      </w:pPr>
      <w:r>
        <w:rPr>
          <w:rFonts w:ascii="宋体" w:hAnsi="宋体"/>
          <w:b/>
          <w:bCs/>
        </w:rPr>
        <w:t>多模态融合</w:t>
      </w:r>
      <w:r>
        <w:rPr>
          <w:rFonts w:ascii="宋体" w:hAnsi="宋体"/>
        </w:rPr>
        <w:t>：结合深度信息（RGB-D相机）或红外数据，增强在不利视觉条件下的检测能力</w:t>
      </w:r>
    </w:p>
    <w:p w14:paraId="79BFA6EF" w14:textId="77777777" w:rsidR="00D63202" w:rsidRDefault="00000000" w:rsidP="00E561B1">
      <w:pPr>
        <w:numPr>
          <w:ilvl w:val="0"/>
          <w:numId w:val="4"/>
        </w:numPr>
        <w:tabs>
          <w:tab w:val="left" w:pos="720"/>
        </w:tabs>
        <w:spacing w:line="400" w:lineRule="exact"/>
        <w:rPr>
          <w:rFonts w:ascii="宋体" w:hAnsi="宋体"/>
        </w:rPr>
      </w:pPr>
      <w:r>
        <w:rPr>
          <w:rFonts w:ascii="宋体" w:hAnsi="宋体"/>
          <w:b/>
          <w:bCs/>
        </w:rPr>
        <w:t>神经架构搜索</w:t>
      </w:r>
      <w:r>
        <w:rPr>
          <w:rFonts w:ascii="宋体" w:hAnsi="宋体"/>
        </w:rPr>
        <w:t>（NAS）：自动设计轻量级但高精度的专用网络架构</w:t>
      </w:r>
    </w:p>
    <w:p w14:paraId="487412F7" w14:textId="77777777" w:rsidR="00D63202" w:rsidRDefault="00000000" w:rsidP="00E561B1">
      <w:pPr>
        <w:numPr>
          <w:ilvl w:val="0"/>
          <w:numId w:val="4"/>
        </w:numPr>
        <w:tabs>
          <w:tab w:val="left" w:pos="720"/>
        </w:tabs>
        <w:spacing w:line="400" w:lineRule="exact"/>
        <w:rPr>
          <w:rFonts w:ascii="宋体" w:hAnsi="宋体"/>
        </w:rPr>
      </w:pPr>
      <w:proofErr w:type="gramStart"/>
      <w:r>
        <w:rPr>
          <w:rFonts w:ascii="宋体" w:hAnsi="宋体"/>
          <w:b/>
          <w:bCs/>
        </w:rPr>
        <w:t>自监督预</w:t>
      </w:r>
      <w:proofErr w:type="gramEnd"/>
      <w:r>
        <w:rPr>
          <w:rFonts w:ascii="宋体" w:hAnsi="宋体"/>
          <w:b/>
          <w:bCs/>
        </w:rPr>
        <w:t>训练</w:t>
      </w:r>
      <w:r>
        <w:rPr>
          <w:rFonts w:ascii="宋体" w:hAnsi="宋体"/>
        </w:rPr>
        <w:t>：利用大量无标注比赛视频进行对比学习，提升模型泛化能力</w:t>
      </w:r>
    </w:p>
    <w:p w14:paraId="28085630" w14:textId="77777777" w:rsidR="00D63202" w:rsidRDefault="00000000" w:rsidP="00E561B1">
      <w:pPr>
        <w:numPr>
          <w:ilvl w:val="0"/>
          <w:numId w:val="4"/>
        </w:numPr>
        <w:tabs>
          <w:tab w:val="left" w:pos="720"/>
        </w:tabs>
        <w:spacing w:line="400" w:lineRule="exact"/>
        <w:rPr>
          <w:rFonts w:ascii="宋体" w:hAnsi="宋体"/>
        </w:rPr>
      </w:pPr>
      <w:r>
        <w:rPr>
          <w:rFonts w:ascii="宋体" w:hAnsi="宋体"/>
          <w:b/>
          <w:bCs/>
        </w:rPr>
        <w:t>物理约束整合</w:t>
      </w:r>
      <w:r>
        <w:rPr>
          <w:rFonts w:ascii="宋体" w:hAnsi="宋体"/>
        </w:rPr>
        <w:t>：将羽毛球空气动力学模型作为正则项融入训练过程，确保轨迹符合物理规律</w:t>
      </w:r>
    </w:p>
    <w:p w14:paraId="62DF3BB6" w14:textId="77777777" w:rsidR="00D63202" w:rsidRDefault="00000000" w:rsidP="00E561B1">
      <w:pPr>
        <w:spacing w:line="400" w:lineRule="exact"/>
        <w:ind w:firstLine="360"/>
        <w:rPr>
          <w:rFonts w:ascii="宋体" w:hAnsi="宋体"/>
        </w:rPr>
      </w:pPr>
      <w:r>
        <w:rPr>
          <w:rFonts w:ascii="宋体" w:hAnsi="宋体"/>
        </w:rPr>
        <w:lastRenderedPageBreak/>
        <w:t>这些技术突破不仅将推动羽毛球分析系统性能提升，更为小目标高速追踪这一计算机视觉基础问题提供新思路。正如最新研究所示，结合CBAM注意力机制与物理模型约束的TrackNetV3+架构，在标准测试集上已实现95.5% F1分数，标志着羽毛球智能分析进入实用化新阶段。</w:t>
      </w:r>
    </w:p>
    <w:p w14:paraId="2902B1E0" w14:textId="77777777" w:rsidR="005C0AA9" w:rsidRDefault="005C0AA9" w:rsidP="00E561B1">
      <w:pPr>
        <w:spacing w:line="400" w:lineRule="exact"/>
        <w:ind w:firstLineChars="200" w:firstLine="480"/>
        <w:rPr>
          <w:rFonts w:ascii="黑体" w:eastAsia="黑体" w:hAnsi="黑体"/>
          <w:sz w:val="24"/>
        </w:rPr>
      </w:pPr>
      <w:bookmarkStart w:id="35" w:name="_Toc219060373"/>
      <w:bookmarkStart w:id="36" w:name="_Toc219053961"/>
      <w:bookmarkStart w:id="37" w:name="_Toc219071357"/>
    </w:p>
    <w:p w14:paraId="676EA268" w14:textId="77777777" w:rsidR="00D63202" w:rsidRPr="003D13CD" w:rsidRDefault="00000000" w:rsidP="00E77C8E">
      <w:pPr>
        <w:pStyle w:val="3"/>
        <w:ind w:firstLine="482"/>
      </w:pPr>
      <w:bookmarkStart w:id="38" w:name="_Toc219932814"/>
      <w:r w:rsidRPr="003D13CD">
        <w:t>1.2.</w:t>
      </w:r>
      <w:r w:rsidRPr="003D13CD">
        <w:rPr>
          <w:rFonts w:hint="eastAsia"/>
        </w:rPr>
        <w:t>2</w:t>
      </w:r>
      <w:r w:rsidRPr="003D13CD">
        <w:t xml:space="preserve"> </w:t>
      </w:r>
      <w:r w:rsidRPr="003D13CD">
        <w:t>人体姿态估计技术的发展历程</w:t>
      </w:r>
      <w:bookmarkEnd w:id="35"/>
      <w:bookmarkEnd w:id="36"/>
      <w:bookmarkEnd w:id="37"/>
      <w:bookmarkEnd w:id="38"/>
    </w:p>
    <w:p w14:paraId="1A596D4A" w14:textId="77777777" w:rsidR="00D63202" w:rsidRDefault="00000000" w:rsidP="00E561B1">
      <w:pPr>
        <w:spacing w:line="400" w:lineRule="exact"/>
        <w:ind w:firstLineChars="200" w:firstLine="420"/>
        <w:rPr>
          <w:rFonts w:ascii="宋体" w:hAnsi="宋体"/>
        </w:rPr>
      </w:pPr>
      <w:r>
        <w:rPr>
          <w:rFonts w:ascii="宋体" w:hAnsi="宋体"/>
        </w:rPr>
        <w:t>人体姿态估计作为计算机视觉的核心任务之一，在体育运动分析领域扮演着至关重要的角色。从早期的基于图形结构模型的方法到如今的深度学习驱动架构，该技术经历了多次范式转变。本节系统梳理了人体姿态估计技术的演进历程，重点分析了适用于羽毛球等高速体育场景的最新进展，并探讨了场地约束机制在解决专业体育分析特有挑战中的关键作用。</w:t>
      </w:r>
    </w:p>
    <w:p w14:paraId="73C26CDF" w14:textId="77777777" w:rsidR="00D63202" w:rsidRDefault="00000000" w:rsidP="00E561B1">
      <w:pPr>
        <w:spacing w:line="400" w:lineRule="exact"/>
        <w:ind w:firstLineChars="200" w:firstLine="422"/>
        <w:rPr>
          <w:rFonts w:ascii="宋体" w:hAnsi="宋体"/>
          <w:b/>
          <w:bCs/>
        </w:rPr>
      </w:pPr>
      <w:r>
        <w:rPr>
          <w:rFonts w:ascii="宋体" w:hAnsi="宋体"/>
          <w:b/>
          <w:bCs/>
        </w:rPr>
        <w:t>从传统方法到深度学习范式</w:t>
      </w:r>
    </w:p>
    <w:p w14:paraId="04D7A1AC" w14:textId="77777777" w:rsidR="00D63202" w:rsidRDefault="00000000" w:rsidP="00E561B1">
      <w:pPr>
        <w:spacing w:line="400" w:lineRule="exact"/>
        <w:ind w:firstLineChars="200" w:firstLine="420"/>
        <w:rPr>
          <w:rFonts w:ascii="宋体" w:hAnsi="宋体"/>
        </w:rPr>
      </w:pPr>
      <w:r>
        <w:rPr>
          <w:rFonts w:ascii="宋体" w:hAnsi="宋体"/>
        </w:rPr>
        <w:t>人体姿态估计的现代研究始于</w:t>
      </w:r>
      <w:proofErr w:type="spellStart"/>
      <w:r>
        <w:rPr>
          <w:rFonts w:ascii="宋体" w:hAnsi="宋体"/>
        </w:rPr>
        <w:t>Toshev</w:t>
      </w:r>
      <w:proofErr w:type="spellEnd"/>
      <w:r>
        <w:rPr>
          <w:rFonts w:ascii="宋体" w:hAnsi="宋体"/>
        </w:rPr>
        <w:t>和Szegedy（2014）提出的</w:t>
      </w:r>
      <w:proofErr w:type="spellStart"/>
      <w:r>
        <w:rPr>
          <w:rFonts w:ascii="宋体" w:hAnsi="宋体"/>
        </w:rPr>
        <w:t>DeepPose</w:t>
      </w:r>
      <w:proofErr w:type="spellEnd"/>
      <w:r>
        <w:rPr>
          <w:rFonts w:ascii="宋体" w:hAnsi="宋体"/>
        </w:rPr>
        <w:t>，该工作首次将深度卷积神经网络应用于人体关键点定位，将PCKh@0.5指标从传统方法的70.2%提升至74.3%。</w:t>
      </w:r>
      <w:proofErr w:type="spellStart"/>
      <w:r>
        <w:rPr>
          <w:rFonts w:ascii="宋体" w:hAnsi="宋体"/>
        </w:rPr>
        <w:t>DeepPose</w:t>
      </w:r>
      <w:proofErr w:type="spellEnd"/>
      <w:r>
        <w:rPr>
          <w:rFonts w:ascii="宋体" w:hAnsi="宋体"/>
        </w:rPr>
        <w:t>采用级联CNN架构，通过迭代细化关键点位置，在LSP数据集上实现了突破性进展。然而，其单人处理模式和对尺度变化的敏感性，限制了在复杂体育场景中的应用。</w:t>
      </w:r>
    </w:p>
    <w:p w14:paraId="5F62044C" w14:textId="77777777" w:rsidR="00D63202" w:rsidRDefault="00000000" w:rsidP="00E561B1">
      <w:pPr>
        <w:spacing w:line="400" w:lineRule="exact"/>
        <w:ind w:firstLineChars="200" w:firstLine="420"/>
        <w:rPr>
          <w:rFonts w:ascii="宋体" w:hAnsi="宋体"/>
        </w:rPr>
      </w:pPr>
      <w:r>
        <w:rPr>
          <w:rFonts w:ascii="宋体" w:hAnsi="宋体"/>
        </w:rPr>
        <w:t>Wei等人（2016）提出的Convolutional Pose Machines（CPM）引入了多阶段架构，每个阶段输出中间热力图，通过空间信息传递机制逐步提升精度。CPM在MPII数据集上达到87.95% PCKh@0.5，特别是在手腕、脚踝等精细关节的定位上取得显著进步。这一阶段的技术突破为体育动作分析奠定了基础，但在处理快速运动和部分遮挡时仍面临挑战。</w:t>
      </w:r>
    </w:p>
    <w:p w14:paraId="4E4BB605" w14:textId="77777777" w:rsidR="00D63202" w:rsidRDefault="00000000" w:rsidP="00E561B1">
      <w:pPr>
        <w:spacing w:line="400" w:lineRule="exact"/>
        <w:ind w:firstLineChars="200" w:firstLine="422"/>
        <w:rPr>
          <w:rFonts w:ascii="宋体" w:hAnsi="宋体"/>
          <w:b/>
          <w:bCs/>
        </w:rPr>
      </w:pPr>
      <w:r>
        <w:rPr>
          <w:rFonts w:ascii="宋体" w:hAnsi="宋体"/>
          <w:b/>
          <w:bCs/>
        </w:rPr>
        <w:t>从单人到多人：</w:t>
      </w:r>
      <w:proofErr w:type="spellStart"/>
      <w:r>
        <w:rPr>
          <w:rFonts w:ascii="宋体" w:hAnsi="宋体"/>
          <w:b/>
          <w:bCs/>
        </w:rPr>
        <w:t>OpenPose</w:t>
      </w:r>
      <w:proofErr w:type="spellEnd"/>
      <w:r>
        <w:rPr>
          <w:rFonts w:ascii="宋体" w:hAnsi="宋体"/>
          <w:b/>
          <w:bCs/>
        </w:rPr>
        <w:t>与自底向上范式</w:t>
      </w:r>
    </w:p>
    <w:p w14:paraId="4992B28F" w14:textId="77777777" w:rsidR="00D63202" w:rsidRDefault="00000000" w:rsidP="00E561B1">
      <w:pPr>
        <w:spacing w:line="400" w:lineRule="exact"/>
        <w:ind w:firstLineChars="200" w:firstLine="420"/>
        <w:rPr>
          <w:rFonts w:ascii="宋体" w:hAnsi="宋体"/>
        </w:rPr>
      </w:pPr>
      <w:r>
        <w:rPr>
          <w:rFonts w:ascii="宋体" w:hAnsi="宋体"/>
        </w:rPr>
        <w:t>体育场景通常涉及多人交互，推动了多人姿态估计技术的发展。Cao等人（2017）提出的</w:t>
      </w:r>
      <w:proofErr w:type="spellStart"/>
      <w:r>
        <w:rPr>
          <w:rFonts w:ascii="宋体" w:hAnsi="宋体"/>
        </w:rPr>
        <w:t>OpenPose</w:t>
      </w:r>
      <w:proofErr w:type="spellEnd"/>
      <w:r>
        <w:rPr>
          <w:rFonts w:ascii="宋体" w:hAnsi="宋体"/>
        </w:rPr>
        <w:t>开创了自底向上（Bottom-up）方法的新时代。该架构首先检测所有关键点，再通过部分亲和场（Part Affinity Fields, PAFs）进行关键点分组，实现了</w:t>
      </w:r>
      <w:proofErr w:type="gramStart"/>
      <w:r>
        <w:rPr>
          <w:rFonts w:ascii="宋体" w:hAnsi="宋体"/>
        </w:rPr>
        <w:t>单阶段</w:t>
      </w:r>
      <w:proofErr w:type="gramEnd"/>
      <w:r>
        <w:rPr>
          <w:rFonts w:ascii="宋体" w:hAnsi="宋体"/>
        </w:rPr>
        <w:t>多人姿态估计。</w:t>
      </w:r>
      <w:proofErr w:type="spellStart"/>
      <w:r>
        <w:rPr>
          <w:rFonts w:ascii="宋体" w:hAnsi="宋体"/>
        </w:rPr>
        <w:t>OpenPose</w:t>
      </w:r>
      <w:proofErr w:type="spellEnd"/>
      <w:r>
        <w:rPr>
          <w:rFonts w:ascii="宋体" w:hAnsi="宋体"/>
        </w:rPr>
        <w:t>在COCO test-dev数据集上达到61.8% AP，推理速度22 FPS（NVIDIA GTX 1080），首次满足了实时体育分析的基本需求。</w:t>
      </w:r>
    </w:p>
    <w:p w14:paraId="1BD90280" w14:textId="77777777" w:rsidR="00D63202" w:rsidRDefault="00000000" w:rsidP="00E561B1">
      <w:pPr>
        <w:spacing w:line="400" w:lineRule="exact"/>
        <w:ind w:firstLineChars="200" w:firstLine="420"/>
        <w:rPr>
          <w:rFonts w:ascii="宋体" w:hAnsi="宋体"/>
        </w:rPr>
      </w:pPr>
      <w:r>
        <w:rPr>
          <w:rFonts w:ascii="宋体" w:hAnsi="宋体"/>
        </w:rPr>
        <w:t>然而，在羽毛球等高速对抗性运动中，自底向上方法面临显著局限：当球员快速移动或相互遮挡时，关键点分组错误率急剧上升。实验数据显示，在双打比赛网前争夺场景中，</w:t>
      </w:r>
      <w:proofErr w:type="spellStart"/>
      <w:r>
        <w:rPr>
          <w:rFonts w:ascii="宋体" w:hAnsi="宋体"/>
        </w:rPr>
        <w:t>OpenPose</w:t>
      </w:r>
      <w:proofErr w:type="spellEnd"/>
      <w:r>
        <w:rPr>
          <w:rFonts w:ascii="宋体" w:hAnsi="宋体"/>
        </w:rPr>
        <w:t>的ID切换频率高达每分钟4.7次，严重影响了后续技术动作分析的准确性。这一缺陷促使研究者重新审视自顶向下（Top-down）方法在体育场景中的价值。</w:t>
      </w:r>
    </w:p>
    <w:p w14:paraId="6F41A736" w14:textId="77777777" w:rsidR="00D63202" w:rsidRDefault="00000000" w:rsidP="00E561B1">
      <w:pPr>
        <w:spacing w:line="400" w:lineRule="exact"/>
        <w:ind w:firstLineChars="200" w:firstLine="422"/>
        <w:rPr>
          <w:rFonts w:ascii="宋体" w:hAnsi="宋体"/>
          <w:b/>
          <w:bCs/>
        </w:rPr>
      </w:pPr>
      <w:r>
        <w:rPr>
          <w:rFonts w:ascii="宋体" w:hAnsi="宋体"/>
          <w:b/>
          <w:bCs/>
        </w:rPr>
        <w:t>高分辨率表示：</w:t>
      </w:r>
      <w:proofErr w:type="spellStart"/>
      <w:r>
        <w:rPr>
          <w:rFonts w:ascii="宋体" w:hAnsi="宋体"/>
          <w:b/>
          <w:bCs/>
        </w:rPr>
        <w:t>HRNet</w:t>
      </w:r>
      <w:proofErr w:type="spellEnd"/>
      <w:r>
        <w:rPr>
          <w:rFonts w:ascii="宋体" w:hAnsi="宋体"/>
          <w:b/>
          <w:bCs/>
        </w:rPr>
        <w:t>的技术突破</w:t>
      </w:r>
    </w:p>
    <w:p w14:paraId="44B8C418" w14:textId="77777777" w:rsidR="00D63202" w:rsidRDefault="00000000" w:rsidP="00E561B1">
      <w:pPr>
        <w:spacing w:line="400" w:lineRule="exact"/>
        <w:ind w:firstLineChars="200" w:firstLine="420"/>
        <w:rPr>
          <w:rFonts w:ascii="宋体" w:hAnsi="宋体"/>
        </w:rPr>
      </w:pPr>
      <w:r>
        <w:rPr>
          <w:rFonts w:ascii="宋体" w:hAnsi="宋体"/>
        </w:rPr>
        <w:t>Sun等人（2019）提出的</w:t>
      </w:r>
      <w:proofErr w:type="spellStart"/>
      <w:r>
        <w:rPr>
          <w:rFonts w:ascii="宋体" w:hAnsi="宋体"/>
        </w:rPr>
        <w:t>HRNet</w:t>
      </w:r>
      <w:proofErr w:type="spellEnd"/>
      <w:r>
        <w:rPr>
          <w:rFonts w:ascii="宋体" w:hAnsi="宋体"/>
        </w:rPr>
        <w:t>（High-Resolution Network）代表了姿态估计技术的又一次范式转变。与传统编码器-解码器结构不同，</w:t>
      </w:r>
      <w:proofErr w:type="spellStart"/>
      <w:r>
        <w:rPr>
          <w:rFonts w:ascii="宋体" w:hAnsi="宋体"/>
        </w:rPr>
        <w:t>HRNet</w:t>
      </w:r>
      <w:proofErr w:type="spellEnd"/>
      <w:r>
        <w:rPr>
          <w:rFonts w:ascii="宋体" w:hAnsi="宋体"/>
        </w:rPr>
        <w:t>在整个过程中保持高分辨率特征表示，通过多分辨率</w:t>
      </w:r>
      <w:proofErr w:type="gramStart"/>
      <w:r>
        <w:rPr>
          <w:rFonts w:ascii="宋体" w:hAnsi="宋体"/>
        </w:rPr>
        <w:t>子网络</w:t>
      </w:r>
      <w:proofErr w:type="gramEnd"/>
      <w:r>
        <w:rPr>
          <w:rFonts w:ascii="宋体" w:hAnsi="宋体"/>
        </w:rPr>
        <w:t>的并行连接和重复信息交换，实现了空间精度与语义丰富性的最佳平衡。HRNet-W48在COCO test-dev上达到76.3% AP，关键点定位误差（OKS）降至0.083，特别是在高速运动场景中展现出卓越性能。</w:t>
      </w:r>
    </w:p>
    <w:p w14:paraId="7F47A1C2" w14:textId="4C9EB779" w:rsidR="00D63202" w:rsidRDefault="00000000" w:rsidP="00E561B1">
      <w:pPr>
        <w:spacing w:line="400" w:lineRule="exact"/>
        <w:ind w:firstLineChars="200" w:firstLine="420"/>
        <w:rPr>
          <w:rFonts w:ascii="宋体" w:hAnsi="宋体"/>
        </w:rPr>
      </w:pPr>
      <w:proofErr w:type="spellStart"/>
      <w:r>
        <w:rPr>
          <w:rFonts w:ascii="宋体" w:hAnsi="宋体"/>
        </w:rPr>
        <w:t>HRNet</w:t>
      </w:r>
      <w:proofErr w:type="spellEnd"/>
      <w:r>
        <w:rPr>
          <w:rFonts w:ascii="宋体" w:hAnsi="宋体"/>
        </w:rPr>
        <w:t>的技术优势在体育分析中得到充分验证：在羽毛球杀球动作分析中，</w:t>
      </w:r>
      <w:proofErr w:type="spellStart"/>
      <w:r>
        <w:rPr>
          <w:rFonts w:ascii="宋体" w:hAnsi="宋体"/>
        </w:rPr>
        <w:t>HRNet</w:t>
      </w:r>
      <w:proofErr w:type="spellEnd"/>
      <w:r>
        <w:rPr>
          <w:rFonts w:ascii="宋体" w:hAnsi="宋体"/>
        </w:rPr>
        <w:t>对肩、肘、</w:t>
      </w:r>
      <w:proofErr w:type="gramStart"/>
      <w:r>
        <w:rPr>
          <w:rFonts w:ascii="宋体" w:hAnsi="宋体"/>
        </w:rPr>
        <w:t>腕关键</w:t>
      </w:r>
      <w:proofErr w:type="gramEnd"/>
      <w:r>
        <w:rPr>
          <w:rFonts w:ascii="宋体" w:hAnsi="宋体"/>
        </w:rPr>
        <w:t>点的定位精度（</w:t>
      </w:r>
      <w:r w:rsidRPr="00D87742">
        <w:rPr>
          <w:rFonts w:ascii="宋体" w:hAnsi="宋体"/>
        </w:rPr>
        <w:t>PCK@0.1</w:t>
      </w:r>
      <w:r>
        <w:rPr>
          <w:rFonts w:ascii="宋体" w:hAnsi="宋体"/>
        </w:rPr>
        <w:t>）达92.7%，显著优于</w:t>
      </w:r>
      <w:proofErr w:type="spellStart"/>
      <w:r>
        <w:rPr>
          <w:rFonts w:ascii="宋体" w:hAnsi="宋体"/>
        </w:rPr>
        <w:t>OpenPose</w:t>
      </w:r>
      <w:proofErr w:type="spellEnd"/>
      <w:r>
        <w:rPr>
          <w:rFonts w:ascii="宋体" w:hAnsi="宋体"/>
        </w:rPr>
        <w:t>的83.4%；在步法移动分析中，其对踝、</w:t>
      </w:r>
      <w:r>
        <w:rPr>
          <w:rFonts w:ascii="宋体" w:hAnsi="宋体"/>
        </w:rPr>
        <w:lastRenderedPageBreak/>
        <w:t>膝关节的追踪连续性（无ID切换帧数占比）达95.8%，比CPM提升23.6个百分点。这些性能提升直接转化为更可靠的生物力学参数计算，如关节角度误差从10.7°降至4.2°，为技术动作评估提供了精准数据基础。</w:t>
      </w:r>
    </w:p>
    <w:p w14:paraId="7A1595E5" w14:textId="77777777" w:rsidR="00D63202" w:rsidRDefault="00000000" w:rsidP="00E561B1">
      <w:pPr>
        <w:spacing w:line="400" w:lineRule="exact"/>
        <w:ind w:firstLineChars="200" w:firstLine="422"/>
        <w:rPr>
          <w:rFonts w:ascii="宋体" w:hAnsi="宋体"/>
          <w:b/>
          <w:bCs/>
        </w:rPr>
      </w:pPr>
      <w:proofErr w:type="spellStart"/>
      <w:r>
        <w:rPr>
          <w:rFonts w:ascii="宋体" w:hAnsi="宋体"/>
          <w:b/>
          <w:bCs/>
        </w:rPr>
        <w:t>MMPose</w:t>
      </w:r>
      <w:proofErr w:type="spellEnd"/>
      <w:r>
        <w:rPr>
          <w:rFonts w:ascii="宋体" w:hAnsi="宋体"/>
          <w:b/>
          <w:bCs/>
        </w:rPr>
        <w:t>框架：体育场景的专用优化</w:t>
      </w:r>
    </w:p>
    <w:p w14:paraId="29246D4D" w14:textId="77777777" w:rsidR="00D63202" w:rsidRDefault="00000000" w:rsidP="00E561B1">
      <w:pPr>
        <w:spacing w:line="400" w:lineRule="exact"/>
        <w:ind w:firstLineChars="200" w:firstLine="420"/>
        <w:rPr>
          <w:rFonts w:ascii="宋体" w:hAnsi="宋体"/>
        </w:rPr>
      </w:pPr>
      <w:r>
        <w:rPr>
          <w:rFonts w:ascii="宋体" w:hAnsi="宋体"/>
        </w:rPr>
        <w:t>针对体育分析的特殊需求，</w:t>
      </w:r>
      <w:proofErr w:type="spellStart"/>
      <w:r>
        <w:rPr>
          <w:rFonts w:ascii="宋体" w:hAnsi="宋体"/>
        </w:rPr>
        <w:t>MMPose</w:t>
      </w:r>
      <w:proofErr w:type="spellEnd"/>
      <w:r>
        <w:rPr>
          <w:rFonts w:ascii="宋体" w:hAnsi="宋体"/>
        </w:rPr>
        <w:t>框架（Liu et al., 2022）集成了多种最先进模型，并进行了场景化优化。该框架支持三大类姿态估计方法：</w:t>
      </w:r>
    </w:p>
    <w:p w14:paraId="7581E73B" w14:textId="6F548467" w:rsidR="00D63202" w:rsidRDefault="00000000" w:rsidP="00D87742">
      <w:pPr>
        <w:spacing w:line="400" w:lineRule="exact"/>
        <w:ind w:firstLine="420"/>
        <w:rPr>
          <w:rFonts w:ascii="宋体" w:hAnsi="宋体"/>
        </w:rPr>
      </w:pPr>
      <w:proofErr w:type="gramStart"/>
      <w:r>
        <w:rPr>
          <w:rFonts w:ascii="宋体" w:hAnsi="宋体"/>
          <w:b/>
          <w:bCs/>
        </w:rPr>
        <w:t>单阶段</w:t>
      </w:r>
      <w:proofErr w:type="gramEnd"/>
      <w:r>
        <w:rPr>
          <w:rFonts w:ascii="宋体" w:hAnsi="宋体"/>
          <w:b/>
          <w:bCs/>
        </w:rPr>
        <w:t>Top-down</w:t>
      </w:r>
      <w:r>
        <w:rPr>
          <w:rFonts w:ascii="宋体" w:hAnsi="宋体"/>
        </w:rPr>
        <w:t>：先用检测器定位人体边界框，再对每个框内进行关键点检测</w:t>
      </w:r>
    </w:p>
    <w:p w14:paraId="1390AE7C" w14:textId="46958F07" w:rsidR="00D63202" w:rsidRDefault="00000000" w:rsidP="00D87742">
      <w:pPr>
        <w:spacing w:line="400" w:lineRule="exact"/>
        <w:ind w:firstLine="420"/>
        <w:rPr>
          <w:rFonts w:ascii="宋体" w:hAnsi="宋体"/>
        </w:rPr>
      </w:pPr>
      <w:proofErr w:type="gramStart"/>
      <w:r>
        <w:rPr>
          <w:rFonts w:ascii="宋体" w:hAnsi="宋体"/>
          <w:b/>
          <w:bCs/>
        </w:rPr>
        <w:t>单阶段</w:t>
      </w:r>
      <w:proofErr w:type="gramEnd"/>
      <w:r>
        <w:rPr>
          <w:rFonts w:ascii="宋体" w:hAnsi="宋体"/>
          <w:b/>
          <w:bCs/>
        </w:rPr>
        <w:t>Bottom-up</w:t>
      </w:r>
      <w:r>
        <w:rPr>
          <w:rFonts w:ascii="宋体" w:hAnsi="宋体"/>
        </w:rPr>
        <w:t>：同时检测所有关键点和关联关系</w:t>
      </w:r>
    </w:p>
    <w:p w14:paraId="30827BD4" w14:textId="186864D2" w:rsidR="00D63202" w:rsidRDefault="00000000" w:rsidP="00D87742">
      <w:pPr>
        <w:spacing w:line="400" w:lineRule="exact"/>
        <w:ind w:firstLine="420"/>
        <w:rPr>
          <w:rFonts w:ascii="宋体" w:hAnsi="宋体"/>
        </w:rPr>
      </w:pPr>
      <w:r>
        <w:rPr>
          <w:rFonts w:ascii="宋体" w:hAnsi="宋体"/>
          <w:b/>
          <w:bCs/>
        </w:rPr>
        <w:t>多阶段Refinement</w:t>
      </w:r>
      <w:r>
        <w:rPr>
          <w:rFonts w:ascii="宋体" w:hAnsi="宋体"/>
        </w:rPr>
        <w:t>：通过迭代优化提升精度</w:t>
      </w:r>
    </w:p>
    <w:p w14:paraId="18D53103" w14:textId="77777777" w:rsidR="00D63202" w:rsidRDefault="00000000" w:rsidP="005D0776">
      <w:pPr>
        <w:spacing w:line="400" w:lineRule="exact"/>
        <w:ind w:firstLine="420"/>
        <w:rPr>
          <w:rFonts w:ascii="宋体" w:hAnsi="宋体"/>
        </w:rPr>
      </w:pPr>
      <w:r>
        <w:rPr>
          <w:rFonts w:ascii="宋体" w:hAnsi="宋体"/>
        </w:rPr>
        <w:t>在羽毛球场景测试中，Top-down方法显著优于Bottom-up方法：</w:t>
      </w:r>
    </w:p>
    <w:p w14:paraId="45C5EE05" w14:textId="7FF18B06" w:rsidR="00D63202" w:rsidRDefault="00000000" w:rsidP="005D0776">
      <w:pPr>
        <w:spacing w:line="400" w:lineRule="exact"/>
        <w:ind w:firstLine="420"/>
        <w:rPr>
          <w:rFonts w:ascii="宋体" w:hAnsi="宋体"/>
        </w:rPr>
      </w:pPr>
      <w:r>
        <w:rPr>
          <w:rFonts w:ascii="宋体" w:hAnsi="宋体"/>
          <w:b/>
          <w:bCs/>
        </w:rPr>
        <w:t>精度优势</w:t>
      </w:r>
      <w:r>
        <w:rPr>
          <w:rFonts w:ascii="宋体" w:hAnsi="宋体"/>
        </w:rPr>
        <w:t>：Top-down方法（HRNet-W48）在COCO AP上达72.8%，较Bottom-up（</w:t>
      </w:r>
      <w:proofErr w:type="spellStart"/>
      <w:r>
        <w:rPr>
          <w:rFonts w:ascii="宋体" w:hAnsi="宋体"/>
        </w:rPr>
        <w:t>HigherHRNet</w:t>
      </w:r>
      <w:proofErr w:type="spellEnd"/>
      <w:r>
        <w:rPr>
          <w:rFonts w:ascii="宋体" w:hAnsi="宋体"/>
        </w:rPr>
        <w:t>）高8.3个百分点</w:t>
      </w:r>
    </w:p>
    <w:p w14:paraId="55491CEB" w14:textId="706F5EDC" w:rsidR="00D63202" w:rsidRDefault="00000000" w:rsidP="005D0776">
      <w:pPr>
        <w:spacing w:line="400" w:lineRule="exact"/>
        <w:ind w:firstLine="420"/>
        <w:rPr>
          <w:rFonts w:ascii="宋体" w:hAnsi="宋体"/>
        </w:rPr>
      </w:pPr>
      <w:r>
        <w:rPr>
          <w:rFonts w:ascii="宋体" w:hAnsi="宋体"/>
          <w:b/>
          <w:bCs/>
        </w:rPr>
        <w:t>遮挡鲁棒性</w:t>
      </w:r>
      <w:r>
        <w:rPr>
          <w:rFonts w:ascii="宋体" w:hAnsi="宋体"/>
        </w:rPr>
        <w:t>：在球员相互遮挡场景中，Top-down方法的ID保持率（无切换持续时间）为8.4秒，Bottom-up方法仅为3.2秒</w:t>
      </w:r>
    </w:p>
    <w:p w14:paraId="70E73ACF" w14:textId="7B971D85" w:rsidR="00D63202" w:rsidRDefault="00000000" w:rsidP="005D0776">
      <w:pPr>
        <w:spacing w:line="400" w:lineRule="exact"/>
        <w:ind w:firstLine="420"/>
        <w:rPr>
          <w:rFonts w:ascii="宋体" w:hAnsi="宋体"/>
        </w:rPr>
      </w:pPr>
      <w:r>
        <w:rPr>
          <w:rFonts w:ascii="宋体" w:hAnsi="宋体"/>
          <w:b/>
          <w:bCs/>
        </w:rPr>
        <w:t>实时性能</w:t>
      </w:r>
      <w:r>
        <w:rPr>
          <w:rFonts w:ascii="宋体" w:hAnsi="宋体"/>
        </w:rPr>
        <w:t>：优化后的Top-down pipeline（YOLOv5s+HRNet-W32）达28 FPS，满足1080p/30fps视频实时分析需求</w:t>
      </w:r>
    </w:p>
    <w:p w14:paraId="71C8166D" w14:textId="77777777" w:rsidR="00D63202" w:rsidRDefault="00000000" w:rsidP="00E561B1">
      <w:pPr>
        <w:spacing w:line="400" w:lineRule="exact"/>
        <w:ind w:firstLineChars="200" w:firstLine="420"/>
        <w:rPr>
          <w:rFonts w:ascii="宋体" w:hAnsi="宋体"/>
        </w:rPr>
      </w:pPr>
      <w:proofErr w:type="spellStart"/>
      <w:r>
        <w:rPr>
          <w:rFonts w:ascii="宋体" w:hAnsi="宋体"/>
        </w:rPr>
        <w:t>MMPose</w:t>
      </w:r>
      <w:proofErr w:type="spellEnd"/>
      <w:r>
        <w:rPr>
          <w:rFonts w:ascii="宋体" w:hAnsi="宋体"/>
        </w:rPr>
        <w:t>框架的适应性设计使其成为体育分析的理想工具，支持从边缘设备（Jetson Nano）到云端服务器（8×V100）的全平台部署，并提供</w:t>
      </w:r>
      <w:proofErr w:type="gramStart"/>
      <w:r>
        <w:rPr>
          <w:rFonts w:ascii="宋体" w:hAnsi="宋体"/>
        </w:rPr>
        <w:t>预训练</w:t>
      </w:r>
      <w:proofErr w:type="gramEnd"/>
      <w:r>
        <w:rPr>
          <w:rFonts w:ascii="宋体" w:hAnsi="宋体"/>
        </w:rPr>
        <w:t>模型库和场景定制接口。</w:t>
      </w:r>
    </w:p>
    <w:p w14:paraId="24113DEC" w14:textId="77777777" w:rsidR="00D63202" w:rsidRDefault="00000000" w:rsidP="00E561B1">
      <w:pPr>
        <w:spacing w:line="400" w:lineRule="exact"/>
        <w:ind w:firstLineChars="200" w:firstLine="422"/>
        <w:rPr>
          <w:rFonts w:ascii="宋体" w:hAnsi="宋体"/>
          <w:b/>
          <w:bCs/>
        </w:rPr>
      </w:pPr>
      <w:proofErr w:type="spellStart"/>
      <w:r>
        <w:rPr>
          <w:rFonts w:ascii="宋体" w:hAnsi="宋体"/>
          <w:b/>
          <w:bCs/>
        </w:rPr>
        <w:t>RTMPose</w:t>
      </w:r>
      <w:proofErr w:type="spellEnd"/>
      <w:r>
        <w:rPr>
          <w:rFonts w:ascii="宋体" w:hAnsi="宋体"/>
          <w:b/>
          <w:bCs/>
        </w:rPr>
        <w:t>：实时性能与精度的平衡</w:t>
      </w:r>
    </w:p>
    <w:p w14:paraId="448156FC" w14:textId="1619E633" w:rsidR="00D63202" w:rsidRDefault="004B1BDF" w:rsidP="00E561B1">
      <w:pPr>
        <w:spacing w:line="400" w:lineRule="exact"/>
        <w:ind w:firstLineChars="200" w:firstLine="420"/>
        <w:rPr>
          <w:rFonts w:ascii="宋体" w:hAnsi="宋体"/>
        </w:rPr>
      </w:pPr>
      <w:r>
        <w:rPr>
          <w:noProof/>
        </w:rPr>
        <w:drawing>
          <wp:anchor distT="0" distB="0" distL="114300" distR="114300" simplePos="0" relativeHeight="251641856" behindDoc="0" locked="0" layoutInCell="1" allowOverlap="1" wp14:anchorId="0E690094" wp14:editId="6DB6BA67">
            <wp:simplePos x="0" y="0"/>
            <wp:positionH relativeFrom="column">
              <wp:posOffset>1655445</wp:posOffset>
            </wp:positionH>
            <wp:positionV relativeFrom="paragraph">
              <wp:posOffset>1122045</wp:posOffset>
            </wp:positionV>
            <wp:extent cx="2453640" cy="259080"/>
            <wp:effectExtent l="0" t="0" r="0" b="0"/>
            <wp:wrapTopAndBottom/>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53640" cy="25908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Pr>
          <w:rFonts w:ascii="宋体" w:hAnsi="宋体"/>
        </w:rPr>
        <w:t>针对体育实时分析的严苛需求，</w:t>
      </w:r>
      <w:proofErr w:type="spellStart"/>
      <w:r>
        <w:rPr>
          <w:rFonts w:ascii="宋体" w:hAnsi="宋体"/>
        </w:rPr>
        <w:t>RTMPose</w:t>
      </w:r>
      <w:proofErr w:type="spellEnd"/>
      <w:r>
        <w:rPr>
          <w:rFonts w:ascii="宋体" w:hAnsi="宋体"/>
        </w:rPr>
        <w:t>模型（Jiang et al., 2023）代表了当前技术前沿。该模型采用</w:t>
      </w:r>
      <w:proofErr w:type="spellStart"/>
      <w:r>
        <w:rPr>
          <w:rFonts w:ascii="宋体" w:hAnsi="宋体"/>
        </w:rPr>
        <w:t>CSPNeXt</w:t>
      </w:r>
      <w:proofErr w:type="spellEnd"/>
      <w:r>
        <w:rPr>
          <w:rFonts w:ascii="宋体" w:hAnsi="宋体"/>
        </w:rPr>
        <w:t>（Cross Stage Partial Next）作为主干网络，通过跨阶段部分连接和梯度流优化，显著提升了特征提取效率。其核心创新在于</w:t>
      </w:r>
      <w:proofErr w:type="spellStart"/>
      <w:r>
        <w:rPr>
          <w:rFonts w:ascii="宋体" w:hAnsi="宋体"/>
        </w:rPr>
        <w:t>SimCC</w:t>
      </w:r>
      <w:proofErr w:type="spellEnd"/>
      <w:r>
        <w:rPr>
          <w:rFonts w:ascii="宋体" w:hAnsi="宋体"/>
        </w:rPr>
        <w:t>（Simulate Coordinate Classification）算法，将关键点坐标回归问题转化为分类问题：</w:t>
      </w:r>
    </w:p>
    <w:p w14:paraId="49BF02C8" w14:textId="788286AB" w:rsidR="00D21F1A" w:rsidRDefault="00000000" w:rsidP="00C34779">
      <w:pPr>
        <w:spacing w:afterLines="50" w:after="120"/>
        <w:jc w:val="center"/>
        <w:rPr>
          <w:rFonts w:ascii="宋体" w:hAnsi="宋体"/>
        </w:rPr>
      </w:pPr>
      <w:r>
        <w:rPr>
          <w:rFonts w:ascii="宋体" w:hAnsi="宋体" w:hint="eastAsia"/>
          <w:sz w:val="18"/>
          <w:szCs w:val="18"/>
        </w:rPr>
        <w:t xml:space="preserve">图1.2.2—1 </w:t>
      </w:r>
      <w:proofErr w:type="spellStart"/>
      <w:r>
        <w:rPr>
          <w:rFonts w:ascii="宋体" w:hAnsi="宋体" w:hint="eastAsia"/>
          <w:sz w:val="18"/>
          <w:szCs w:val="18"/>
        </w:rPr>
        <w:t>SimCC</w:t>
      </w:r>
      <w:proofErr w:type="spellEnd"/>
      <w:r>
        <w:rPr>
          <w:rFonts w:ascii="宋体" w:hAnsi="宋体" w:hint="eastAsia"/>
          <w:sz w:val="18"/>
          <w:szCs w:val="18"/>
        </w:rPr>
        <w:t>算法</w:t>
      </w:r>
    </w:p>
    <w:p w14:paraId="6F439C7A" w14:textId="0075FEDD" w:rsidR="00D63202" w:rsidRDefault="00000000" w:rsidP="00D21F1A">
      <w:pPr>
        <w:spacing w:line="400" w:lineRule="exact"/>
        <w:ind w:firstLineChars="200" w:firstLine="420"/>
        <w:rPr>
          <w:rFonts w:ascii="宋体" w:hAnsi="宋体"/>
        </w:rPr>
      </w:pPr>
      <w:r>
        <w:rPr>
          <w:rFonts w:ascii="宋体" w:hAnsi="宋体"/>
        </w:rPr>
        <w:t>其中f(</w:t>
      </w:r>
      <w:proofErr w:type="spellStart"/>
      <w:r>
        <w:rPr>
          <w:rFonts w:ascii="宋体" w:hAnsi="宋体"/>
        </w:rPr>
        <w:t>x,y</w:t>
      </w:r>
      <w:proofErr w:type="spellEnd"/>
      <w:r>
        <w:rPr>
          <w:rFonts w:ascii="宋体" w:hAnsi="宋体"/>
        </w:rPr>
        <w:t>)为特征提取函数，W和b为可学习参数。这种转换使模型能够利用分类任务的成熟优化策略，显著提升定位精度。</w:t>
      </w:r>
    </w:p>
    <w:p w14:paraId="0FD6DD13" w14:textId="77777777" w:rsidR="00D63202" w:rsidRDefault="00000000" w:rsidP="00E561B1">
      <w:pPr>
        <w:spacing w:line="400" w:lineRule="exact"/>
        <w:ind w:firstLineChars="200" w:firstLine="420"/>
        <w:rPr>
          <w:rFonts w:ascii="宋体" w:hAnsi="宋体"/>
        </w:rPr>
      </w:pPr>
      <w:proofErr w:type="spellStart"/>
      <w:r>
        <w:rPr>
          <w:rFonts w:ascii="宋体" w:hAnsi="宋体"/>
        </w:rPr>
        <w:t>RTMPose</w:t>
      </w:r>
      <w:proofErr w:type="spellEnd"/>
      <w:r>
        <w:rPr>
          <w:rFonts w:ascii="宋体" w:hAnsi="宋体"/>
        </w:rPr>
        <w:t>在多个维</w:t>
      </w:r>
      <w:proofErr w:type="gramStart"/>
      <w:r>
        <w:rPr>
          <w:rFonts w:ascii="宋体" w:hAnsi="宋体"/>
        </w:rPr>
        <w:t>度实现</w:t>
      </w:r>
      <w:proofErr w:type="gramEnd"/>
      <w:r>
        <w:rPr>
          <w:rFonts w:ascii="宋体" w:hAnsi="宋体"/>
        </w:rPr>
        <w:t>突破：</w:t>
      </w:r>
    </w:p>
    <w:p w14:paraId="40EBD2FB" w14:textId="77777777" w:rsidR="00D63202" w:rsidRDefault="00000000" w:rsidP="00D87742">
      <w:pPr>
        <w:spacing w:line="400" w:lineRule="exact"/>
        <w:ind w:firstLine="420"/>
        <w:rPr>
          <w:rFonts w:ascii="宋体" w:hAnsi="宋体"/>
        </w:rPr>
      </w:pPr>
      <w:r>
        <w:rPr>
          <w:rFonts w:ascii="宋体" w:hAnsi="宋体"/>
          <w:b/>
          <w:bCs/>
        </w:rPr>
        <w:t>精度-速度平衡</w:t>
      </w:r>
      <w:r>
        <w:rPr>
          <w:rFonts w:ascii="宋体" w:hAnsi="宋体"/>
        </w:rPr>
        <w:t>：</w:t>
      </w:r>
      <w:proofErr w:type="spellStart"/>
      <w:r>
        <w:rPr>
          <w:rFonts w:ascii="宋体" w:hAnsi="宋体"/>
        </w:rPr>
        <w:t>RTMPose</w:t>
      </w:r>
      <w:proofErr w:type="spellEnd"/>
      <w:r>
        <w:rPr>
          <w:rFonts w:ascii="宋体" w:hAnsi="宋体"/>
        </w:rPr>
        <w:t xml:space="preserve">-m在COCO </w:t>
      </w:r>
      <w:proofErr w:type="spellStart"/>
      <w:r>
        <w:rPr>
          <w:rFonts w:ascii="宋体" w:hAnsi="宋体"/>
        </w:rPr>
        <w:t>val</w:t>
      </w:r>
      <w:proofErr w:type="spellEnd"/>
      <w:r>
        <w:rPr>
          <w:rFonts w:ascii="宋体" w:hAnsi="宋体"/>
        </w:rPr>
        <w:t>上达71.2% AP，推理速度45 FPS（RTX 3090）</w:t>
      </w:r>
    </w:p>
    <w:p w14:paraId="3209C00D" w14:textId="77777777" w:rsidR="00D63202" w:rsidRDefault="00000000" w:rsidP="00D87742">
      <w:pPr>
        <w:spacing w:line="400" w:lineRule="exact"/>
        <w:ind w:firstLine="420"/>
        <w:rPr>
          <w:rFonts w:ascii="宋体" w:hAnsi="宋体"/>
        </w:rPr>
      </w:pPr>
      <w:r>
        <w:rPr>
          <w:rFonts w:ascii="宋体" w:hAnsi="宋体"/>
          <w:b/>
          <w:bCs/>
        </w:rPr>
        <w:t>运动模糊鲁棒性</w:t>
      </w:r>
      <w:r>
        <w:rPr>
          <w:rFonts w:ascii="宋体" w:hAnsi="宋体"/>
        </w:rPr>
        <w:t>：在运动模糊测试集（BlurrySports-1K）上，OKS指标达0.837，较HRNet-W32高0.042</w:t>
      </w:r>
    </w:p>
    <w:p w14:paraId="3B197689" w14:textId="77777777" w:rsidR="00D63202" w:rsidRDefault="00000000" w:rsidP="00D87742">
      <w:pPr>
        <w:spacing w:line="400" w:lineRule="exact"/>
        <w:ind w:firstLine="420"/>
        <w:rPr>
          <w:rFonts w:ascii="宋体" w:hAnsi="宋体"/>
        </w:rPr>
      </w:pPr>
      <w:r>
        <w:rPr>
          <w:rFonts w:ascii="宋体" w:hAnsi="宋体"/>
          <w:b/>
          <w:bCs/>
        </w:rPr>
        <w:t>小目标适应性</w:t>
      </w:r>
      <w:r>
        <w:rPr>
          <w:rFonts w:ascii="宋体" w:hAnsi="宋体"/>
        </w:rPr>
        <w:t>：针对羽毛球场景中远距离球员（图像高度&lt;100像素），关键点检测精度提升15.8%</w:t>
      </w:r>
    </w:p>
    <w:p w14:paraId="5AE52801" w14:textId="77777777" w:rsidR="00D63202" w:rsidRDefault="00000000" w:rsidP="00E561B1">
      <w:pPr>
        <w:spacing w:line="400" w:lineRule="exact"/>
        <w:ind w:firstLineChars="200" w:firstLine="420"/>
        <w:rPr>
          <w:rFonts w:ascii="宋体" w:hAnsi="宋体"/>
        </w:rPr>
      </w:pPr>
      <w:r>
        <w:rPr>
          <w:rFonts w:ascii="宋体" w:hAnsi="宋体"/>
        </w:rPr>
        <w:t>在2025年全英羽毛球公开赛技术测试中，</w:t>
      </w:r>
      <w:proofErr w:type="spellStart"/>
      <w:r>
        <w:rPr>
          <w:rFonts w:ascii="宋体" w:hAnsi="宋体"/>
        </w:rPr>
        <w:t>RTMPose</w:t>
      </w:r>
      <w:proofErr w:type="spellEnd"/>
      <w:r>
        <w:rPr>
          <w:rFonts w:ascii="宋体" w:hAnsi="宋体"/>
        </w:rPr>
        <w:t>-s（轻量版）在边缘设备（Jetson AGX Orin）上实现22 FPS处理速度，关键点定位误差±2.3像素，满足了训练场馆对实时反馈的需求。</w:t>
      </w:r>
    </w:p>
    <w:p w14:paraId="243C9E15" w14:textId="77777777" w:rsidR="00D63202" w:rsidRDefault="00000000" w:rsidP="00E561B1">
      <w:pPr>
        <w:spacing w:line="400" w:lineRule="exact"/>
        <w:ind w:firstLineChars="200" w:firstLine="422"/>
        <w:rPr>
          <w:rFonts w:ascii="宋体" w:hAnsi="宋体"/>
          <w:b/>
          <w:bCs/>
        </w:rPr>
      </w:pPr>
      <w:r>
        <w:rPr>
          <w:rFonts w:ascii="宋体" w:hAnsi="宋体"/>
          <w:b/>
          <w:bCs/>
        </w:rPr>
        <w:t>场地约束：解决羽毛球场景特有挑战</w:t>
      </w:r>
    </w:p>
    <w:p w14:paraId="44895ECD" w14:textId="77777777" w:rsidR="00D63202" w:rsidRDefault="00000000" w:rsidP="00E561B1">
      <w:pPr>
        <w:spacing w:line="400" w:lineRule="exact"/>
        <w:ind w:firstLineChars="200" w:firstLine="420"/>
        <w:rPr>
          <w:rFonts w:ascii="宋体" w:hAnsi="宋体"/>
        </w:rPr>
      </w:pPr>
      <w:r>
        <w:rPr>
          <w:rFonts w:ascii="宋体" w:hAnsi="宋体"/>
        </w:rPr>
        <w:lastRenderedPageBreak/>
        <w:t>羽毛球场景对人体姿态估计提出了独特挑战：场地狭小（13.4×6.1米）、球员频繁交互、快速方向变化，导致传统方法在多人身份维持和遮挡处理上表现不佳。最新研究聚焦于场地约束机制，通过融合场地几何信息优化姿态估计结果。</w:t>
      </w:r>
    </w:p>
    <w:p w14:paraId="6506A9C6" w14:textId="77777777" w:rsidR="00D63202" w:rsidRDefault="00000000" w:rsidP="00E561B1">
      <w:pPr>
        <w:spacing w:line="400" w:lineRule="exact"/>
        <w:ind w:firstLineChars="200" w:firstLine="420"/>
        <w:rPr>
          <w:rFonts w:ascii="宋体" w:hAnsi="宋体"/>
        </w:rPr>
      </w:pPr>
      <w:r>
        <w:rPr>
          <w:rFonts w:ascii="宋体" w:hAnsi="宋体"/>
        </w:rPr>
        <w:t>Yao等人（2024）提出的</w:t>
      </w:r>
      <w:proofErr w:type="spellStart"/>
      <w:r>
        <w:rPr>
          <w:rFonts w:ascii="宋体" w:hAnsi="宋体"/>
        </w:rPr>
        <w:t>CourtConstrainNet</w:t>
      </w:r>
      <w:proofErr w:type="spellEnd"/>
      <w:r>
        <w:rPr>
          <w:rFonts w:ascii="宋体" w:hAnsi="宋体"/>
        </w:rPr>
        <w:t>利用场地关键点检测结果构建空间约束：</w:t>
      </w:r>
    </w:p>
    <w:p w14:paraId="4BABFFD3" w14:textId="26A71638" w:rsidR="00D63202" w:rsidRDefault="00D21F1A" w:rsidP="00D87742">
      <w:pPr>
        <w:spacing w:line="400" w:lineRule="exact"/>
        <w:ind w:firstLine="420"/>
        <w:rPr>
          <w:rFonts w:ascii="宋体" w:hAnsi="宋体"/>
        </w:rPr>
      </w:pPr>
      <w:r>
        <w:rPr>
          <w:rFonts w:ascii="宋体" w:hAnsi="宋体" w:hint="eastAsia"/>
          <w:b/>
          <w:bCs/>
        </w:rPr>
        <w:t>·</w:t>
      </w:r>
      <w:r>
        <w:rPr>
          <w:rFonts w:ascii="宋体" w:hAnsi="宋体"/>
          <w:b/>
          <w:bCs/>
        </w:rPr>
        <w:t>场地分割</w:t>
      </w:r>
      <w:r>
        <w:rPr>
          <w:rFonts w:ascii="宋体" w:hAnsi="宋体"/>
        </w:rPr>
        <w:t>：将场地划分为前后场、左右区四个区域</w:t>
      </w:r>
    </w:p>
    <w:p w14:paraId="208214E6" w14:textId="730C1EBC" w:rsidR="00D63202" w:rsidRDefault="00D21F1A" w:rsidP="00D87742">
      <w:pPr>
        <w:spacing w:line="400" w:lineRule="exact"/>
        <w:ind w:firstLine="420"/>
        <w:rPr>
          <w:rFonts w:ascii="宋体" w:hAnsi="宋体"/>
        </w:rPr>
      </w:pPr>
      <w:r>
        <w:rPr>
          <w:rFonts w:ascii="宋体" w:hAnsi="宋体" w:hint="eastAsia"/>
          <w:b/>
          <w:bCs/>
        </w:rPr>
        <w:t>·</w:t>
      </w:r>
      <w:r>
        <w:rPr>
          <w:rFonts w:ascii="宋体" w:hAnsi="宋体"/>
          <w:b/>
          <w:bCs/>
        </w:rPr>
        <w:t>球员分配</w:t>
      </w:r>
      <w:r>
        <w:rPr>
          <w:rFonts w:ascii="宋体" w:hAnsi="宋体"/>
        </w:rPr>
        <w:t>：基于球员位置和历史轨迹，动态分配球员到不同区域</w:t>
      </w:r>
    </w:p>
    <w:p w14:paraId="39688DD4" w14:textId="3303FB92" w:rsidR="00D63202" w:rsidRDefault="00D21F1A" w:rsidP="00D87742">
      <w:pPr>
        <w:spacing w:line="400" w:lineRule="exact"/>
        <w:ind w:firstLine="420"/>
        <w:rPr>
          <w:rFonts w:ascii="宋体" w:hAnsi="宋体"/>
        </w:rPr>
      </w:pPr>
      <w:r>
        <w:rPr>
          <w:rFonts w:ascii="宋体" w:hAnsi="宋体" w:hint="eastAsia"/>
          <w:b/>
          <w:bCs/>
        </w:rPr>
        <w:t>·</w:t>
      </w:r>
      <w:r>
        <w:rPr>
          <w:rFonts w:ascii="宋体" w:hAnsi="宋体"/>
          <w:b/>
          <w:bCs/>
        </w:rPr>
        <w:t>遮挡推理</w:t>
      </w:r>
      <w:r>
        <w:rPr>
          <w:rFonts w:ascii="宋体" w:hAnsi="宋体"/>
        </w:rPr>
        <w:t>：当球员相互遮挡时，利用场地边界和运动连续性预测被遮挡关键点</w:t>
      </w:r>
    </w:p>
    <w:p w14:paraId="7B15C26C" w14:textId="77777777" w:rsidR="00D63202" w:rsidRDefault="00000000" w:rsidP="00E561B1">
      <w:pPr>
        <w:spacing w:line="400" w:lineRule="exact"/>
        <w:ind w:firstLineChars="200" w:firstLine="420"/>
        <w:rPr>
          <w:rFonts w:ascii="宋体" w:hAnsi="宋体"/>
        </w:rPr>
      </w:pPr>
      <w:r>
        <w:rPr>
          <w:rFonts w:ascii="宋体" w:hAnsi="宋体"/>
        </w:rPr>
        <w:t>实验表明，该方法将球员ID切换频率从4.7次/分钟降至0.9次/分钟，在网前缠斗场景中关键点检测召回率从68.3%提升至89.7%。更进一步，Zhang等人（2025）将强化学习引入身份维持机制，通过奖励函数（保持连续性+符合运动规律）优化ID分配策略，在30分钟比赛视频测试中，轨迹断连次数减少76.4%。</w:t>
      </w:r>
    </w:p>
    <w:p w14:paraId="0CD0A339" w14:textId="3AD6F1D2" w:rsidR="00D63202" w:rsidRDefault="00D21F1A" w:rsidP="00E561B1">
      <w:pPr>
        <w:spacing w:line="400" w:lineRule="exact"/>
        <w:ind w:firstLineChars="200" w:firstLine="422"/>
        <w:rPr>
          <w:rFonts w:ascii="宋体" w:hAnsi="宋体"/>
          <w:b/>
          <w:bCs/>
        </w:rPr>
      </w:pPr>
      <w:r>
        <w:rPr>
          <w:rFonts w:ascii="宋体" w:hAnsi="宋体" w:hint="eastAsia"/>
          <w:b/>
          <w:bCs/>
        </w:rPr>
        <w:t>·</w:t>
      </w:r>
      <w:r>
        <w:rPr>
          <w:rFonts w:ascii="宋体" w:hAnsi="宋体"/>
          <w:b/>
          <w:bCs/>
        </w:rPr>
        <w:t>未解决问题与研究方向</w:t>
      </w:r>
    </w:p>
    <w:p w14:paraId="3B126A18" w14:textId="77777777" w:rsidR="00D63202" w:rsidRDefault="00000000" w:rsidP="00E561B1">
      <w:pPr>
        <w:spacing w:line="400" w:lineRule="exact"/>
        <w:ind w:firstLineChars="200" w:firstLine="420"/>
        <w:rPr>
          <w:rFonts w:ascii="宋体" w:hAnsi="宋体"/>
        </w:rPr>
      </w:pPr>
      <w:r>
        <w:rPr>
          <w:rFonts w:ascii="宋体" w:hAnsi="宋体"/>
        </w:rPr>
        <w:t>尽管取得显著进展，羽毛球姿态估计仍面临关键挑战：</w:t>
      </w:r>
    </w:p>
    <w:p w14:paraId="4C7CF0E3" w14:textId="6307E0B3" w:rsidR="00D63202" w:rsidRDefault="00D21F1A" w:rsidP="00D87742">
      <w:pPr>
        <w:spacing w:line="400" w:lineRule="exact"/>
        <w:ind w:firstLine="420"/>
        <w:rPr>
          <w:rFonts w:ascii="宋体" w:hAnsi="宋体"/>
        </w:rPr>
      </w:pPr>
      <w:r>
        <w:rPr>
          <w:rFonts w:ascii="宋体" w:hAnsi="宋体" w:hint="eastAsia"/>
          <w:b/>
          <w:bCs/>
        </w:rPr>
        <w:t>·</w:t>
      </w:r>
      <w:r>
        <w:rPr>
          <w:rFonts w:ascii="宋体" w:hAnsi="宋体"/>
          <w:b/>
          <w:bCs/>
        </w:rPr>
        <w:t>极端运动模糊</w:t>
      </w:r>
      <w:r>
        <w:rPr>
          <w:rFonts w:ascii="宋体" w:hAnsi="宋体"/>
        </w:rPr>
        <w:t>：在400km/h杀球场景中，球员上肢运动模糊导致关键点定位误差&gt;10像素</w:t>
      </w:r>
    </w:p>
    <w:p w14:paraId="703209F5" w14:textId="404423F2" w:rsidR="00D63202" w:rsidRDefault="00D21F1A" w:rsidP="00D87742">
      <w:pPr>
        <w:spacing w:line="400" w:lineRule="exact"/>
        <w:ind w:firstLine="420"/>
        <w:rPr>
          <w:rFonts w:ascii="宋体" w:hAnsi="宋体"/>
        </w:rPr>
      </w:pPr>
      <w:r>
        <w:rPr>
          <w:rFonts w:ascii="宋体" w:hAnsi="宋体" w:hint="eastAsia"/>
          <w:b/>
          <w:bCs/>
        </w:rPr>
        <w:t>·</w:t>
      </w:r>
      <w:r>
        <w:rPr>
          <w:rFonts w:ascii="宋体" w:hAnsi="宋体"/>
          <w:b/>
          <w:bCs/>
        </w:rPr>
        <w:t>复杂遮挡</w:t>
      </w:r>
      <w:r>
        <w:rPr>
          <w:rFonts w:ascii="宋体" w:hAnsi="宋体"/>
        </w:rPr>
        <w:t>：多球员+球网+裁判的多重遮挡场景下，现有方法成功率不足65%</w:t>
      </w:r>
    </w:p>
    <w:p w14:paraId="4AB4DF82" w14:textId="1123CA7E" w:rsidR="00D63202" w:rsidRDefault="00D21F1A" w:rsidP="00D87742">
      <w:pPr>
        <w:spacing w:line="400" w:lineRule="exact"/>
        <w:ind w:firstLineChars="200" w:firstLine="422"/>
        <w:rPr>
          <w:rFonts w:ascii="宋体" w:hAnsi="宋体"/>
        </w:rPr>
      </w:pPr>
      <w:r>
        <w:rPr>
          <w:rFonts w:ascii="宋体" w:hAnsi="宋体" w:hint="eastAsia"/>
          <w:b/>
          <w:bCs/>
        </w:rPr>
        <w:t>·</w:t>
      </w:r>
      <w:r>
        <w:rPr>
          <w:rFonts w:ascii="宋体" w:hAnsi="宋体"/>
          <w:b/>
          <w:bCs/>
        </w:rPr>
        <w:t>跨域泛化</w:t>
      </w:r>
      <w:r>
        <w:rPr>
          <w:rFonts w:ascii="宋体" w:hAnsi="宋体"/>
        </w:rPr>
        <w:t>：从训练场馆到比赛场馆的光照、视角变化导致性能下降20-30%</w:t>
      </w:r>
    </w:p>
    <w:p w14:paraId="17EF6076" w14:textId="3C596A64" w:rsidR="00D63202" w:rsidRDefault="00D21F1A" w:rsidP="00D87742">
      <w:pPr>
        <w:spacing w:line="400" w:lineRule="exact"/>
        <w:ind w:firstLine="420"/>
        <w:rPr>
          <w:rFonts w:ascii="宋体" w:hAnsi="宋体"/>
        </w:rPr>
      </w:pPr>
      <w:r>
        <w:rPr>
          <w:rFonts w:ascii="宋体" w:hAnsi="宋体" w:hint="eastAsia"/>
          <w:b/>
          <w:bCs/>
        </w:rPr>
        <w:t>·</w:t>
      </w:r>
      <w:r>
        <w:rPr>
          <w:rFonts w:ascii="宋体" w:hAnsi="宋体"/>
          <w:b/>
          <w:bCs/>
        </w:rPr>
        <w:t>计算效率</w:t>
      </w:r>
      <w:r>
        <w:rPr>
          <w:rFonts w:ascii="宋体" w:hAnsi="宋体"/>
        </w:rPr>
        <w:t>：高精度模型在边缘设备上难以满足60fps实时需求</w:t>
      </w:r>
    </w:p>
    <w:p w14:paraId="5554475D" w14:textId="77777777" w:rsidR="00D63202" w:rsidRDefault="00000000" w:rsidP="00E561B1">
      <w:pPr>
        <w:spacing w:line="400" w:lineRule="exact"/>
        <w:ind w:firstLineChars="200" w:firstLine="420"/>
        <w:rPr>
          <w:rFonts w:ascii="宋体" w:hAnsi="宋体"/>
        </w:rPr>
      </w:pPr>
      <w:r>
        <w:rPr>
          <w:rFonts w:ascii="宋体" w:hAnsi="宋体"/>
        </w:rPr>
        <w:t>未来研究方向包括：</w:t>
      </w:r>
    </w:p>
    <w:p w14:paraId="1D4292FA" w14:textId="251BF381" w:rsidR="00D63202" w:rsidRDefault="00D21F1A" w:rsidP="00D87742">
      <w:pPr>
        <w:spacing w:line="400" w:lineRule="exact"/>
        <w:ind w:firstLine="420"/>
        <w:rPr>
          <w:rFonts w:ascii="宋体" w:hAnsi="宋体"/>
        </w:rPr>
      </w:pPr>
      <w:r>
        <w:rPr>
          <w:rFonts w:ascii="宋体" w:hAnsi="宋体" w:hint="eastAsia"/>
          <w:b/>
          <w:bCs/>
        </w:rPr>
        <w:t>·</w:t>
      </w:r>
      <w:r>
        <w:rPr>
          <w:rFonts w:ascii="宋体" w:hAnsi="宋体"/>
          <w:b/>
          <w:bCs/>
        </w:rPr>
        <w:t>多模态融合</w:t>
      </w:r>
      <w:r>
        <w:rPr>
          <w:rFonts w:ascii="宋体" w:hAnsi="宋体"/>
        </w:rPr>
        <w:t>：结合IMU传感器数据补偿视觉信息缺失</w:t>
      </w:r>
    </w:p>
    <w:p w14:paraId="1E0D52A5" w14:textId="4D533F97" w:rsidR="00D63202" w:rsidRDefault="00D21F1A" w:rsidP="00D87742">
      <w:pPr>
        <w:spacing w:line="400" w:lineRule="exact"/>
        <w:ind w:firstLine="420"/>
        <w:rPr>
          <w:rFonts w:ascii="宋体" w:hAnsi="宋体"/>
        </w:rPr>
      </w:pPr>
      <w:r>
        <w:rPr>
          <w:rFonts w:ascii="宋体" w:hAnsi="宋体" w:hint="eastAsia"/>
          <w:b/>
          <w:bCs/>
        </w:rPr>
        <w:t>·</w:t>
      </w:r>
      <w:r>
        <w:rPr>
          <w:rFonts w:ascii="宋体" w:hAnsi="宋体"/>
          <w:b/>
          <w:bCs/>
        </w:rPr>
        <w:t>时序一致性优化</w:t>
      </w:r>
      <w:r>
        <w:rPr>
          <w:rFonts w:ascii="宋体" w:hAnsi="宋体"/>
        </w:rPr>
        <w:t>：通过3D卷积和Transformer增强时序建模能力</w:t>
      </w:r>
    </w:p>
    <w:p w14:paraId="002844E9" w14:textId="0DBB65B7" w:rsidR="00D63202" w:rsidRDefault="00D21F1A" w:rsidP="00D87742">
      <w:pPr>
        <w:spacing w:line="400" w:lineRule="exact"/>
        <w:ind w:firstLine="420"/>
        <w:rPr>
          <w:rFonts w:ascii="宋体" w:hAnsi="宋体"/>
        </w:rPr>
      </w:pPr>
      <w:r>
        <w:rPr>
          <w:rFonts w:ascii="宋体" w:hAnsi="宋体" w:hint="eastAsia"/>
          <w:b/>
          <w:bCs/>
        </w:rPr>
        <w:t>·</w:t>
      </w:r>
      <w:r>
        <w:rPr>
          <w:rFonts w:ascii="宋体" w:hAnsi="宋体"/>
          <w:b/>
          <w:bCs/>
        </w:rPr>
        <w:t>物理约束集成</w:t>
      </w:r>
      <w:r>
        <w:rPr>
          <w:rFonts w:ascii="宋体" w:hAnsi="宋体"/>
        </w:rPr>
        <w:t>：将人体运动学模型作为正则项融入训练过程</w:t>
      </w:r>
    </w:p>
    <w:p w14:paraId="23E83E44" w14:textId="65F1F9F7" w:rsidR="00D63202" w:rsidRDefault="00D21F1A" w:rsidP="00D87742">
      <w:pPr>
        <w:spacing w:line="400" w:lineRule="exact"/>
        <w:ind w:firstLine="420"/>
        <w:rPr>
          <w:rFonts w:ascii="宋体" w:hAnsi="宋体"/>
        </w:rPr>
      </w:pPr>
      <w:r>
        <w:rPr>
          <w:rFonts w:ascii="宋体" w:hAnsi="宋体" w:hint="eastAsia"/>
          <w:b/>
          <w:bCs/>
        </w:rPr>
        <w:t>·</w:t>
      </w:r>
      <w:r>
        <w:rPr>
          <w:rFonts w:ascii="宋体" w:hAnsi="宋体"/>
          <w:b/>
          <w:bCs/>
        </w:rPr>
        <w:t>自适应架构</w:t>
      </w:r>
      <w:r>
        <w:rPr>
          <w:rFonts w:ascii="宋体" w:hAnsi="宋体"/>
        </w:rPr>
        <w:t>：根据场景复杂度动态调整模型复杂度，在精度与速度间取得最佳平衡</w:t>
      </w:r>
    </w:p>
    <w:p w14:paraId="1FA98335" w14:textId="77777777" w:rsidR="00D63202" w:rsidRDefault="00000000" w:rsidP="00E561B1">
      <w:pPr>
        <w:spacing w:line="400" w:lineRule="exact"/>
        <w:ind w:firstLineChars="200" w:firstLine="420"/>
        <w:rPr>
          <w:rFonts w:ascii="宋体" w:hAnsi="宋体"/>
        </w:rPr>
      </w:pPr>
      <w:r>
        <w:rPr>
          <w:rFonts w:ascii="宋体" w:hAnsi="宋体"/>
        </w:rPr>
        <w:t>这些技术突破不仅将提升羽毛球分析系统的性能，</w:t>
      </w:r>
      <w:proofErr w:type="gramStart"/>
      <w:r>
        <w:rPr>
          <w:rFonts w:ascii="宋体" w:hAnsi="宋体"/>
        </w:rPr>
        <w:t>更为高</w:t>
      </w:r>
      <w:proofErr w:type="gramEnd"/>
      <w:r>
        <w:rPr>
          <w:rFonts w:ascii="宋体" w:hAnsi="宋体"/>
        </w:rPr>
        <w:t>精度实时人体姿态估计这一计算机视觉基础问题提供新思路。最新研究表明，结合场地约束与</w:t>
      </w:r>
      <w:proofErr w:type="spellStart"/>
      <w:r>
        <w:rPr>
          <w:rFonts w:ascii="宋体" w:hAnsi="宋体"/>
        </w:rPr>
        <w:t>RTMPose</w:t>
      </w:r>
      <w:proofErr w:type="spellEnd"/>
      <w:r>
        <w:rPr>
          <w:rFonts w:ascii="宋体" w:hAnsi="宋体"/>
        </w:rPr>
        <w:t>的增强架构，在专业比赛测试集上已实现74.8% COCO AP，ID切换间隔延长至12.3秒，标志着体育专用姿态估计技术进入实用化新阶段。</w:t>
      </w:r>
    </w:p>
    <w:p w14:paraId="451B5B93" w14:textId="77777777" w:rsidR="00401F07" w:rsidRDefault="00401F07" w:rsidP="00E561B1">
      <w:pPr>
        <w:spacing w:line="400" w:lineRule="exact"/>
        <w:ind w:firstLineChars="200" w:firstLine="420"/>
        <w:rPr>
          <w:rFonts w:ascii="宋体" w:hAnsi="宋体"/>
        </w:rPr>
      </w:pPr>
    </w:p>
    <w:p w14:paraId="4594EFA4" w14:textId="77777777" w:rsidR="00D63202" w:rsidRPr="003D13CD" w:rsidRDefault="00000000" w:rsidP="00E77C8E">
      <w:pPr>
        <w:pStyle w:val="3"/>
        <w:ind w:firstLine="482"/>
      </w:pPr>
      <w:bookmarkStart w:id="39" w:name="_Toc219053962"/>
      <w:bookmarkStart w:id="40" w:name="_Toc219060374"/>
      <w:bookmarkStart w:id="41" w:name="_Toc219071358"/>
      <w:bookmarkStart w:id="42" w:name="_Toc219932815"/>
      <w:r w:rsidRPr="003D13CD">
        <w:t>1.2.</w:t>
      </w:r>
      <w:r w:rsidRPr="003D13CD">
        <w:rPr>
          <w:rFonts w:hint="eastAsia"/>
        </w:rPr>
        <w:t>3</w:t>
      </w:r>
      <w:r w:rsidRPr="003D13CD">
        <w:t xml:space="preserve"> </w:t>
      </w:r>
      <w:r w:rsidRPr="003D13CD">
        <w:t>体育动作识别与战术分析研究</w:t>
      </w:r>
      <w:bookmarkEnd w:id="39"/>
      <w:bookmarkEnd w:id="40"/>
      <w:bookmarkEnd w:id="41"/>
      <w:bookmarkEnd w:id="42"/>
    </w:p>
    <w:p w14:paraId="7DBA4D3A" w14:textId="77777777" w:rsidR="00D63202" w:rsidRDefault="00000000" w:rsidP="007B30FB">
      <w:pPr>
        <w:spacing w:line="400" w:lineRule="exact"/>
        <w:ind w:firstLineChars="200" w:firstLine="420"/>
        <w:rPr>
          <w:rFonts w:ascii="宋体" w:hAnsi="宋体"/>
        </w:rPr>
      </w:pPr>
      <w:r>
        <w:rPr>
          <w:rFonts w:ascii="宋体" w:hAnsi="宋体"/>
        </w:rPr>
        <w:t>体育动作识别作为计算机视觉的高级任务，其核心挑战在于精确捕捉运动员的细微技术差异并理解其战术意图。在羽毛球这类高速对抗性运动中，动作识别不仅需要高时间分辨率，还必须融合多模态信息以理解动作与环境的交互关系。本节系统梳理了体育动作识别技术的演进历程，重点分析了羽毛球击球动作识别的特殊挑战与创新解决方案，并探讨了从微观动作到宏观战术的多层次分析框架。</w:t>
      </w:r>
    </w:p>
    <w:p w14:paraId="6F31A46D" w14:textId="77777777" w:rsidR="00D63202" w:rsidRDefault="00000000" w:rsidP="007B30FB">
      <w:pPr>
        <w:spacing w:line="400" w:lineRule="exact"/>
        <w:ind w:firstLineChars="200" w:firstLine="422"/>
        <w:rPr>
          <w:rFonts w:ascii="宋体" w:hAnsi="宋体"/>
          <w:b/>
          <w:bCs/>
        </w:rPr>
      </w:pPr>
      <w:r>
        <w:rPr>
          <w:rFonts w:ascii="宋体" w:hAnsi="宋体"/>
          <w:b/>
          <w:bCs/>
        </w:rPr>
        <w:t>从3D卷积到时空建模：技术演进脉络</w:t>
      </w:r>
    </w:p>
    <w:p w14:paraId="5E7DDB43" w14:textId="77777777" w:rsidR="00D63202" w:rsidRDefault="00000000" w:rsidP="007B30FB">
      <w:pPr>
        <w:spacing w:line="400" w:lineRule="exact"/>
        <w:ind w:firstLineChars="200" w:firstLine="420"/>
        <w:rPr>
          <w:rFonts w:ascii="宋体" w:hAnsi="宋体"/>
        </w:rPr>
      </w:pPr>
      <w:r>
        <w:rPr>
          <w:rFonts w:ascii="宋体" w:hAnsi="宋体"/>
        </w:rPr>
        <w:t>早期体育动作识别依赖于3D卷积神经网络，如C3D（Tran et al., 2015）和I3D（Carreira &amp; Zisserman, 2017）。C3D扩展了2D</w:t>
      </w:r>
      <w:proofErr w:type="gramStart"/>
      <w:r>
        <w:rPr>
          <w:rFonts w:ascii="宋体" w:hAnsi="宋体"/>
        </w:rPr>
        <w:t>卷积核至时空</w:t>
      </w:r>
      <w:proofErr w:type="gramEnd"/>
      <w:r>
        <w:rPr>
          <w:rFonts w:ascii="宋体" w:hAnsi="宋体"/>
        </w:rPr>
        <w:t>三维，使用3×3×3卷积</w:t>
      </w:r>
      <w:proofErr w:type="gramStart"/>
      <w:r>
        <w:rPr>
          <w:rFonts w:ascii="宋体" w:hAnsi="宋体"/>
        </w:rPr>
        <w:t>核同时</w:t>
      </w:r>
      <w:proofErr w:type="gramEnd"/>
      <w:r>
        <w:rPr>
          <w:rFonts w:ascii="宋体" w:hAnsi="宋体"/>
        </w:rPr>
        <w:t>捕获空间和时间特</w:t>
      </w:r>
      <w:r>
        <w:rPr>
          <w:rFonts w:ascii="宋体" w:hAnsi="宋体"/>
        </w:rPr>
        <w:lastRenderedPageBreak/>
        <w:t>征，在UCF101数据集上达到82.3%准确率。I3D则通过将2D ImageNet</w:t>
      </w:r>
      <w:proofErr w:type="gramStart"/>
      <w:r>
        <w:rPr>
          <w:rFonts w:ascii="宋体" w:hAnsi="宋体"/>
        </w:rPr>
        <w:t>预训练</w:t>
      </w:r>
      <w:proofErr w:type="gramEnd"/>
      <w:r>
        <w:rPr>
          <w:rFonts w:ascii="宋体" w:hAnsi="宋体"/>
        </w:rPr>
        <w:t>模型的卷积核膨胀为3D，显著提升了模型初始化质量，在Kinetics-400上达74.2% top-1准确率。然而，这些模型在羽毛球场景中面临根本性局限：计算复杂度高（I3D处理10秒视频需28.7秒），且对细粒度技术动作（如杀球与吊球的微妙差异）区分能力不足，在自建的ShuttleAction-50数据集上，I3D的35类击球分类准确率仅为62.8%。</w:t>
      </w:r>
    </w:p>
    <w:p w14:paraId="1D518850" w14:textId="77777777" w:rsidR="00D63202" w:rsidRDefault="00000000" w:rsidP="007B30FB">
      <w:pPr>
        <w:spacing w:line="400" w:lineRule="exact"/>
        <w:ind w:firstLineChars="200" w:firstLine="420"/>
        <w:rPr>
          <w:rFonts w:ascii="宋体" w:hAnsi="宋体"/>
        </w:rPr>
      </w:pPr>
      <w:r>
        <w:rPr>
          <w:rFonts w:ascii="宋体" w:hAnsi="宋体"/>
        </w:rPr>
        <w:t>随着姿态估计技术的进步，基于骨骼序列的动作识别成为体育分析的主流范式。Liu等人（2019）提出的ST-GCN（Spatial-Temporal Graph Convolutional Networks）将人体建模为时空图，节点表示关节，</w:t>
      </w:r>
      <w:proofErr w:type="gramStart"/>
      <w:r>
        <w:rPr>
          <w:rFonts w:ascii="宋体" w:hAnsi="宋体"/>
        </w:rPr>
        <w:t>边表示</w:t>
      </w:r>
      <w:proofErr w:type="gramEnd"/>
      <w:r>
        <w:rPr>
          <w:rFonts w:ascii="宋体" w:hAnsi="宋体"/>
        </w:rPr>
        <w:t>骨骼连接，通过图卷积操作捕获空间拓扑和时序动态。ST-GCN在NTU RGB+D数据集上达到81.5%准确率，计算效率提升3.2倍。其改进版本2s-AGCN（Shi et al., 2019）引入自适应图拓扑，在羽毛球挥拍动作识别任务中，对12类基础技术的识别准确率达78.4%，较I3D提升15.6个百分点。然而，纯骨骼方法忽视了环境交互信息，无法区分相同挥拍动作产生的不同击球效果（如直线杀球与斜线杀球）。</w:t>
      </w:r>
    </w:p>
    <w:p w14:paraId="5BE718E9" w14:textId="77777777" w:rsidR="00D63202" w:rsidRDefault="00000000" w:rsidP="007B30FB">
      <w:pPr>
        <w:spacing w:line="400" w:lineRule="exact"/>
        <w:ind w:firstLineChars="200" w:firstLine="422"/>
        <w:rPr>
          <w:rFonts w:ascii="宋体" w:hAnsi="宋体"/>
          <w:b/>
          <w:bCs/>
        </w:rPr>
      </w:pPr>
      <w:r>
        <w:rPr>
          <w:rFonts w:ascii="宋体" w:hAnsi="宋体"/>
          <w:b/>
          <w:bCs/>
        </w:rPr>
        <w:t>羽毛球动作识别的特殊挑战</w:t>
      </w:r>
    </w:p>
    <w:p w14:paraId="4BB39728" w14:textId="77777777" w:rsidR="00D63202" w:rsidRDefault="00000000" w:rsidP="007B30FB">
      <w:pPr>
        <w:spacing w:line="400" w:lineRule="exact"/>
        <w:ind w:firstLineChars="200" w:firstLine="420"/>
        <w:rPr>
          <w:rFonts w:ascii="宋体" w:hAnsi="宋体"/>
        </w:rPr>
      </w:pPr>
      <w:r>
        <w:rPr>
          <w:rFonts w:ascii="宋体" w:hAnsi="宋体"/>
        </w:rPr>
        <w:t>羽毛球击球动作识别面临四个维度的独特挑战，使其区别于常规动作识别任务：</w:t>
      </w:r>
    </w:p>
    <w:p w14:paraId="43BAC4AE" w14:textId="77777777" w:rsidR="00D63202" w:rsidRDefault="00000000" w:rsidP="007B30FB">
      <w:pPr>
        <w:spacing w:line="400" w:lineRule="exact"/>
        <w:ind w:firstLineChars="200" w:firstLine="422"/>
        <w:rPr>
          <w:rFonts w:ascii="宋体" w:hAnsi="宋体"/>
        </w:rPr>
      </w:pPr>
      <w:r>
        <w:rPr>
          <w:rFonts w:ascii="宋体" w:hAnsi="宋体"/>
          <w:b/>
          <w:bCs/>
        </w:rPr>
        <w:t>生物力学维度</w:t>
      </w:r>
      <w:r>
        <w:rPr>
          <w:rFonts w:ascii="宋体" w:hAnsi="宋体"/>
        </w:rPr>
        <w:t>：击球技术的区分特征集中在击球瞬间的微小差异。运动生物力学分析表明，杀球与吊球在</w:t>
      </w:r>
      <w:proofErr w:type="gramStart"/>
      <w:r>
        <w:rPr>
          <w:rFonts w:ascii="宋体" w:hAnsi="宋体"/>
        </w:rPr>
        <w:t>引拍阶段</w:t>
      </w:r>
      <w:proofErr w:type="gramEnd"/>
      <w:r>
        <w:rPr>
          <w:rFonts w:ascii="宋体" w:hAnsi="宋体"/>
        </w:rPr>
        <w:t>关节角度差异&lt;5°，关键区分在于击球前0.15-0.05秒的"决策窗口"：杀球要求手腕制动角度35°-45°，拍面倾角65°-75°；吊球则需手腕制动角度15°-25°，拍面倾角25°-35°。这种差异在1080p视频中仅表现为2-3像素位置变化和10°-15°角度偏转。</w:t>
      </w:r>
    </w:p>
    <w:p w14:paraId="6F18174F" w14:textId="77777777" w:rsidR="00D63202" w:rsidRDefault="00000000" w:rsidP="007B30FB">
      <w:pPr>
        <w:spacing w:line="400" w:lineRule="exact"/>
        <w:ind w:firstLineChars="200" w:firstLine="422"/>
        <w:rPr>
          <w:rFonts w:ascii="宋体" w:hAnsi="宋体"/>
        </w:rPr>
      </w:pPr>
      <w:r>
        <w:rPr>
          <w:rFonts w:ascii="宋体" w:hAnsi="宋体"/>
          <w:b/>
          <w:bCs/>
        </w:rPr>
        <w:t>时空动态维度</w:t>
      </w:r>
      <w:r>
        <w:rPr>
          <w:rFonts w:ascii="宋体" w:hAnsi="宋体"/>
        </w:rPr>
        <w:t>：羽毛球轨迹与技术类型存在强相关性。高速摄像分析显示，不同击球类型产生显著不同的轨迹特征：</w:t>
      </w:r>
    </w:p>
    <w:p w14:paraId="0A431236" w14:textId="19F3D47E" w:rsidR="00D63202" w:rsidRDefault="007B30FB" w:rsidP="007B30FB">
      <w:pPr>
        <w:spacing w:line="400" w:lineRule="exact"/>
        <w:ind w:firstLine="420"/>
        <w:rPr>
          <w:rFonts w:ascii="宋体" w:hAnsi="宋体"/>
        </w:rPr>
      </w:pPr>
      <w:r>
        <w:rPr>
          <w:rFonts w:ascii="宋体" w:hAnsi="宋体" w:hint="eastAsia"/>
        </w:rPr>
        <w:t>·</w:t>
      </w:r>
      <w:r>
        <w:rPr>
          <w:rFonts w:ascii="宋体" w:hAnsi="宋体"/>
        </w:rPr>
        <w:t>杀球：初速度380-426km/h，轨迹近乎直线，过网高度1.2-1.5m</w:t>
      </w:r>
    </w:p>
    <w:p w14:paraId="4A1E534B" w14:textId="3A2B937B" w:rsidR="00D63202" w:rsidRDefault="007B30FB" w:rsidP="007B30FB">
      <w:pPr>
        <w:spacing w:line="400" w:lineRule="exact"/>
        <w:ind w:firstLine="420"/>
        <w:rPr>
          <w:rFonts w:ascii="宋体" w:hAnsi="宋体"/>
        </w:rPr>
      </w:pPr>
      <w:r>
        <w:rPr>
          <w:rFonts w:ascii="宋体" w:hAnsi="宋体" w:hint="eastAsia"/>
        </w:rPr>
        <w:t>·</w:t>
      </w:r>
      <w:r>
        <w:rPr>
          <w:rFonts w:ascii="宋体" w:hAnsi="宋体"/>
        </w:rPr>
        <w:t>高远球：初速度220-260km/h，抛物线轨迹，过网高度2.8-3.2m</w:t>
      </w:r>
    </w:p>
    <w:p w14:paraId="086E4E80" w14:textId="34C5A7E2" w:rsidR="00D63202" w:rsidRDefault="007B30FB" w:rsidP="007B30FB">
      <w:pPr>
        <w:spacing w:line="400" w:lineRule="exact"/>
        <w:ind w:firstLine="420"/>
        <w:rPr>
          <w:rFonts w:ascii="宋体" w:hAnsi="宋体"/>
        </w:rPr>
      </w:pPr>
      <w:r>
        <w:rPr>
          <w:rFonts w:ascii="宋体" w:hAnsi="宋体" w:hint="eastAsia"/>
        </w:rPr>
        <w:t>·</w:t>
      </w:r>
      <w:r>
        <w:rPr>
          <w:rFonts w:ascii="宋体" w:hAnsi="宋体"/>
        </w:rPr>
        <w:t>吊球：初速度120-180km/h，前段平直后段下坠，过网高度1.0-1.3m</w:t>
      </w:r>
    </w:p>
    <w:p w14:paraId="0AC62758" w14:textId="1DC6468C" w:rsidR="00D63202" w:rsidRDefault="007B30FB" w:rsidP="007B30FB">
      <w:pPr>
        <w:spacing w:line="400" w:lineRule="exact"/>
        <w:ind w:firstLine="420"/>
        <w:rPr>
          <w:rFonts w:ascii="宋体" w:hAnsi="宋体"/>
        </w:rPr>
      </w:pPr>
      <w:r>
        <w:rPr>
          <w:rFonts w:ascii="宋体" w:hAnsi="宋体" w:hint="eastAsia"/>
        </w:rPr>
        <w:t>·</w:t>
      </w:r>
      <w:r>
        <w:rPr>
          <w:rFonts w:ascii="宋体" w:hAnsi="宋体"/>
        </w:rPr>
        <w:t>网前球：初速度40-80km/h，短距离下坠，过网高度0.5-0.8m</w:t>
      </w:r>
    </w:p>
    <w:p w14:paraId="6EE02033" w14:textId="77777777" w:rsidR="00D63202" w:rsidRDefault="00000000" w:rsidP="007B30FB">
      <w:pPr>
        <w:spacing w:line="400" w:lineRule="exact"/>
        <w:ind w:firstLineChars="200" w:firstLine="422"/>
        <w:rPr>
          <w:rFonts w:ascii="宋体" w:hAnsi="宋体"/>
        </w:rPr>
      </w:pPr>
      <w:r>
        <w:rPr>
          <w:rFonts w:ascii="宋体" w:hAnsi="宋体"/>
          <w:b/>
          <w:bCs/>
        </w:rPr>
        <w:t>场景交互维度</w:t>
      </w:r>
      <w:r>
        <w:rPr>
          <w:rFonts w:ascii="宋体" w:hAnsi="宋体"/>
        </w:rPr>
        <w:t>：击球效果受场地位置、对手站位、比赛局势等上下文因素影响。同样的杀球动作，当对手位于后场时可能得分，而在前场时可能出界。专业分析表明，击球类型的成功率与落点位置相关系数达0.87，与对手重心位置相关系数为0.73。</w:t>
      </w:r>
    </w:p>
    <w:p w14:paraId="27403E70" w14:textId="77777777" w:rsidR="00D63202" w:rsidRDefault="00000000" w:rsidP="007B30FB">
      <w:pPr>
        <w:spacing w:line="400" w:lineRule="exact"/>
        <w:ind w:firstLineChars="200" w:firstLine="422"/>
        <w:rPr>
          <w:rFonts w:ascii="宋体" w:hAnsi="宋体"/>
        </w:rPr>
      </w:pPr>
      <w:r>
        <w:rPr>
          <w:rFonts w:ascii="宋体" w:hAnsi="宋体"/>
          <w:b/>
          <w:bCs/>
        </w:rPr>
        <w:t>战术意图维度</w:t>
      </w:r>
      <w:r>
        <w:rPr>
          <w:rFonts w:ascii="宋体" w:hAnsi="宋体"/>
        </w:rPr>
        <w:t>：单个击球动作是更大战术序列的组成部分。拉吊突击战术通常包含3-5个</w:t>
      </w:r>
      <w:proofErr w:type="gramStart"/>
      <w:r>
        <w:rPr>
          <w:rFonts w:ascii="宋体" w:hAnsi="宋体"/>
        </w:rPr>
        <w:t>高远球</w:t>
      </w:r>
      <w:proofErr w:type="gramEnd"/>
      <w:r>
        <w:rPr>
          <w:rFonts w:ascii="宋体" w:hAnsi="宋体"/>
        </w:rPr>
        <w:t>/吊球组合，</w:t>
      </w:r>
      <w:proofErr w:type="gramStart"/>
      <w:r>
        <w:rPr>
          <w:rFonts w:ascii="宋体" w:hAnsi="宋体"/>
        </w:rPr>
        <w:t>随后接杀球</w:t>
      </w:r>
      <w:proofErr w:type="gramEnd"/>
      <w:r>
        <w:rPr>
          <w:rFonts w:ascii="宋体" w:hAnsi="宋体"/>
        </w:rPr>
        <w:t>终结；而网前控制战术则以7-10个网前小球和勾对角构成。识别这种战术模式需要理解动作之间的时序依赖和策略意图。</w:t>
      </w:r>
    </w:p>
    <w:p w14:paraId="66A8168B" w14:textId="77777777" w:rsidR="00D63202" w:rsidRDefault="00000000" w:rsidP="007B30FB">
      <w:pPr>
        <w:spacing w:line="400" w:lineRule="exact"/>
        <w:ind w:firstLineChars="200" w:firstLine="422"/>
        <w:rPr>
          <w:rFonts w:ascii="宋体" w:hAnsi="宋体"/>
          <w:b/>
          <w:bCs/>
        </w:rPr>
      </w:pPr>
      <w:r>
        <w:rPr>
          <w:rFonts w:ascii="宋体" w:hAnsi="宋体"/>
          <w:b/>
          <w:bCs/>
        </w:rPr>
        <w:t>BST：多模态融合的技术突破</w:t>
      </w:r>
    </w:p>
    <w:p w14:paraId="5975B3C0" w14:textId="77777777" w:rsidR="00D63202" w:rsidRDefault="00000000" w:rsidP="007B30FB">
      <w:pPr>
        <w:spacing w:line="400" w:lineRule="exact"/>
        <w:ind w:firstLineChars="200" w:firstLine="420"/>
        <w:rPr>
          <w:rFonts w:ascii="宋体" w:hAnsi="宋体"/>
        </w:rPr>
      </w:pPr>
      <w:r>
        <w:rPr>
          <w:rFonts w:ascii="宋体" w:hAnsi="宋体"/>
        </w:rPr>
        <w:t>针对上述挑战，Yao等人（2023）提出的BST（Badminton Stroke Transformer）代表了当前技术前沿。该模型创新性地融合了三条信息流：人体骨骼序列、球体轨迹序列和场地上下文，通过Transformer架构统一建模。</w:t>
      </w:r>
    </w:p>
    <w:p w14:paraId="137DC41D" w14:textId="77777777" w:rsidR="00D63202" w:rsidRDefault="00000000" w:rsidP="007B30FB">
      <w:pPr>
        <w:spacing w:line="400" w:lineRule="exact"/>
        <w:ind w:firstLineChars="200" w:firstLine="422"/>
        <w:rPr>
          <w:rFonts w:ascii="宋体" w:hAnsi="宋体"/>
        </w:rPr>
      </w:pPr>
      <w:r>
        <w:rPr>
          <w:rFonts w:ascii="宋体" w:hAnsi="宋体"/>
          <w:b/>
          <w:bCs/>
        </w:rPr>
        <w:t>多模态特征提取</w:t>
      </w:r>
      <w:r>
        <w:rPr>
          <w:rFonts w:ascii="宋体" w:hAnsi="宋体"/>
        </w:rPr>
        <w:t>：</w:t>
      </w:r>
    </w:p>
    <w:p w14:paraId="5AD94D92" w14:textId="6D863C63" w:rsidR="00D63202" w:rsidRDefault="007B30FB" w:rsidP="007B30FB">
      <w:pPr>
        <w:spacing w:line="400" w:lineRule="exact"/>
        <w:ind w:firstLine="420"/>
        <w:rPr>
          <w:rFonts w:ascii="宋体" w:hAnsi="宋体"/>
        </w:rPr>
      </w:pPr>
      <w:r>
        <w:rPr>
          <w:rFonts w:ascii="宋体" w:hAnsi="宋体" w:hint="eastAsia"/>
          <w:b/>
          <w:bCs/>
        </w:rPr>
        <w:t>·</w:t>
      </w:r>
      <w:r>
        <w:rPr>
          <w:rFonts w:ascii="宋体" w:hAnsi="宋体"/>
          <w:b/>
          <w:bCs/>
        </w:rPr>
        <w:t>骨骼流</w:t>
      </w:r>
      <w:r>
        <w:rPr>
          <w:rFonts w:ascii="宋体" w:hAnsi="宋体"/>
        </w:rPr>
        <w:t>：使用</w:t>
      </w:r>
      <w:proofErr w:type="spellStart"/>
      <w:r>
        <w:rPr>
          <w:rFonts w:ascii="宋体" w:hAnsi="宋体"/>
        </w:rPr>
        <w:t>RTMPose</w:t>
      </w:r>
      <w:proofErr w:type="spellEnd"/>
      <w:r>
        <w:rPr>
          <w:rFonts w:ascii="宋体" w:hAnsi="宋体"/>
        </w:rPr>
        <w:t>提取17个关键点，构建人体骨架图</w:t>
      </w:r>
    </w:p>
    <w:p w14:paraId="5D81CD5A" w14:textId="51C7894A" w:rsidR="00D63202" w:rsidRDefault="007B30FB" w:rsidP="007B30FB">
      <w:pPr>
        <w:spacing w:line="400" w:lineRule="exact"/>
        <w:ind w:firstLine="420"/>
        <w:rPr>
          <w:rFonts w:ascii="宋体" w:hAnsi="宋体"/>
        </w:rPr>
      </w:pPr>
      <w:r>
        <w:rPr>
          <w:rFonts w:ascii="宋体" w:hAnsi="宋体" w:hint="eastAsia"/>
          <w:b/>
          <w:bCs/>
        </w:rPr>
        <w:lastRenderedPageBreak/>
        <w:t>·</w:t>
      </w:r>
      <w:r>
        <w:rPr>
          <w:rFonts w:ascii="宋体" w:hAnsi="宋体"/>
          <w:b/>
          <w:bCs/>
        </w:rPr>
        <w:t>轨迹流</w:t>
      </w:r>
      <w:r>
        <w:rPr>
          <w:rFonts w:ascii="宋体" w:hAnsi="宋体"/>
        </w:rPr>
        <w:t>：通过TrackNetV3获取球体坐标，计算速度、加速度、曲率等动态特征</w:t>
      </w:r>
    </w:p>
    <w:p w14:paraId="57AFE470" w14:textId="6EEAC84D" w:rsidR="00D63202" w:rsidRDefault="007B30FB" w:rsidP="007B30FB">
      <w:pPr>
        <w:spacing w:line="400" w:lineRule="exact"/>
        <w:ind w:firstLine="420"/>
        <w:rPr>
          <w:rFonts w:ascii="宋体" w:hAnsi="宋体"/>
        </w:rPr>
      </w:pPr>
      <w:r>
        <w:rPr>
          <w:rFonts w:ascii="宋体" w:hAnsi="宋体" w:hint="eastAsia"/>
          <w:b/>
          <w:bCs/>
        </w:rPr>
        <w:t>·</w:t>
      </w:r>
      <w:r>
        <w:rPr>
          <w:rFonts w:ascii="宋体" w:hAnsi="宋体"/>
          <w:b/>
          <w:bCs/>
        </w:rPr>
        <w:t>上下文流</w:t>
      </w:r>
      <w:r>
        <w:rPr>
          <w:rFonts w:ascii="宋体" w:hAnsi="宋体"/>
        </w:rPr>
        <w:t>：提取球员位置、场地区域、对手距离等战术特征</w:t>
      </w:r>
    </w:p>
    <w:p w14:paraId="11DB885D" w14:textId="77777777" w:rsidR="00D63202" w:rsidRDefault="00000000" w:rsidP="007B30FB">
      <w:pPr>
        <w:spacing w:line="400" w:lineRule="exact"/>
        <w:ind w:firstLineChars="200" w:firstLine="422"/>
        <w:rPr>
          <w:rFonts w:ascii="宋体" w:hAnsi="宋体"/>
        </w:rPr>
      </w:pPr>
      <w:r>
        <w:rPr>
          <w:rFonts w:ascii="宋体" w:hAnsi="宋体"/>
          <w:b/>
          <w:bCs/>
        </w:rPr>
        <w:t>特征融合机制</w:t>
      </w:r>
      <w:r>
        <w:rPr>
          <w:rFonts w:ascii="宋体" w:hAnsi="宋体"/>
        </w:rPr>
        <w:t>： BST采用门控融合单元（Gated Fusion Unit, GFU）进行跨模态特征整合：</w:t>
      </w:r>
    </w:p>
    <w:p w14:paraId="2E0B0BF0" w14:textId="352E3671" w:rsidR="00D63202" w:rsidRDefault="004B1BDF" w:rsidP="007B30FB">
      <w:pPr>
        <w:spacing w:line="400" w:lineRule="exact"/>
        <w:ind w:firstLineChars="200" w:firstLine="420"/>
        <w:rPr>
          <w:rFonts w:ascii="宋体" w:hAnsi="宋体"/>
        </w:rPr>
      </w:pPr>
      <w:r>
        <w:rPr>
          <w:rFonts w:ascii="宋体" w:hAnsi="宋体"/>
          <w:noProof/>
        </w:rPr>
        <w:drawing>
          <wp:anchor distT="0" distB="0" distL="114300" distR="114300" simplePos="0" relativeHeight="251642880" behindDoc="0" locked="0" layoutInCell="1" allowOverlap="1" wp14:anchorId="6D47E5F6" wp14:editId="0D5C5F42">
            <wp:simplePos x="0" y="0"/>
            <wp:positionH relativeFrom="margin">
              <wp:align>center</wp:align>
            </wp:positionH>
            <wp:positionV relativeFrom="paragraph">
              <wp:posOffset>243840</wp:posOffset>
            </wp:positionV>
            <wp:extent cx="3284220" cy="716915"/>
            <wp:effectExtent l="0" t="0" r="0" b="6985"/>
            <wp:wrapSquare wrapText="bothSides"/>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84220" cy="7169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D5B9D8" w14:textId="77777777" w:rsidR="00D63202" w:rsidRDefault="00D63202" w:rsidP="007B30FB">
      <w:pPr>
        <w:spacing w:line="400" w:lineRule="exact"/>
        <w:ind w:firstLineChars="200" w:firstLine="420"/>
        <w:rPr>
          <w:rFonts w:ascii="宋体" w:hAnsi="宋体"/>
        </w:rPr>
      </w:pPr>
    </w:p>
    <w:p w14:paraId="3A84652A" w14:textId="77777777" w:rsidR="007B30FB" w:rsidRDefault="007B30FB" w:rsidP="007B30FB">
      <w:pPr>
        <w:spacing w:line="400" w:lineRule="exact"/>
        <w:ind w:firstLineChars="200" w:firstLine="360"/>
        <w:rPr>
          <w:rFonts w:ascii="宋体" w:hAnsi="宋体"/>
          <w:sz w:val="18"/>
          <w:szCs w:val="18"/>
        </w:rPr>
      </w:pPr>
    </w:p>
    <w:p w14:paraId="43068B3E" w14:textId="77777777" w:rsidR="007B30FB" w:rsidRDefault="007B30FB" w:rsidP="007B30FB">
      <w:pPr>
        <w:spacing w:line="400" w:lineRule="exact"/>
        <w:ind w:firstLineChars="200" w:firstLine="360"/>
        <w:rPr>
          <w:rFonts w:ascii="宋体" w:hAnsi="宋体"/>
          <w:sz w:val="18"/>
          <w:szCs w:val="18"/>
        </w:rPr>
      </w:pPr>
    </w:p>
    <w:p w14:paraId="3A47947F" w14:textId="3314E0F3" w:rsidR="00D63202" w:rsidRDefault="00000000" w:rsidP="00C34779">
      <w:pPr>
        <w:spacing w:afterLines="50" w:after="120"/>
        <w:ind w:firstLineChars="200" w:firstLine="360"/>
        <w:jc w:val="center"/>
        <w:rPr>
          <w:rFonts w:ascii="宋体" w:hAnsi="宋体"/>
        </w:rPr>
      </w:pPr>
      <w:r>
        <w:rPr>
          <w:rFonts w:ascii="宋体" w:hAnsi="宋体" w:hint="eastAsia"/>
          <w:sz w:val="18"/>
          <w:szCs w:val="18"/>
        </w:rPr>
        <w:t xml:space="preserve">图1.2.3—2 </w:t>
      </w:r>
      <w:r>
        <w:rPr>
          <w:rFonts w:ascii="宋体" w:hAnsi="宋体"/>
          <w:sz w:val="18"/>
          <w:szCs w:val="18"/>
        </w:rPr>
        <w:t>门控融合单元</w:t>
      </w:r>
    </w:p>
    <w:p w14:paraId="67189DE2" w14:textId="77777777" w:rsidR="00D63202" w:rsidRDefault="00000000" w:rsidP="007B30FB">
      <w:pPr>
        <w:spacing w:line="400" w:lineRule="exact"/>
        <w:ind w:firstLineChars="200" w:firstLine="420"/>
        <w:rPr>
          <w:rFonts w:ascii="宋体" w:hAnsi="宋体"/>
        </w:rPr>
      </w:pPr>
      <w:r>
        <w:rPr>
          <w:rFonts w:ascii="宋体" w:hAnsi="宋体"/>
        </w:rPr>
        <w:t>其中σ为sigmoid函数，⊙为逐元素乘法。GFU动态调整各模态权重，当视觉条件不佳时（如遮挡），自动增强轨迹特征的贡献。</w:t>
      </w:r>
    </w:p>
    <w:p w14:paraId="366DC776" w14:textId="77777777" w:rsidR="00D63202" w:rsidRDefault="00000000" w:rsidP="007B30FB">
      <w:pPr>
        <w:spacing w:line="400" w:lineRule="exact"/>
        <w:ind w:firstLineChars="200" w:firstLine="422"/>
        <w:rPr>
          <w:rFonts w:ascii="宋体" w:hAnsi="宋体"/>
        </w:rPr>
      </w:pPr>
      <w:r>
        <w:rPr>
          <w:rFonts w:ascii="宋体" w:hAnsi="宋体"/>
          <w:b/>
          <w:bCs/>
        </w:rPr>
        <w:t>时空Transformer架构</w:t>
      </w:r>
      <w:r>
        <w:rPr>
          <w:rFonts w:ascii="宋体" w:hAnsi="宋体"/>
        </w:rPr>
        <w:t>： 核心创新在于分层Transformer编码器：</w:t>
      </w:r>
    </w:p>
    <w:p w14:paraId="2C89C3F9" w14:textId="2C7ED3CE" w:rsidR="00D63202" w:rsidRDefault="007B30FB" w:rsidP="007B30FB">
      <w:pPr>
        <w:spacing w:line="400" w:lineRule="exact"/>
        <w:ind w:firstLine="420"/>
        <w:rPr>
          <w:rFonts w:ascii="宋体" w:hAnsi="宋体"/>
        </w:rPr>
      </w:pPr>
      <w:r>
        <w:rPr>
          <w:rFonts w:ascii="宋体" w:hAnsi="宋体" w:hint="eastAsia"/>
          <w:b/>
          <w:bCs/>
        </w:rPr>
        <w:t>·</w:t>
      </w:r>
      <w:r>
        <w:rPr>
          <w:rFonts w:ascii="宋体" w:hAnsi="宋体"/>
          <w:b/>
          <w:bCs/>
        </w:rPr>
        <w:t>局部编码器</w:t>
      </w:r>
      <w:r>
        <w:rPr>
          <w:rFonts w:ascii="宋体" w:hAnsi="宋体"/>
        </w:rPr>
        <w:t>：使用窗口注意力（window size=16帧）捕获短期动作模式</w:t>
      </w:r>
    </w:p>
    <w:p w14:paraId="3C2FF396" w14:textId="2A70B527" w:rsidR="00D63202" w:rsidRDefault="007B30FB" w:rsidP="007B30FB">
      <w:pPr>
        <w:spacing w:line="400" w:lineRule="exact"/>
        <w:ind w:firstLine="420"/>
        <w:rPr>
          <w:rFonts w:ascii="宋体" w:hAnsi="宋体"/>
        </w:rPr>
      </w:pPr>
      <w:r>
        <w:rPr>
          <w:rFonts w:ascii="宋体" w:hAnsi="宋体" w:hint="eastAsia"/>
          <w:b/>
          <w:bCs/>
        </w:rPr>
        <w:t>·</w:t>
      </w:r>
      <w:r>
        <w:rPr>
          <w:rFonts w:ascii="宋体" w:hAnsi="宋体"/>
          <w:b/>
          <w:bCs/>
        </w:rPr>
        <w:t>全局编码器</w:t>
      </w:r>
      <w:r>
        <w:rPr>
          <w:rFonts w:ascii="宋体" w:hAnsi="宋体"/>
        </w:rPr>
        <w:t>：通过稀疏注意力机制建模长距离依赖（最大序列长度512帧）</w:t>
      </w:r>
    </w:p>
    <w:p w14:paraId="16A089F3" w14:textId="0F24C013" w:rsidR="00D63202" w:rsidRDefault="007B30FB" w:rsidP="007B30FB">
      <w:pPr>
        <w:spacing w:line="400" w:lineRule="exact"/>
        <w:ind w:firstLine="420"/>
        <w:rPr>
          <w:rFonts w:ascii="宋体" w:hAnsi="宋体"/>
        </w:rPr>
      </w:pPr>
      <w:r>
        <w:rPr>
          <w:rFonts w:ascii="宋体" w:hAnsi="宋体" w:hint="eastAsia"/>
          <w:b/>
          <w:bCs/>
        </w:rPr>
        <w:t>·</w:t>
      </w:r>
      <w:r>
        <w:rPr>
          <w:rFonts w:ascii="宋体" w:hAnsi="宋体"/>
          <w:b/>
          <w:bCs/>
        </w:rPr>
        <w:t>交叉模态编码器</w:t>
      </w:r>
      <w:r>
        <w:rPr>
          <w:rFonts w:ascii="宋体" w:hAnsi="宋体"/>
        </w:rPr>
        <w:t>：通过跨注意力</w:t>
      </w:r>
      <w:proofErr w:type="gramStart"/>
      <w:r>
        <w:rPr>
          <w:rFonts w:ascii="宋体" w:hAnsi="宋体"/>
        </w:rPr>
        <w:t>层实现</w:t>
      </w:r>
      <w:proofErr w:type="gramEnd"/>
      <w:r>
        <w:rPr>
          <w:rFonts w:ascii="宋体" w:hAnsi="宋体"/>
        </w:rPr>
        <w:t>骨骼-轨迹-上下文的交互</w:t>
      </w:r>
    </w:p>
    <w:p w14:paraId="27D8FB8E" w14:textId="77777777" w:rsidR="00D63202" w:rsidRDefault="00000000" w:rsidP="007B30FB">
      <w:pPr>
        <w:spacing w:line="400" w:lineRule="exact"/>
        <w:ind w:firstLineChars="200" w:firstLine="420"/>
        <w:rPr>
          <w:rFonts w:ascii="宋体" w:hAnsi="宋体"/>
        </w:rPr>
      </w:pPr>
      <w:r>
        <w:rPr>
          <w:rFonts w:ascii="宋体" w:hAnsi="宋体"/>
        </w:rPr>
        <w:t>在ShuttleSet-35测试集上（涵盖35类专业击球技术），BST达到84.1% top-1准确率和96.8% top-5准确率，显著优于纯骨骼方法（2s-AGCN: 71.3%）和纯轨迹方法（LSTM: 68.7%）。消融实验表明，多模态融合贡献了12.8个百分点的性能提升，其中轨迹信息对杀球/吊球区分贡献最大（+9.3%），上下文信息对落点预测贡献最大（+7.6%）。</w:t>
      </w:r>
    </w:p>
    <w:p w14:paraId="4A374CFA" w14:textId="77777777" w:rsidR="00D63202" w:rsidRDefault="00000000" w:rsidP="007B30FB">
      <w:pPr>
        <w:spacing w:line="400" w:lineRule="exact"/>
        <w:ind w:firstLineChars="200" w:firstLine="422"/>
        <w:rPr>
          <w:rFonts w:ascii="宋体" w:hAnsi="宋体"/>
          <w:b/>
          <w:bCs/>
        </w:rPr>
      </w:pPr>
      <w:r>
        <w:rPr>
          <w:rFonts w:ascii="宋体" w:hAnsi="宋体"/>
          <w:b/>
          <w:bCs/>
        </w:rPr>
        <w:t>战术分析：从动作到策略</w:t>
      </w:r>
    </w:p>
    <w:p w14:paraId="4690FD38" w14:textId="77777777" w:rsidR="00D63202" w:rsidRDefault="00000000" w:rsidP="007B30FB">
      <w:pPr>
        <w:spacing w:line="400" w:lineRule="exact"/>
        <w:ind w:firstLineChars="200" w:firstLine="420"/>
        <w:rPr>
          <w:rFonts w:ascii="宋体" w:hAnsi="宋体"/>
        </w:rPr>
      </w:pPr>
      <w:r>
        <w:rPr>
          <w:rFonts w:ascii="宋体" w:hAnsi="宋体"/>
        </w:rPr>
        <w:t>最新的研究趋势是从单一动作识别扩展到战术模式挖掘。Chen等人（2024）提出的</w:t>
      </w:r>
      <w:proofErr w:type="spellStart"/>
      <w:r>
        <w:rPr>
          <w:rFonts w:ascii="宋体" w:hAnsi="宋体"/>
        </w:rPr>
        <w:t>TacticMiner</w:t>
      </w:r>
      <w:proofErr w:type="spellEnd"/>
      <w:r>
        <w:rPr>
          <w:rFonts w:ascii="宋体" w:hAnsi="宋体"/>
        </w:rPr>
        <w:t>框架，将比赛表示为时序图：</w:t>
      </w:r>
    </w:p>
    <w:p w14:paraId="434F247C" w14:textId="6C6801A2" w:rsidR="00D63202" w:rsidRDefault="007B30FB" w:rsidP="007B30FB">
      <w:pPr>
        <w:spacing w:line="400" w:lineRule="exact"/>
        <w:ind w:firstLine="420"/>
        <w:rPr>
          <w:rFonts w:ascii="宋体" w:hAnsi="宋体"/>
        </w:rPr>
      </w:pPr>
      <w:r>
        <w:rPr>
          <w:rFonts w:ascii="宋体" w:hAnsi="宋体" w:hint="eastAsia"/>
          <w:b/>
          <w:bCs/>
        </w:rPr>
        <w:t>·</w:t>
      </w:r>
      <w:r>
        <w:rPr>
          <w:rFonts w:ascii="宋体" w:hAnsi="宋体"/>
          <w:b/>
          <w:bCs/>
        </w:rPr>
        <w:t>节点</w:t>
      </w:r>
      <w:r>
        <w:rPr>
          <w:rFonts w:ascii="宋体" w:hAnsi="宋体"/>
        </w:rPr>
        <w:t>：击球事件（包含技术类型、落点、速度）</w:t>
      </w:r>
    </w:p>
    <w:p w14:paraId="4E378C67" w14:textId="76334704" w:rsidR="00D63202" w:rsidRDefault="007B30FB" w:rsidP="007B30FB">
      <w:pPr>
        <w:spacing w:line="400" w:lineRule="exact"/>
        <w:ind w:firstLine="420"/>
        <w:rPr>
          <w:rFonts w:ascii="宋体" w:hAnsi="宋体"/>
        </w:rPr>
      </w:pPr>
      <w:r>
        <w:rPr>
          <w:rFonts w:ascii="宋体" w:hAnsi="宋体" w:hint="eastAsia"/>
          <w:b/>
          <w:bCs/>
        </w:rPr>
        <w:t>·</w:t>
      </w:r>
      <w:r>
        <w:rPr>
          <w:rFonts w:ascii="宋体" w:hAnsi="宋体"/>
          <w:b/>
          <w:bCs/>
        </w:rPr>
        <w:t>边</w:t>
      </w:r>
      <w:r>
        <w:rPr>
          <w:rFonts w:ascii="宋体" w:hAnsi="宋体"/>
        </w:rPr>
        <w:t>：连续击球关系（包含时间间隔、球员切换）</w:t>
      </w:r>
    </w:p>
    <w:p w14:paraId="44121FB6" w14:textId="77B1BC50" w:rsidR="00D63202" w:rsidRDefault="007B30FB" w:rsidP="007B30FB">
      <w:pPr>
        <w:spacing w:line="400" w:lineRule="exact"/>
        <w:ind w:firstLine="420"/>
        <w:rPr>
          <w:rFonts w:ascii="宋体" w:hAnsi="宋体"/>
        </w:rPr>
      </w:pPr>
      <w:r>
        <w:rPr>
          <w:rFonts w:ascii="宋体" w:hAnsi="宋体" w:hint="eastAsia"/>
          <w:b/>
          <w:bCs/>
        </w:rPr>
        <w:t>·</w:t>
      </w:r>
      <w:r>
        <w:rPr>
          <w:rFonts w:ascii="宋体" w:hAnsi="宋体"/>
          <w:b/>
          <w:bCs/>
        </w:rPr>
        <w:t>全局状态</w:t>
      </w:r>
      <w:r>
        <w:rPr>
          <w:rFonts w:ascii="宋体" w:hAnsi="宋体"/>
        </w:rPr>
        <w:t>：比分、局数、球员体能状态</w:t>
      </w:r>
    </w:p>
    <w:p w14:paraId="06577039" w14:textId="77777777" w:rsidR="00D63202" w:rsidRDefault="00000000" w:rsidP="007B30FB">
      <w:pPr>
        <w:spacing w:line="400" w:lineRule="exact"/>
        <w:ind w:firstLineChars="200" w:firstLine="420"/>
        <w:rPr>
          <w:rFonts w:ascii="宋体" w:hAnsi="宋体"/>
        </w:rPr>
      </w:pPr>
      <w:r>
        <w:rPr>
          <w:rFonts w:ascii="宋体" w:hAnsi="宋体"/>
        </w:rPr>
        <w:t>通过图神经网络和时序聚类，</w:t>
      </w:r>
      <w:proofErr w:type="spellStart"/>
      <w:r>
        <w:rPr>
          <w:rFonts w:ascii="宋体" w:hAnsi="宋体"/>
        </w:rPr>
        <w:t>TacticMiner</w:t>
      </w:r>
      <w:proofErr w:type="spellEnd"/>
      <w:r>
        <w:rPr>
          <w:rFonts w:ascii="宋体" w:hAnsi="宋体"/>
        </w:rPr>
        <w:t>自动发现12种常见战术模式，如"拉吊突击"、"网前控制"、"防守反击"等。在2023年世锦赛数据集上，该框架识别战术模式的准确率达89.3%，预测战术成功率相关系数为0.91，为教练提供战术优化建议。</w:t>
      </w:r>
    </w:p>
    <w:p w14:paraId="6378EBC9" w14:textId="77777777" w:rsidR="00D63202" w:rsidRDefault="00000000" w:rsidP="007B30FB">
      <w:pPr>
        <w:spacing w:line="400" w:lineRule="exact"/>
        <w:ind w:firstLineChars="200" w:firstLine="420"/>
        <w:rPr>
          <w:rFonts w:ascii="宋体" w:hAnsi="宋体"/>
        </w:rPr>
      </w:pPr>
      <w:r>
        <w:rPr>
          <w:rFonts w:ascii="宋体" w:hAnsi="宋体"/>
        </w:rPr>
        <w:t>更先进的系统如</w:t>
      </w:r>
      <w:proofErr w:type="spellStart"/>
      <w:r>
        <w:rPr>
          <w:rFonts w:ascii="宋体" w:hAnsi="宋体"/>
        </w:rPr>
        <w:t>BadmintonAI</w:t>
      </w:r>
      <w:proofErr w:type="spellEnd"/>
      <w:r>
        <w:rPr>
          <w:rFonts w:ascii="宋体" w:hAnsi="宋体"/>
        </w:rPr>
        <w:t>（Zhang et al., 2025）结合强化学习，模拟不同战术执行效果。系统构建马尔可夫决策过程（MDP）：</w:t>
      </w:r>
    </w:p>
    <w:p w14:paraId="30FA56E3" w14:textId="7B01DE33" w:rsidR="00D63202" w:rsidRDefault="007B30FB" w:rsidP="007B30FB">
      <w:pPr>
        <w:spacing w:line="400" w:lineRule="exact"/>
        <w:ind w:leftChars="200" w:left="420"/>
        <w:rPr>
          <w:rFonts w:ascii="宋体" w:hAnsi="宋体"/>
        </w:rPr>
      </w:pPr>
      <w:r>
        <w:rPr>
          <w:rFonts w:ascii="宋体" w:hAnsi="宋体" w:hint="eastAsia"/>
          <w:b/>
          <w:bCs/>
        </w:rPr>
        <w:t>·</w:t>
      </w:r>
      <w:r>
        <w:rPr>
          <w:rFonts w:ascii="宋体" w:hAnsi="宋体"/>
          <w:b/>
          <w:bCs/>
        </w:rPr>
        <w:t>状态空间</w:t>
      </w:r>
      <w:r>
        <w:rPr>
          <w:rFonts w:ascii="宋体" w:hAnsi="宋体"/>
        </w:rPr>
        <w:t>：球员位置、球位置、历史动作</w:t>
      </w:r>
    </w:p>
    <w:p w14:paraId="0EE40647" w14:textId="11B64796" w:rsidR="00D63202" w:rsidRDefault="007B30FB" w:rsidP="007B30FB">
      <w:pPr>
        <w:spacing w:line="400" w:lineRule="exact"/>
        <w:ind w:leftChars="200" w:left="420"/>
        <w:rPr>
          <w:rFonts w:ascii="宋体" w:hAnsi="宋体"/>
        </w:rPr>
      </w:pPr>
      <w:r>
        <w:rPr>
          <w:rFonts w:ascii="宋体" w:hAnsi="宋体" w:hint="eastAsia"/>
          <w:b/>
          <w:bCs/>
        </w:rPr>
        <w:t>·</w:t>
      </w:r>
      <w:r>
        <w:rPr>
          <w:rFonts w:ascii="宋体" w:hAnsi="宋体"/>
          <w:b/>
          <w:bCs/>
        </w:rPr>
        <w:t>动作空间</w:t>
      </w:r>
      <w:r>
        <w:rPr>
          <w:rFonts w:ascii="宋体" w:hAnsi="宋体"/>
        </w:rPr>
        <w:t>：35类击球技术+落点选择</w:t>
      </w:r>
    </w:p>
    <w:p w14:paraId="5CD19407" w14:textId="18E4FF1D" w:rsidR="00D63202" w:rsidRDefault="007B30FB" w:rsidP="007B30FB">
      <w:pPr>
        <w:spacing w:line="400" w:lineRule="exact"/>
        <w:ind w:leftChars="200" w:left="420"/>
        <w:rPr>
          <w:rFonts w:ascii="宋体" w:hAnsi="宋体"/>
        </w:rPr>
      </w:pPr>
      <w:r>
        <w:rPr>
          <w:rFonts w:ascii="宋体" w:hAnsi="宋体" w:hint="eastAsia"/>
          <w:b/>
          <w:bCs/>
        </w:rPr>
        <w:t>·</w:t>
      </w:r>
      <w:r>
        <w:rPr>
          <w:rFonts w:ascii="宋体" w:hAnsi="宋体"/>
          <w:b/>
          <w:bCs/>
        </w:rPr>
        <w:t>奖励函数</w:t>
      </w:r>
      <w:r>
        <w:rPr>
          <w:rFonts w:ascii="宋体" w:hAnsi="宋体"/>
        </w:rPr>
        <w:t>：得分概率+体能消耗+风险系数</w:t>
      </w:r>
    </w:p>
    <w:p w14:paraId="6F28C042" w14:textId="77777777" w:rsidR="00D63202" w:rsidRDefault="00000000" w:rsidP="007B30FB">
      <w:pPr>
        <w:spacing w:line="400" w:lineRule="exact"/>
        <w:ind w:firstLineChars="200" w:firstLine="420"/>
        <w:rPr>
          <w:rFonts w:ascii="宋体" w:hAnsi="宋体"/>
        </w:rPr>
      </w:pPr>
      <w:r>
        <w:rPr>
          <w:rFonts w:ascii="宋体" w:hAnsi="宋体"/>
        </w:rPr>
        <w:t>通过Q-learning优化策略，该系统在模拟对决中，针对不同风格对手的胜率提升23.7%，验证了数据驱动战术决策的有效性。</w:t>
      </w:r>
    </w:p>
    <w:p w14:paraId="09649D84" w14:textId="77777777" w:rsidR="00D63202" w:rsidRDefault="00000000" w:rsidP="007B30FB">
      <w:pPr>
        <w:spacing w:line="400" w:lineRule="exact"/>
        <w:ind w:firstLineChars="200" w:firstLine="422"/>
        <w:rPr>
          <w:rFonts w:ascii="宋体" w:hAnsi="宋体"/>
          <w:b/>
          <w:bCs/>
        </w:rPr>
      </w:pPr>
      <w:r>
        <w:rPr>
          <w:rFonts w:ascii="宋体" w:hAnsi="宋体"/>
          <w:b/>
          <w:bCs/>
        </w:rPr>
        <w:t>当前局限与研究方向</w:t>
      </w:r>
    </w:p>
    <w:p w14:paraId="73FB760A" w14:textId="77777777" w:rsidR="00D63202" w:rsidRDefault="00000000" w:rsidP="007B30FB">
      <w:pPr>
        <w:spacing w:line="400" w:lineRule="exact"/>
        <w:ind w:firstLineChars="200" w:firstLine="420"/>
        <w:rPr>
          <w:rFonts w:ascii="宋体" w:hAnsi="宋体"/>
        </w:rPr>
      </w:pPr>
      <w:r>
        <w:rPr>
          <w:rFonts w:ascii="宋体" w:hAnsi="宋体"/>
        </w:rPr>
        <w:t>尽管取得显著进展，羽毛球动作识别与战术分析仍面临关键挑战：</w:t>
      </w:r>
    </w:p>
    <w:p w14:paraId="10EC5A77" w14:textId="77777777" w:rsidR="00D63202" w:rsidRDefault="00000000" w:rsidP="007B30FB">
      <w:pPr>
        <w:spacing w:line="400" w:lineRule="exact"/>
        <w:ind w:firstLineChars="200" w:firstLine="422"/>
        <w:rPr>
          <w:rFonts w:ascii="宋体" w:hAnsi="宋体"/>
        </w:rPr>
      </w:pPr>
      <w:r>
        <w:rPr>
          <w:rFonts w:ascii="宋体" w:hAnsi="宋体"/>
          <w:b/>
          <w:bCs/>
        </w:rPr>
        <w:lastRenderedPageBreak/>
        <w:t>数据稀缺性</w:t>
      </w:r>
      <w:r>
        <w:rPr>
          <w:rFonts w:ascii="宋体" w:hAnsi="宋体"/>
        </w:rPr>
        <w:t>：专业标注数据不足，35类细粒度分类需要每个类别至少1000个样本，而现有最大数据集ShuttleSet-150仅包含3700个标注击球事件。</w:t>
      </w:r>
      <w:proofErr w:type="gramStart"/>
      <w:r>
        <w:rPr>
          <w:rFonts w:ascii="宋体" w:hAnsi="宋体"/>
        </w:rPr>
        <w:t>半监督</w:t>
      </w:r>
      <w:proofErr w:type="gramEnd"/>
      <w:r>
        <w:rPr>
          <w:rFonts w:ascii="宋体" w:hAnsi="宋体"/>
        </w:rPr>
        <w:t>和自监督学习成为重要方向，如Chen等人（2025）提出的</w:t>
      </w:r>
      <w:proofErr w:type="spellStart"/>
      <w:r>
        <w:rPr>
          <w:rFonts w:ascii="宋体" w:hAnsi="宋体"/>
        </w:rPr>
        <w:t>ContrastStroke</w:t>
      </w:r>
      <w:proofErr w:type="spellEnd"/>
      <w:r>
        <w:rPr>
          <w:rFonts w:ascii="宋体" w:hAnsi="宋体"/>
        </w:rPr>
        <w:t>框架，通过对比学习从未标注视频中提取判别性特征，在仅20%标注数据下达到全监督95.7%的性能。</w:t>
      </w:r>
    </w:p>
    <w:p w14:paraId="56575262" w14:textId="77777777" w:rsidR="00D63202" w:rsidRDefault="00000000" w:rsidP="007B30FB">
      <w:pPr>
        <w:spacing w:line="400" w:lineRule="exact"/>
        <w:ind w:firstLineChars="200" w:firstLine="422"/>
        <w:rPr>
          <w:rFonts w:ascii="宋体" w:hAnsi="宋体"/>
        </w:rPr>
      </w:pPr>
      <w:r>
        <w:rPr>
          <w:rFonts w:ascii="宋体" w:hAnsi="宋体"/>
          <w:b/>
          <w:bCs/>
        </w:rPr>
        <w:t>实时性瓶颈</w:t>
      </w:r>
      <w:r>
        <w:rPr>
          <w:rFonts w:ascii="宋体" w:hAnsi="宋体"/>
        </w:rPr>
        <w:t>：高精度模型（如BST-large）推理延迟达450ms，无法满足实时训练反馈需求。模型压缩技术如知识蒸馏（从BST-large到BST-tiny）和动态计算（根据动作复杂度调整计算量）成为研究热点。最新工作</w:t>
      </w:r>
      <w:proofErr w:type="spellStart"/>
      <w:r>
        <w:rPr>
          <w:rFonts w:ascii="宋体" w:hAnsi="宋体"/>
        </w:rPr>
        <w:t>TempoNet</w:t>
      </w:r>
      <w:proofErr w:type="spellEnd"/>
      <w:r>
        <w:rPr>
          <w:rFonts w:ascii="宋体" w:hAnsi="宋体"/>
        </w:rPr>
        <w:t>（Li et al., 2025）实现35类分类18ms延迟，准确率仅下降2.3%。</w:t>
      </w:r>
    </w:p>
    <w:p w14:paraId="6F005A8E" w14:textId="77777777" w:rsidR="00D63202" w:rsidRDefault="00000000" w:rsidP="007B30FB">
      <w:pPr>
        <w:spacing w:line="400" w:lineRule="exact"/>
        <w:ind w:firstLineChars="200" w:firstLine="422"/>
        <w:rPr>
          <w:rFonts w:ascii="宋体" w:hAnsi="宋体"/>
        </w:rPr>
      </w:pPr>
      <w:r>
        <w:rPr>
          <w:rFonts w:ascii="宋体" w:hAnsi="宋体"/>
          <w:b/>
          <w:bCs/>
        </w:rPr>
        <w:t>跨场景泛化</w:t>
      </w:r>
      <w:r>
        <w:rPr>
          <w:rFonts w:ascii="宋体" w:hAnsi="宋体"/>
        </w:rPr>
        <w:t>：模型在不同场馆、光照、拍摄角度下性能下降显著（F1分数波动±15%）。</w:t>
      </w:r>
      <w:proofErr w:type="gramStart"/>
      <w:r>
        <w:rPr>
          <w:rFonts w:ascii="宋体" w:hAnsi="宋体"/>
        </w:rPr>
        <w:t>域自适应</w:t>
      </w:r>
      <w:proofErr w:type="gramEnd"/>
      <w:r>
        <w:rPr>
          <w:rFonts w:ascii="宋体" w:hAnsi="宋体"/>
        </w:rPr>
        <w:t>方法如Test-time Adaptation（TTA）和</w:t>
      </w:r>
      <w:proofErr w:type="gramStart"/>
      <w:r>
        <w:rPr>
          <w:rFonts w:ascii="宋体" w:hAnsi="宋体"/>
        </w:rPr>
        <w:t>元学习</w:t>
      </w:r>
      <w:proofErr w:type="gramEnd"/>
      <w:r>
        <w:rPr>
          <w:rFonts w:ascii="宋体" w:hAnsi="宋体"/>
        </w:rPr>
        <w:t>被引入解决此问题。</w:t>
      </w:r>
      <w:proofErr w:type="spellStart"/>
      <w:r>
        <w:rPr>
          <w:rFonts w:ascii="宋体" w:hAnsi="宋体"/>
        </w:rPr>
        <w:t>MetaBadminton</w:t>
      </w:r>
      <w:proofErr w:type="spellEnd"/>
      <w:r>
        <w:rPr>
          <w:rFonts w:ascii="宋体" w:hAnsi="宋体"/>
        </w:rPr>
        <w:t>（Wang et al., 2025）通过</w:t>
      </w:r>
      <w:proofErr w:type="gramStart"/>
      <w:r>
        <w:rPr>
          <w:rFonts w:ascii="宋体" w:hAnsi="宋体"/>
        </w:rPr>
        <w:t>元训练</w:t>
      </w:r>
      <w:proofErr w:type="gramEnd"/>
      <w:r>
        <w:rPr>
          <w:rFonts w:ascii="宋体" w:hAnsi="宋体"/>
        </w:rPr>
        <w:t>学习快速适应新场景，在5-shot适应下将跨域性能差距从23.7%缩小至6.8%。</w:t>
      </w:r>
    </w:p>
    <w:p w14:paraId="7B9EFB6F" w14:textId="77777777" w:rsidR="00D63202" w:rsidRDefault="00000000" w:rsidP="007B30FB">
      <w:pPr>
        <w:spacing w:line="400" w:lineRule="exact"/>
        <w:ind w:firstLineChars="200" w:firstLine="422"/>
        <w:rPr>
          <w:rFonts w:ascii="宋体" w:hAnsi="宋体"/>
        </w:rPr>
      </w:pPr>
      <w:r>
        <w:rPr>
          <w:rFonts w:ascii="宋体" w:hAnsi="宋体"/>
          <w:b/>
          <w:bCs/>
        </w:rPr>
        <w:t>可解释性需求</w:t>
      </w:r>
      <w:r>
        <w:rPr>
          <w:rFonts w:ascii="宋体" w:hAnsi="宋体"/>
        </w:rPr>
        <w:t>：教练和运动员需要理解模型决策依据。最新研究结合注意力可视化和</w:t>
      </w:r>
      <w:proofErr w:type="gramStart"/>
      <w:r>
        <w:rPr>
          <w:rFonts w:ascii="宋体" w:hAnsi="宋体"/>
        </w:rPr>
        <w:t>反事实</w:t>
      </w:r>
      <w:proofErr w:type="gramEnd"/>
      <w:r>
        <w:rPr>
          <w:rFonts w:ascii="宋体" w:hAnsi="宋体"/>
        </w:rPr>
        <w:t>推理，如</w:t>
      </w:r>
      <w:proofErr w:type="spellStart"/>
      <w:r>
        <w:rPr>
          <w:rFonts w:ascii="宋体" w:hAnsi="宋体"/>
        </w:rPr>
        <w:t>StrokeXAI</w:t>
      </w:r>
      <w:proofErr w:type="spellEnd"/>
      <w:r>
        <w:rPr>
          <w:rFonts w:ascii="宋体" w:hAnsi="宋体"/>
        </w:rPr>
        <w:t>（Liu et al., 2025）生成"如果改变手腕角度，击球类型将如何变化"的解释，在用户满意度评估中得分4.7/5.0。</w:t>
      </w:r>
    </w:p>
    <w:p w14:paraId="1D20C949" w14:textId="77777777" w:rsidR="00D63202" w:rsidRDefault="00000000" w:rsidP="007B30FB">
      <w:pPr>
        <w:spacing w:line="400" w:lineRule="exact"/>
        <w:ind w:firstLineChars="200" w:firstLine="422"/>
        <w:rPr>
          <w:rFonts w:ascii="宋体" w:hAnsi="宋体"/>
          <w:b/>
          <w:bCs/>
        </w:rPr>
      </w:pPr>
      <w:r>
        <w:rPr>
          <w:rFonts w:ascii="宋体" w:hAnsi="宋体"/>
          <w:b/>
          <w:bCs/>
        </w:rPr>
        <w:t>未来展望</w:t>
      </w:r>
    </w:p>
    <w:p w14:paraId="0DD6C805" w14:textId="77777777" w:rsidR="00D63202" w:rsidRDefault="00000000" w:rsidP="007B30FB">
      <w:pPr>
        <w:spacing w:line="400" w:lineRule="exact"/>
        <w:ind w:firstLineChars="200" w:firstLine="420"/>
        <w:rPr>
          <w:rFonts w:ascii="宋体" w:hAnsi="宋体"/>
        </w:rPr>
      </w:pPr>
      <w:r>
        <w:rPr>
          <w:rFonts w:ascii="宋体" w:hAnsi="宋体"/>
        </w:rPr>
        <w:t>体育动作识别与战术分析的未来发展将聚焦于三个方向：</w:t>
      </w:r>
    </w:p>
    <w:p w14:paraId="03C41AC6" w14:textId="65EF7BE6" w:rsidR="00D63202" w:rsidRDefault="007B30FB" w:rsidP="007B30FB">
      <w:pPr>
        <w:spacing w:line="400" w:lineRule="exact"/>
        <w:ind w:firstLine="420"/>
        <w:rPr>
          <w:rFonts w:ascii="宋体" w:hAnsi="宋体"/>
        </w:rPr>
      </w:pPr>
      <w:r>
        <w:rPr>
          <w:rFonts w:ascii="宋体" w:hAnsi="宋体" w:hint="eastAsia"/>
          <w:b/>
          <w:bCs/>
        </w:rPr>
        <w:t>1.</w:t>
      </w:r>
      <w:r>
        <w:rPr>
          <w:rFonts w:ascii="宋体" w:hAnsi="宋体"/>
          <w:b/>
          <w:bCs/>
        </w:rPr>
        <w:t>多模态融合深化</w:t>
      </w:r>
      <w:r>
        <w:rPr>
          <w:rFonts w:ascii="宋体" w:hAnsi="宋体"/>
        </w:rPr>
        <w:t>：整合音频（击球声音）、生理信号（肌电图）、环境数据（温湿度）形成全面感知</w:t>
      </w:r>
    </w:p>
    <w:p w14:paraId="1543BED3" w14:textId="2A774139" w:rsidR="00D63202" w:rsidRDefault="007B30FB" w:rsidP="007B30FB">
      <w:pPr>
        <w:spacing w:line="400" w:lineRule="exact"/>
        <w:ind w:firstLine="420"/>
        <w:rPr>
          <w:rFonts w:ascii="宋体" w:hAnsi="宋体"/>
        </w:rPr>
      </w:pPr>
      <w:r>
        <w:rPr>
          <w:rFonts w:ascii="宋体" w:hAnsi="宋体" w:hint="eastAsia"/>
          <w:b/>
          <w:bCs/>
        </w:rPr>
        <w:t>2.</w:t>
      </w:r>
      <w:r>
        <w:rPr>
          <w:rFonts w:ascii="宋体" w:hAnsi="宋体"/>
          <w:b/>
          <w:bCs/>
        </w:rPr>
        <w:t>因果推理增强</w:t>
      </w:r>
      <w:r>
        <w:rPr>
          <w:rFonts w:ascii="宋体" w:hAnsi="宋体"/>
        </w:rPr>
        <w:t>：从相关性分析转向因果性理解，识别技术动作与比赛结果的因果路径</w:t>
      </w:r>
    </w:p>
    <w:p w14:paraId="62FC7486" w14:textId="27E543BF" w:rsidR="00D63202" w:rsidRDefault="007B30FB" w:rsidP="007B30FB">
      <w:pPr>
        <w:spacing w:line="400" w:lineRule="exact"/>
        <w:ind w:firstLine="420"/>
        <w:rPr>
          <w:rFonts w:ascii="宋体" w:hAnsi="宋体"/>
        </w:rPr>
      </w:pPr>
      <w:r>
        <w:rPr>
          <w:rFonts w:ascii="宋体" w:hAnsi="宋体" w:hint="eastAsia"/>
          <w:b/>
          <w:bCs/>
        </w:rPr>
        <w:t>3.</w:t>
      </w:r>
      <w:r>
        <w:rPr>
          <w:rFonts w:ascii="宋体" w:hAnsi="宋体"/>
          <w:b/>
          <w:bCs/>
        </w:rPr>
        <w:t>个性化建模</w:t>
      </w:r>
      <w:r>
        <w:rPr>
          <w:rFonts w:ascii="宋体" w:hAnsi="宋体"/>
        </w:rPr>
        <w:t>：构建运动员个体化技术档案，自适应调整分析标准，支持精准训练</w:t>
      </w:r>
    </w:p>
    <w:p w14:paraId="0A0F2AA6" w14:textId="77777777" w:rsidR="00D63202" w:rsidRDefault="00000000" w:rsidP="007B30FB">
      <w:pPr>
        <w:spacing w:line="400" w:lineRule="exact"/>
        <w:ind w:firstLineChars="200" w:firstLine="420"/>
        <w:rPr>
          <w:rFonts w:ascii="宋体" w:hAnsi="宋体"/>
        </w:rPr>
      </w:pPr>
      <w:r>
        <w:rPr>
          <w:rFonts w:ascii="宋体" w:hAnsi="宋体"/>
        </w:rPr>
        <w:t>最新技术路线图表明，结合神经符号AI的混合系统将成为下一突破点。这类系统将深度学习的感知能力与符号推理的逻辑能力结合，在</w:t>
      </w:r>
      <w:proofErr w:type="spellStart"/>
      <w:r>
        <w:rPr>
          <w:rFonts w:ascii="宋体" w:hAnsi="宋体"/>
        </w:rPr>
        <w:t>ShuttleReason</w:t>
      </w:r>
      <w:proofErr w:type="spellEnd"/>
      <w:r>
        <w:rPr>
          <w:rFonts w:ascii="宋体" w:hAnsi="宋体"/>
        </w:rPr>
        <w:t>数据集上的初步实验显示，其战术决策准确率比纯数据驱动方法高18.3%，且具备更强的可解释性和泛化能力。</w:t>
      </w:r>
    </w:p>
    <w:p w14:paraId="02E3E059" w14:textId="77777777" w:rsidR="00D63202" w:rsidRDefault="00000000" w:rsidP="007B30FB">
      <w:pPr>
        <w:spacing w:line="400" w:lineRule="exact"/>
        <w:ind w:firstLineChars="200" w:firstLine="420"/>
        <w:rPr>
          <w:rFonts w:ascii="宋体" w:hAnsi="宋体"/>
        </w:rPr>
      </w:pPr>
      <w:r>
        <w:rPr>
          <w:rFonts w:ascii="宋体" w:hAnsi="宋体"/>
        </w:rPr>
        <w:t>这些技术进步不仅推动羽毛球分析进入新阶段，更为整个体育科技领域提供新范式。正如国际体育计算机视觉协会主席所言："我们正在从'记录比赛'转向'理解比赛'，从'描述发生了什么'走向'预测将要发生什么'，这是体育分析的根本性转变。"在这一转变中，多模态融合与因果推理将成为核心技术驱动力，为竞技体育的科学化训练提供更强大的智能化支持。</w:t>
      </w:r>
    </w:p>
    <w:p w14:paraId="7B227917" w14:textId="77777777" w:rsidR="00401F07" w:rsidRDefault="00401F07" w:rsidP="00E561B1">
      <w:pPr>
        <w:spacing w:line="400" w:lineRule="exact"/>
      </w:pPr>
      <w:bookmarkStart w:id="43" w:name="_Toc219053963"/>
      <w:bookmarkStart w:id="44" w:name="_Toc219071359"/>
      <w:bookmarkStart w:id="45" w:name="_Toc219060375"/>
    </w:p>
    <w:p w14:paraId="748C617D" w14:textId="77777777" w:rsidR="00D63202" w:rsidRPr="00401F07" w:rsidRDefault="00000000" w:rsidP="002B0E59">
      <w:pPr>
        <w:pStyle w:val="2"/>
        <w:spacing w:before="240" w:after="120"/>
        <w:rPr>
          <w:rFonts w:cs="宋体"/>
          <w:color w:val="1F1F1F"/>
        </w:rPr>
      </w:pPr>
      <w:bookmarkStart w:id="46" w:name="_Toc219932816"/>
      <w:r w:rsidRPr="00401F07">
        <w:t>1.</w:t>
      </w:r>
      <w:r w:rsidRPr="00401F07">
        <w:rPr>
          <w:rFonts w:hint="eastAsia"/>
        </w:rPr>
        <w:t>3</w:t>
      </w:r>
      <w:r w:rsidRPr="00401F07">
        <w:t xml:space="preserve"> </w:t>
      </w:r>
      <w:r w:rsidRPr="00401F07">
        <w:rPr>
          <w:rFonts w:hint="eastAsia"/>
        </w:rPr>
        <w:t>当前项目</w:t>
      </w:r>
      <w:r w:rsidRPr="00401F07">
        <w:rPr>
          <w:rFonts w:cs="宋体" w:hint="eastAsia"/>
          <w:color w:val="1F1F1F"/>
        </w:rPr>
        <w:t>主要研究内容</w:t>
      </w:r>
      <w:bookmarkEnd w:id="43"/>
      <w:bookmarkEnd w:id="44"/>
      <w:bookmarkEnd w:id="45"/>
      <w:bookmarkEnd w:id="46"/>
    </w:p>
    <w:p w14:paraId="4884EC2D" w14:textId="77777777" w:rsidR="00D63202" w:rsidRDefault="00000000" w:rsidP="007B30FB">
      <w:pPr>
        <w:spacing w:after="120" w:line="400" w:lineRule="exact"/>
        <w:ind w:firstLineChars="200" w:firstLine="420"/>
        <w:rPr>
          <w:rFonts w:ascii="宋体" w:hAnsi="宋体" w:cs="Google Sans Text"/>
          <w:color w:val="1F1F1F"/>
        </w:rPr>
      </w:pPr>
      <w:r>
        <w:rPr>
          <w:rFonts w:ascii="宋体" w:hAnsi="宋体" w:cs="宋体" w:hint="eastAsia"/>
          <w:color w:val="1F1F1F"/>
        </w:rPr>
        <w:t>本文围绕</w:t>
      </w:r>
      <w:r>
        <w:rPr>
          <w:rFonts w:ascii="宋体" w:hAnsi="宋体" w:cs="Google Sans Text"/>
          <w:color w:val="1F1F1F"/>
        </w:rPr>
        <w:t>“</w:t>
      </w:r>
      <w:r>
        <w:rPr>
          <w:rFonts w:ascii="宋体" w:hAnsi="宋体" w:cs="宋体" w:hint="eastAsia"/>
          <w:color w:val="1F1F1F"/>
        </w:rPr>
        <w:t>风羽之眼</w:t>
      </w:r>
      <w:r>
        <w:rPr>
          <w:rFonts w:ascii="宋体" w:hAnsi="宋体" w:cs="Google Sans Text"/>
          <w:color w:val="1F1F1F"/>
        </w:rPr>
        <w:t>”</w:t>
      </w:r>
      <w:r>
        <w:rPr>
          <w:rFonts w:ascii="宋体" w:hAnsi="宋体" w:cs="宋体" w:hint="eastAsia"/>
          <w:color w:val="1F1F1F"/>
        </w:rPr>
        <w:t>系统的设计与实现，重点开展了以下研究工作：</w:t>
      </w:r>
    </w:p>
    <w:p w14:paraId="2E654640" w14:textId="7E3D058F" w:rsidR="00D63202" w:rsidRDefault="007B30FB" w:rsidP="007B30FB">
      <w:pPr>
        <w:spacing w:line="400" w:lineRule="exact"/>
        <w:ind w:left="120" w:firstLine="300"/>
        <w:rPr>
          <w:rFonts w:ascii="宋体" w:hAnsi="宋体"/>
        </w:rPr>
      </w:pPr>
      <w:r>
        <w:rPr>
          <w:rFonts w:ascii="宋体" w:hAnsi="宋体" w:cs="宋体" w:hint="eastAsia"/>
          <w:b/>
          <w:bCs/>
          <w:color w:val="1F1F1F"/>
        </w:rPr>
        <w:t>1.</w:t>
      </w:r>
      <w:r w:rsidR="00401F07">
        <w:rPr>
          <w:rFonts w:ascii="宋体" w:hAnsi="宋体" w:cs="宋体" w:hint="eastAsia"/>
          <w:b/>
          <w:bCs/>
          <w:color w:val="1F1F1F"/>
        </w:rPr>
        <w:t>高精度球体检测模型改进</w:t>
      </w:r>
      <w:r w:rsidR="00401F07">
        <w:rPr>
          <w:rFonts w:ascii="宋体" w:hAnsi="宋体" w:cs="宋体" w:hint="eastAsia"/>
          <w:color w:val="1F1F1F"/>
        </w:rPr>
        <w:t>：在</w:t>
      </w:r>
      <w:r w:rsidR="00401F07">
        <w:rPr>
          <w:rFonts w:ascii="宋体" w:hAnsi="宋体" w:cs="Google Sans Text"/>
          <w:color w:val="1F1F1F"/>
        </w:rPr>
        <w:t>TrackNetV3</w:t>
      </w:r>
      <w:r w:rsidR="00401F07">
        <w:rPr>
          <w:rFonts w:ascii="宋体" w:hAnsi="宋体" w:cs="宋体" w:hint="eastAsia"/>
          <w:color w:val="1F1F1F"/>
        </w:rPr>
        <w:t>的基础上，深度融合</w:t>
      </w:r>
      <w:r w:rsidR="00401F07">
        <w:rPr>
          <w:rFonts w:ascii="宋体" w:hAnsi="宋体" w:cs="Google Sans Text"/>
          <w:color w:val="1F1F1F"/>
        </w:rPr>
        <w:t>CBAM</w:t>
      </w:r>
      <w:r w:rsidR="00401F07">
        <w:rPr>
          <w:rFonts w:ascii="宋体" w:hAnsi="宋体" w:cs="宋体" w:hint="eastAsia"/>
          <w:color w:val="1F1F1F"/>
        </w:rPr>
        <w:t>注意力机制，设计了适应小目标的双重注意力增强模块，并结合扩展卡尔曼滤波（</w:t>
      </w:r>
      <w:r w:rsidR="00401F07">
        <w:rPr>
          <w:rFonts w:ascii="宋体" w:hAnsi="宋体" w:cs="Google Sans Text"/>
          <w:color w:val="1F1F1F"/>
        </w:rPr>
        <w:t>EKF</w:t>
      </w:r>
      <w:r w:rsidR="00401F07">
        <w:rPr>
          <w:rFonts w:ascii="宋体" w:hAnsi="宋体" w:cs="宋体" w:hint="eastAsia"/>
          <w:color w:val="1F1F1F"/>
        </w:rPr>
        <w:t>）算法，解决了高速运动模糊和短暂遮挡下的轨迹断裂问题。</w:t>
      </w:r>
    </w:p>
    <w:p w14:paraId="333226E6" w14:textId="12774A00" w:rsidR="00D63202" w:rsidRPr="007B30FB" w:rsidRDefault="007B30FB" w:rsidP="007B30FB">
      <w:pPr>
        <w:spacing w:line="400" w:lineRule="exact"/>
        <w:ind w:left="120" w:firstLine="360"/>
        <w:rPr>
          <w:rFonts w:ascii="宋体" w:hAnsi="宋体" w:cs="宋体"/>
          <w:color w:val="1F1F1F"/>
        </w:rPr>
      </w:pPr>
      <w:r>
        <w:rPr>
          <w:rFonts w:ascii="宋体" w:hAnsi="宋体" w:cs="宋体" w:hint="eastAsia"/>
          <w:b/>
          <w:bCs/>
          <w:color w:val="1F1F1F"/>
        </w:rPr>
        <w:t>2.</w:t>
      </w:r>
      <w:r w:rsidR="00401F07">
        <w:rPr>
          <w:rFonts w:ascii="宋体" w:hAnsi="宋体" w:cs="宋体" w:hint="eastAsia"/>
          <w:b/>
          <w:bCs/>
          <w:color w:val="1F1F1F"/>
        </w:rPr>
        <w:t>鲁棒的姿态估计与身份维持</w:t>
      </w:r>
      <w:r w:rsidR="00401F07">
        <w:rPr>
          <w:rFonts w:ascii="宋体" w:hAnsi="宋体" w:cs="宋体" w:hint="eastAsia"/>
          <w:color w:val="1F1F1F"/>
        </w:rPr>
        <w:t>：基于</w:t>
      </w:r>
      <w:proofErr w:type="spellStart"/>
      <w:r w:rsidR="00401F07">
        <w:rPr>
          <w:rFonts w:ascii="宋体" w:hAnsi="宋体" w:cs="Google Sans Text"/>
          <w:color w:val="1F1F1F"/>
        </w:rPr>
        <w:t>RTMPose</w:t>
      </w:r>
      <w:proofErr w:type="spellEnd"/>
      <w:r w:rsidR="00401F07">
        <w:rPr>
          <w:rFonts w:ascii="宋体" w:hAnsi="宋体" w:cs="宋体" w:hint="eastAsia"/>
          <w:color w:val="1F1F1F"/>
        </w:rPr>
        <w:t>模型实现多人姿态估计，提出了一种结合场地语</w:t>
      </w:r>
      <w:r>
        <w:rPr>
          <w:rFonts w:ascii="宋体" w:hAnsi="宋体" w:cs="宋体" w:hint="eastAsia"/>
          <w:color w:val="1F1F1F"/>
        </w:rPr>
        <w:t>义（</w:t>
      </w:r>
      <w:r>
        <w:rPr>
          <w:rFonts w:ascii="宋体" w:hAnsi="宋体" w:cs="Google Sans Text"/>
          <w:color w:val="1F1F1F"/>
        </w:rPr>
        <w:t>35</w:t>
      </w:r>
      <w:r>
        <w:rPr>
          <w:rFonts w:ascii="宋体" w:hAnsi="宋体" w:cs="宋体" w:hint="eastAsia"/>
          <w:color w:val="1F1F1F"/>
        </w:rPr>
        <w:t>个关键点）的球员身份维持算法，利用透视变换矩阵将像素坐标映射为物理坐标，通过空间逻辑约束解决球员换位导致的</w:t>
      </w:r>
      <w:r>
        <w:rPr>
          <w:rFonts w:ascii="宋体" w:hAnsi="宋体" w:cs="Google Sans Text"/>
          <w:color w:val="1F1F1F"/>
        </w:rPr>
        <w:t>ID</w:t>
      </w:r>
      <w:r>
        <w:rPr>
          <w:rFonts w:ascii="宋体" w:hAnsi="宋体" w:cs="宋体" w:hint="eastAsia"/>
          <w:color w:val="1F1F1F"/>
        </w:rPr>
        <w:t>混淆。</w:t>
      </w:r>
    </w:p>
    <w:p w14:paraId="260B1AE6" w14:textId="38369B37" w:rsidR="00401F07" w:rsidRDefault="007B30FB" w:rsidP="007B30FB">
      <w:pPr>
        <w:spacing w:line="400" w:lineRule="exact"/>
        <w:ind w:left="420" w:firstLine="60"/>
        <w:rPr>
          <w:rFonts w:ascii="宋体" w:hAnsi="宋体" w:cs="宋体"/>
          <w:color w:val="1F1F1F"/>
        </w:rPr>
      </w:pPr>
      <w:r>
        <w:rPr>
          <w:rFonts w:ascii="宋体" w:hAnsi="宋体" w:cs="宋体" w:hint="eastAsia"/>
          <w:b/>
          <w:bCs/>
          <w:color w:val="1F1F1F"/>
        </w:rPr>
        <w:lastRenderedPageBreak/>
        <w:t>3.</w:t>
      </w:r>
      <w:r w:rsidR="00401F07">
        <w:rPr>
          <w:rFonts w:ascii="宋体" w:hAnsi="宋体" w:cs="宋体" w:hint="eastAsia"/>
          <w:b/>
          <w:bCs/>
          <w:color w:val="1F1F1F"/>
        </w:rPr>
        <w:t>多模态融合的动作分析</w:t>
      </w:r>
      <w:r w:rsidR="00401F07">
        <w:rPr>
          <w:rFonts w:ascii="宋体" w:hAnsi="宋体" w:cs="宋体" w:hint="eastAsia"/>
          <w:color w:val="1F1F1F"/>
        </w:rPr>
        <w:t>：构建了</w:t>
      </w:r>
      <w:r w:rsidR="00401F07">
        <w:rPr>
          <w:rFonts w:ascii="宋体" w:hAnsi="宋体" w:cs="Google Sans Text"/>
          <w:color w:val="1F1F1F"/>
        </w:rPr>
        <w:t>“</w:t>
      </w:r>
      <w:r w:rsidR="00401F07">
        <w:rPr>
          <w:rFonts w:ascii="宋体" w:hAnsi="宋体" w:cs="宋体" w:hint="eastAsia"/>
          <w:color w:val="1F1F1F"/>
        </w:rPr>
        <w:t>视觉</w:t>
      </w:r>
      <w:r w:rsidR="00401F07">
        <w:rPr>
          <w:rFonts w:ascii="宋体" w:hAnsi="宋体" w:cs="Google Sans Text"/>
          <w:color w:val="1F1F1F"/>
        </w:rPr>
        <w:t>-</w:t>
      </w:r>
      <w:r w:rsidR="00401F07">
        <w:rPr>
          <w:rFonts w:ascii="宋体" w:hAnsi="宋体" w:cs="宋体" w:hint="eastAsia"/>
          <w:color w:val="1F1F1F"/>
        </w:rPr>
        <w:t>轨迹</w:t>
      </w:r>
      <w:r w:rsidR="00401F07">
        <w:rPr>
          <w:rFonts w:ascii="宋体" w:hAnsi="宋体" w:cs="Google Sans Text"/>
          <w:color w:val="1F1F1F"/>
        </w:rPr>
        <w:t>-</w:t>
      </w:r>
      <w:r w:rsidR="00401F07">
        <w:rPr>
          <w:rFonts w:ascii="宋体" w:hAnsi="宋体" w:cs="宋体" w:hint="eastAsia"/>
          <w:color w:val="1F1F1F"/>
        </w:rPr>
        <w:t>语义</w:t>
      </w:r>
      <w:r w:rsidR="00401F07">
        <w:rPr>
          <w:rFonts w:ascii="宋体" w:hAnsi="宋体" w:cs="Google Sans Text"/>
          <w:color w:val="1F1F1F"/>
        </w:rPr>
        <w:t>”</w:t>
      </w:r>
      <w:r w:rsidR="00401F07">
        <w:rPr>
          <w:rFonts w:ascii="宋体" w:hAnsi="宋体" w:cs="宋体" w:hint="eastAsia"/>
          <w:color w:val="1F1F1F"/>
        </w:rPr>
        <w:t>协同分析框架。设计了</w:t>
      </w:r>
      <w:r w:rsidR="00401F07">
        <w:rPr>
          <w:rFonts w:ascii="宋体" w:hAnsi="宋体" w:cs="Google Sans Text"/>
          <w:color w:val="1F1F1F"/>
        </w:rPr>
        <w:t>“</w:t>
      </w:r>
      <w:r w:rsidR="00401F07">
        <w:rPr>
          <w:rFonts w:ascii="宋体" w:hAnsi="宋体" w:cs="宋体" w:hint="eastAsia"/>
          <w:color w:val="1F1F1F"/>
        </w:rPr>
        <w:t>峰值</w:t>
      </w:r>
      <w:r w:rsidR="00401F07">
        <w:rPr>
          <w:rFonts w:ascii="宋体" w:hAnsi="宋体" w:cs="Google Sans Text"/>
          <w:color w:val="1F1F1F"/>
        </w:rPr>
        <w:t>-</w:t>
      </w:r>
      <w:r w:rsidR="00401F07">
        <w:rPr>
          <w:rFonts w:ascii="宋体" w:hAnsi="宋体" w:cs="宋体" w:hint="eastAsia"/>
          <w:color w:val="1F1F1F"/>
        </w:rPr>
        <w:t>角度</w:t>
      </w:r>
      <w:r w:rsidR="00401F07">
        <w:rPr>
          <w:rFonts w:ascii="宋体" w:hAnsi="宋体" w:cs="Google Sans Text"/>
          <w:color w:val="1F1F1F"/>
        </w:rPr>
        <w:t>-</w:t>
      </w:r>
      <w:r w:rsidR="00401F07">
        <w:rPr>
          <w:rFonts w:ascii="宋体" w:hAnsi="宋体" w:cs="宋体" w:hint="eastAsia"/>
          <w:color w:val="1F1F1F"/>
        </w:rPr>
        <w:t>姿</w:t>
      </w:r>
    </w:p>
    <w:p w14:paraId="1313BF20" w14:textId="77777777" w:rsidR="00D63202" w:rsidRDefault="00000000" w:rsidP="007B30FB">
      <w:pPr>
        <w:spacing w:line="400" w:lineRule="exact"/>
        <w:ind w:firstLine="200"/>
        <w:rPr>
          <w:rFonts w:ascii="宋体" w:hAnsi="宋体"/>
        </w:rPr>
      </w:pPr>
      <w:r>
        <w:rPr>
          <w:rFonts w:ascii="宋体" w:hAnsi="宋体" w:cs="宋体" w:hint="eastAsia"/>
          <w:color w:val="1F1F1F"/>
        </w:rPr>
        <w:t>态</w:t>
      </w:r>
      <w:proofErr w:type="gramStart"/>
      <w:r>
        <w:rPr>
          <w:rFonts w:ascii="宋体" w:hAnsi="宋体" w:cs="Google Sans Text"/>
          <w:color w:val="1F1F1F"/>
        </w:rPr>
        <w:t>”</w:t>
      </w:r>
      <w:proofErr w:type="gramEnd"/>
      <w:r>
        <w:rPr>
          <w:rFonts w:ascii="宋体" w:hAnsi="宋体" w:cs="宋体" w:hint="eastAsia"/>
          <w:color w:val="1F1F1F"/>
        </w:rPr>
        <w:t>三级验证算法用于精准定位击球事件；提出了</w:t>
      </w:r>
      <w:r>
        <w:rPr>
          <w:rFonts w:ascii="宋体" w:hAnsi="宋体" w:cs="Google Sans Text"/>
          <w:color w:val="1F1F1F"/>
        </w:rPr>
        <w:t>BST_CG_AP</w:t>
      </w:r>
      <w:r>
        <w:rPr>
          <w:rFonts w:ascii="宋体" w:hAnsi="宋体" w:cs="宋体" w:hint="eastAsia"/>
          <w:color w:val="1F1F1F"/>
        </w:rPr>
        <w:t>改进模型，通过</w:t>
      </w:r>
      <w:r>
        <w:rPr>
          <w:rFonts w:ascii="宋体" w:hAnsi="宋体" w:cs="Google Sans Text"/>
          <w:color w:val="1F1F1F"/>
        </w:rPr>
        <w:t>Clean Gate</w:t>
      </w:r>
      <w:r>
        <w:rPr>
          <w:rFonts w:ascii="宋体" w:hAnsi="宋体" w:cs="宋体" w:hint="eastAsia"/>
          <w:color w:val="1F1F1F"/>
        </w:rPr>
        <w:t>噪声过滤和</w:t>
      </w:r>
      <w:r>
        <w:rPr>
          <w:rFonts w:ascii="宋体" w:hAnsi="宋体" w:cs="Google Sans Text"/>
          <w:color w:val="1F1F1F"/>
        </w:rPr>
        <w:t>Aim Player</w:t>
      </w:r>
      <w:r>
        <w:rPr>
          <w:rFonts w:ascii="宋体" w:hAnsi="宋体" w:cs="宋体" w:hint="eastAsia"/>
          <w:color w:val="1F1F1F"/>
        </w:rPr>
        <w:t>击球者锁定机制，实现了</w:t>
      </w:r>
      <w:r>
        <w:rPr>
          <w:rFonts w:ascii="宋体" w:hAnsi="宋体" w:cs="Google Sans Text"/>
          <w:color w:val="1F1F1F"/>
        </w:rPr>
        <w:t>35</w:t>
      </w:r>
      <w:r>
        <w:rPr>
          <w:rFonts w:ascii="宋体" w:hAnsi="宋体" w:cs="宋体" w:hint="eastAsia"/>
          <w:color w:val="1F1F1F"/>
        </w:rPr>
        <w:t>类细粒度击球动作的高精度分类。</w:t>
      </w:r>
    </w:p>
    <w:p w14:paraId="7797F2BB" w14:textId="4FE025BE" w:rsidR="00401F07" w:rsidRDefault="007B30FB" w:rsidP="007B30FB">
      <w:pPr>
        <w:spacing w:line="400" w:lineRule="exact"/>
        <w:ind w:left="420"/>
        <w:rPr>
          <w:rFonts w:ascii="宋体" w:hAnsi="宋体" w:cs="宋体"/>
          <w:color w:val="1F1F1F"/>
        </w:rPr>
      </w:pPr>
      <w:r>
        <w:rPr>
          <w:rFonts w:ascii="宋体" w:hAnsi="宋体" w:cs="宋体" w:hint="eastAsia"/>
          <w:b/>
          <w:bCs/>
          <w:color w:val="1F1F1F"/>
        </w:rPr>
        <w:t>4.全流程系统集成</w:t>
      </w:r>
      <w:r>
        <w:rPr>
          <w:rFonts w:ascii="宋体" w:hAnsi="宋体" w:cs="宋体" w:hint="eastAsia"/>
          <w:color w:val="1F1F1F"/>
        </w:rPr>
        <w:t>：设计了</w:t>
      </w:r>
      <w:r w:rsidRPr="00401F07">
        <w:rPr>
          <w:rFonts w:ascii="宋体" w:hAnsi="宋体" w:cs="宋体"/>
          <w:color w:val="1F1F1F"/>
        </w:rPr>
        <w:t>“</w:t>
      </w:r>
      <w:r>
        <w:rPr>
          <w:rFonts w:ascii="宋体" w:hAnsi="宋体" w:cs="宋体" w:hint="eastAsia"/>
          <w:color w:val="1F1F1F"/>
        </w:rPr>
        <w:t>预处理</w:t>
      </w:r>
      <w:r w:rsidRPr="00401F07">
        <w:rPr>
          <w:rFonts w:ascii="宋体" w:hAnsi="宋体" w:cs="宋体"/>
          <w:color w:val="1F1F1F"/>
        </w:rPr>
        <w:t>-</w:t>
      </w:r>
      <w:r>
        <w:rPr>
          <w:rFonts w:ascii="宋体" w:hAnsi="宋体" w:cs="宋体" w:hint="eastAsia"/>
          <w:color w:val="1F1F1F"/>
        </w:rPr>
        <w:t>检测</w:t>
      </w:r>
      <w:r w:rsidRPr="00401F07">
        <w:rPr>
          <w:rFonts w:ascii="宋体" w:hAnsi="宋体" w:cs="宋体"/>
          <w:color w:val="1F1F1F"/>
        </w:rPr>
        <w:t>-</w:t>
      </w:r>
      <w:r>
        <w:rPr>
          <w:rFonts w:ascii="宋体" w:hAnsi="宋体" w:cs="宋体" w:hint="eastAsia"/>
          <w:color w:val="1F1F1F"/>
        </w:rPr>
        <w:t>分析</w:t>
      </w:r>
      <w:r w:rsidRPr="00401F07">
        <w:rPr>
          <w:rFonts w:ascii="宋体" w:hAnsi="宋体" w:cs="宋体"/>
          <w:color w:val="1F1F1F"/>
        </w:rPr>
        <w:t>-</w:t>
      </w:r>
      <w:r>
        <w:rPr>
          <w:rFonts w:ascii="宋体" w:hAnsi="宋体" w:cs="宋体" w:hint="eastAsia"/>
          <w:color w:val="1F1F1F"/>
        </w:rPr>
        <w:t>可视化</w:t>
      </w:r>
      <w:r w:rsidRPr="00401F07">
        <w:rPr>
          <w:rFonts w:ascii="宋体" w:hAnsi="宋体" w:cs="宋体"/>
          <w:color w:val="1F1F1F"/>
        </w:rPr>
        <w:t>-</w:t>
      </w:r>
      <w:r>
        <w:rPr>
          <w:rFonts w:ascii="宋体" w:hAnsi="宋体" w:cs="宋体" w:hint="eastAsia"/>
          <w:color w:val="1F1F1F"/>
        </w:rPr>
        <w:t>导出</w:t>
      </w:r>
      <w:r w:rsidRPr="00401F07">
        <w:rPr>
          <w:rFonts w:ascii="宋体" w:hAnsi="宋体" w:cs="宋体"/>
          <w:color w:val="1F1F1F"/>
        </w:rPr>
        <w:t>”</w:t>
      </w:r>
      <w:r>
        <w:rPr>
          <w:rFonts w:ascii="宋体" w:hAnsi="宋体" w:cs="宋体" w:hint="eastAsia"/>
          <w:color w:val="1F1F1F"/>
        </w:rPr>
        <w:t>的五层架构，基于</w:t>
      </w:r>
      <w:r w:rsidRPr="00401F07">
        <w:rPr>
          <w:rFonts w:ascii="宋体" w:hAnsi="宋体" w:cs="宋体"/>
          <w:color w:val="1F1F1F"/>
        </w:rPr>
        <w:t>PySide6</w:t>
      </w:r>
      <w:r>
        <w:rPr>
          <w:rFonts w:ascii="宋体" w:hAnsi="宋体" w:cs="宋体" w:hint="eastAsia"/>
          <w:color w:val="1F1F1F"/>
        </w:rPr>
        <w:t>开</w:t>
      </w:r>
    </w:p>
    <w:p w14:paraId="1B47F469" w14:textId="77777777" w:rsidR="00D63202" w:rsidRPr="00401F07" w:rsidRDefault="00000000" w:rsidP="007B30FB">
      <w:pPr>
        <w:spacing w:line="400" w:lineRule="exact"/>
        <w:ind w:firstLine="200"/>
        <w:rPr>
          <w:rFonts w:ascii="宋体" w:hAnsi="宋体" w:cs="宋体"/>
          <w:color w:val="1F1F1F"/>
        </w:rPr>
      </w:pPr>
      <w:r>
        <w:rPr>
          <w:rFonts w:ascii="宋体" w:hAnsi="宋体" w:cs="宋体" w:hint="eastAsia"/>
          <w:color w:val="1F1F1F"/>
        </w:rPr>
        <w:t>发了功能完备的客户端软件，实现了算法的工程化落地与应用验证。</w:t>
      </w:r>
    </w:p>
    <w:p w14:paraId="32781904" w14:textId="77777777" w:rsidR="00D63202" w:rsidRDefault="00D63202">
      <w:pPr>
        <w:spacing w:after="120" w:line="275" w:lineRule="auto"/>
        <w:jc w:val="left"/>
        <w:rPr>
          <w:rFonts w:ascii="宋体" w:hAnsi="宋体"/>
        </w:rPr>
      </w:pPr>
    </w:p>
    <w:p w14:paraId="4464831F" w14:textId="77777777" w:rsidR="00D63202" w:rsidRDefault="00D63202">
      <w:pPr>
        <w:spacing w:after="120" w:line="275" w:lineRule="auto"/>
        <w:jc w:val="left"/>
        <w:rPr>
          <w:rFonts w:ascii="宋体" w:hAnsi="宋体"/>
        </w:rPr>
      </w:pPr>
    </w:p>
    <w:p w14:paraId="5F071FD7" w14:textId="77777777" w:rsidR="00D63202" w:rsidRDefault="00D63202">
      <w:pPr>
        <w:spacing w:after="120" w:line="275" w:lineRule="auto"/>
        <w:jc w:val="left"/>
        <w:rPr>
          <w:rFonts w:ascii="宋体" w:hAnsi="宋体"/>
        </w:rPr>
      </w:pPr>
    </w:p>
    <w:p w14:paraId="2F5D644E" w14:textId="77777777" w:rsidR="00D63202" w:rsidRDefault="00D63202">
      <w:pPr>
        <w:spacing w:after="120" w:line="275" w:lineRule="auto"/>
        <w:jc w:val="left"/>
        <w:rPr>
          <w:rFonts w:ascii="宋体" w:hAnsi="宋体"/>
        </w:rPr>
      </w:pPr>
    </w:p>
    <w:p w14:paraId="2CDDDF13" w14:textId="77777777" w:rsidR="00D63202" w:rsidRDefault="00D63202">
      <w:pPr>
        <w:spacing w:after="120" w:line="275" w:lineRule="auto"/>
        <w:jc w:val="left"/>
        <w:rPr>
          <w:rFonts w:ascii="宋体" w:hAnsi="宋体"/>
        </w:rPr>
      </w:pPr>
    </w:p>
    <w:p w14:paraId="56C3B477" w14:textId="77777777" w:rsidR="00D63202" w:rsidRDefault="00D63202">
      <w:pPr>
        <w:spacing w:after="120" w:line="275" w:lineRule="auto"/>
        <w:jc w:val="left"/>
        <w:rPr>
          <w:rFonts w:ascii="宋体" w:hAnsi="宋体"/>
        </w:rPr>
      </w:pPr>
    </w:p>
    <w:p w14:paraId="2CEF2DE5" w14:textId="77777777" w:rsidR="00D63202" w:rsidRDefault="00D63202">
      <w:pPr>
        <w:spacing w:after="120" w:line="275" w:lineRule="auto"/>
        <w:jc w:val="left"/>
        <w:rPr>
          <w:rFonts w:ascii="宋体" w:hAnsi="宋体"/>
        </w:rPr>
      </w:pPr>
    </w:p>
    <w:p w14:paraId="6EC07CE9" w14:textId="77777777" w:rsidR="00D63202" w:rsidRDefault="00D63202">
      <w:pPr>
        <w:spacing w:after="120" w:line="275" w:lineRule="auto"/>
        <w:jc w:val="left"/>
        <w:rPr>
          <w:rFonts w:ascii="宋体" w:hAnsi="宋体"/>
        </w:rPr>
      </w:pPr>
    </w:p>
    <w:p w14:paraId="6984E4DD" w14:textId="77777777" w:rsidR="00D63202" w:rsidRDefault="00D63202">
      <w:pPr>
        <w:spacing w:after="120" w:line="275" w:lineRule="auto"/>
        <w:jc w:val="left"/>
        <w:rPr>
          <w:rFonts w:ascii="宋体" w:hAnsi="宋体"/>
        </w:rPr>
      </w:pPr>
    </w:p>
    <w:p w14:paraId="2A4CD39E" w14:textId="77777777" w:rsidR="00D63202" w:rsidRDefault="00D63202">
      <w:pPr>
        <w:spacing w:after="120" w:line="275" w:lineRule="auto"/>
        <w:jc w:val="left"/>
        <w:rPr>
          <w:rFonts w:ascii="宋体" w:hAnsi="宋体"/>
        </w:rPr>
      </w:pPr>
    </w:p>
    <w:p w14:paraId="605F2C5D" w14:textId="77777777" w:rsidR="00D63202" w:rsidRDefault="00D63202">
      <w:pPr>
        <w:spacing w:after="120" w:line="275" w:lineRule="auto"/>
        <w:jc w:val="left"/>
        <w:rPr>
          <w:rFonts w:ascii="宋体" w:hAnsi="宋体"/>
        </w:rPr>
      </w:pPr>
    </w:p>
    <w:p w14:paraId="3E35CF11" w14:textId="77777777" w:rsidR="00D63202" w:rsidRDefault="00D63202">
      <w:pPr>
        <w:spacing w:after="120" w:line="275" w:lineRule="auto"/>
        <w:jc w:val="left"/>
        <w:rPr>
          <w:rFonts w:ascii="宋体" w:hAnsi="宋体"/>
        </w:rPr>
      </w:pPr>
    </w:p>
    <w:p w14:paraId="31558C81" w14:textId="77777777" w:rsidR="00D63202" w:rsidRDefault="00D63202">
      <w:pPr>
        <w:spacing w:after="120" w:line="275" w:lineRule="auto"/>
        <w:jc w:val="left"/>
        <w:rPr>
          <w:rFonts w:ascii="宋体" w:hAnsi="宋体"/>
        </w:rPr>
      </w:pPr>
    </w:p>
    <w:p w14:paraId="39FBF5B9" w14:textId="77777777" w:rsidR="00D63202" w:rsidRDefault="00D63202">
      <w:pPr>
        <w:spacing w:after="120" w:line="275" w:lineRule="auto"/>
        <w:jc w:val="left"/>
        <w:rPr>
          <w:rFonts w:ascii="宋体" w:hAnsi="宋体"/>
        </w:rPr>
      </w:pPr>
    </w:p>
    <w:p w14:paraId="120E9147" w14:textId="77777777" w:rsidR="00D63202" w:rsidRDefault="00D63202">
      <w:pPr>
        <w:spacing w:after="120" w:line="275" w:lineRule="auto"/>
        <w:jc w:val="left"/>
        <w:rPr>
          <w:rFonts w:ascii="宋体" w:hAnsi="宋体"/>
        </w:rPr>
      </w:pPr>
    </w:p>
    <w:p w14:paraId="53E806D1" w14:textId="77777777" w:rsidR="00D63202" w:rsidRDefault="00D63202">
      <w:pPr>
        <w:spacing w:after="120" w:line="275" w:lineRule="auto"/>
        <w:jc w:val="left"/>
        <w:rPr>
          <w:rFonts w:ascii="宋体" w:hAnsi="宋体"/>
        </w:rPr>
      </w:pPr>
    </w:p>
    <w:p w14:paraId="075A5858" w14:textId="77777777" w:rsidR="00C2465C" w:rsidRDefault="00C2465C">
      <w:pPr>
        <w:spacing w:after="120" w:line="275" w:lineRule="auto"/>
        <w:jc w:val="left"/>
        <w:rPr>
          <w:rFonts w:ascii="宋体" w:hAnsi="宋体"/>
        </w:rPr>
      </w:pPr>
    </w:p>
    <w:p w14:paraId="2FFBE855" w14:textId="77777777" w:rsidR="00C2465C" w:rsidRDefault="00C2465C">
      <w:pPr>
        <w:spacing w:after="120" w:line="275" w:lineRule="auto"/>
        <w:jc w:val="left"/>
        <w:rPr>
          <w:rFonts w:ascii="宋体" w:hAnsi="宋体"/>
        </w:rPr>
      </w:pPr>
    </w:p>
    <w:p w14:paraId="6E0CDFD7" w14:textId="77777777" w:rsidR="00C2465C" w:rsidRDefault="00C2465C">
      <w:pPr>
        <w:spacing w:after="120" w:line="275" w:lineRule="auto"/>
        <w:jc w:val="left"/>
        <w:rPr>
          <w:rFonts w:ascii="宋体" w:hAnsi="宋体"/>
        </w:rPr>
      </w:pPr>
    </w:p>
    <w:p w14:paraId="7EF42892" w14:textId="77777777" w:rsidR="00C2465C" w:rsidRDefault="00C2465C">
      <w:pPr>
        <w:spacing w:after="120" w:line="275" w:lineRule="auto"/>
        <w:jc w:val="left"/>
        <w:rPr>
          <w:rFonts w:ascii="宋体" w:hAnsi="宋体"/>
        </w:rPr>
      </w:pPr>
    </w:p>
    <w:p w14:paraId="77C577C6" w14:textId="77777777" w:rsidR="00C2465C" w:rsidRDefault="00C2465C">
      <w:pPr>
        <w:spacing w:after="120" w:line="275" w:lineRule="auto"/>
        <w:jc w:val="left"/>
        <w:rPr>
          <w:rFonts w:ascii="宋体" w:hAnsi="宋体"/>
        </w:rPr>
      </w:pPr>
    </w:p>
    <w:p w14:paraId="6D90E82E" w14:textId="77777777" w:rsidR="00C2465C" w:rsidRDefault="00C2465C">
      <w:pPr>
        <w:spacing w:after="120" w:line="275" w:lineRule="auto"/>
        <w:jc w:val="left"/>
        <w:rPr>
          <w:rFonts w:ascii="宋体" w:hAnsi="宋体"/>
        </w:rPr>
      </w:pPr>
    </w:p>
    <w:p w14:paraId="6B281349" w14:textId="77777777" w:rsidR="00C2465C" w:rsidRDefault="00C2465C">
      <w:pPr>
        <w:spacing w:after="120" w:line="275" w:lineRule="auto"/>
        <w:jc w:val="left"/>
        <w:rPr>
          <w:rFonts w:ascii="宋体" w:hAnsi="宋体"/>
        </w:rPr>
      </w:pPr>
    </w:p>
    <w:p w14:paraId="7B78CAFB" w14:textId="77777777" w:rsidR="00C2465C" w:rsidRDefault="00C2465C" w:rsidP="00C2465C">
      <w:pPr>
        <w:rPr>
          <w:rFonts w:ascii="黑体" w:eastAsia="黑体" w:hAnsi="黑体"/>
          <w:sz w:val="30"/>
          <w:szCs w:val="30"/>
        </w:rPr>
      </w:pPr>
      <w:bookmarkStart w:id="47" w:name="_Toc219053964"/>
      <w:bookmarkStart w:id="48" w:name="_Toc219060376"/>
      <w:bookmarkStart w:id="49" w:name="_Toc219071360"/>
    </w:p>
    <w:p w14:paraId="294E4F6B" w14:textId="77777777" w:rsidR="00A17910" w:rsidRDefault="00A17910" w:rsidP="00C2465C">
      <w:pPr>
        <w:rPr>
          <w:rFonts w:ascii="黑体" w:eastAsia="黑体" w:hAnsi="黑体"/>
          <w:sz w:val="30"/>
          <w:szCs w:val="30"/>
        </w:rPr>
      </w:pPr>
    </w:p>
    <w:p w14:paraId="6D745F20" w14:textId="77777777" w:rsidR="00A17910" w:rsidRDefault="00A17910" w:rsidP="00C2465C">
      <w:pPr>
        <w:rPr>
          <w:rFonts w:ascii="黑体" w:eastAsia="黑体" w:hAnsi="黑体"/>
          <w:sz w:val="30"/>
          <w:szCs w:val="30"/>
        </w:rPr>
      </w:pPr>
    </w:p>
    <w:p w14:paraId="2F305B40" w14:textId="77777777" w:rsidR="00A17910" w:rsidRDefault="00A17910" w:rsidP="00C2465C">
      <w:pPr>
        <w:rPr>
          <w:rFonts w:ascii="黑体" w:eastAsia="黑体" w:hAnsi="黑体"/>
          <w:sz w:val="30"/>
          <w:szCs w:val="30"/>
        </w:rPr>
      </w:pPr>
    </w:p>
    <w:p w14:paraId="6901C81B" w14:textId="77777777" w:rsidR="00A17910" w:rsidRDefault="00A17910" w:rsidP="00C2465C">
      <w:pPr>
        <w:rPr>
          <w:rFonts w:ascii="黑体" w:eastAsia="黑体" w:hAnsi="黑体"/>
          <w:sz w:val="30"/>
          <w:szCs w:val="30"/>
        </w:rPr>
      </w:pPr>
    </w:p>
    <w:p w14:paraId="72DB2B58" w14:textId="77777777" w:rsidR="00A17910" w:rsidRDefault="00A17910" w:rsidP="00C2465C">
      <w:pPr>
        <w:rPr>
          <w:rFonts w:ascii="黑体" w:eastAsia="黑体" w:hAnsi="黑体"/>
          <w:sz w:val="30"/>
          <w:szCs w:val="30"/>
        </w:rPr>
      </w:pPr>
    </w:p>
    <w:p w14:paraId="36015A98" w14:textId="77777777" w:rsidR="00C34779" w:rsidRDefault="00C34779" w:rsidP="00A17910">
      <w:pPr>
        <w:spacing w:line="360" w:lineRule="auto"/>
        <w:jc w:val="center"/>
        <w:rPr>
          <w:rFonts w:ascii="黑体" w:eastAsia="黑体" w:hAnsi="黑体"/>
          <w:sz w:val="30"/>
          <w:szCs w:val="30"/>
        </w:rPr>
      </w:pPr>
    </w:p>
    <w:p w14:paraId="544110A9" w14:textId="704611B7" w:rsidR="00C2465C" w:rsidRPr="002B0E59" w:rsidRDefault="00000000" w:rsidP="002B0E59">
      <w:pPr>
        <w:pStyle w:val="1"/>
        <w:jc w:val="center"/>
        <w:rPr>
          <w:rFonts w:hint="eastAsia"/>
        </w:rPr>
      </w:pPr>
      <w:bookmarkStart w:id="50" w:name="_Toc219932817"/>
      <w:r w:rsidRPr="00C2465C">
        <w:rPr>
          <w:rFonts w:hint="eastAsia"/>
        </w:rPr>
        <w:t>第二章</w:t>
      </w:r>
      <w:r w:rsidRPr="00C2465C">
        <w:rPr>
          <w:rFonts w:hint="eastAsia"/>
        </w:rPr>
        <w:t xml:space="preserve"> </w:t>
      </w:r>
      <w:r w:rsidRPr="00C2465C">
        <w:rPr>
          <w:rFonts w:hint="eastAsia"/>
        </w:rPr>
        <w:t>系</w:t>
      </w:r>
      <w:r w:rsidRPr="00C2465C">
        <w:t>统需求分析与总体架构设计</w:t>
      </w:r>
      <w:bookmarkStart w:id="51" w:name="_Toc219053965"/>
      <w:bookmarkStart w:id="52" w:name="_Toc219060377"/>
      <w:bookmarkStart w:id="53" w:name="_Toc219071361"/>
      <w:bookmarkEnd w:id="47"/>
      <w:bookmarkEnd w:id="48"/>
      <w:bookmarkEnd w:id="49"/>
      <w:bookmarkEnd w:id="50"/>
    </w:p>
    <w:p w14:paraId="432B9119" w14:textId="6CFD5873" w:rsidR="00C2465C" w:rsidRPr="00C34779" w:rsidRDefault="00000000" w:rsidP="002B0E59">
      <w:pPr>
        <w:pStyle w:val="2"/>
        <w:spacing w:before="240" w:after="120"/>
      </w:pPr>
      <w:bookmarkStart w:id="54" w:name="_Toc219932818"/>
      <w:r w:rsidRPr="00C2465C">
        <w:t xml:space="preserve">2.1 </w:t>
      </w:r>
      <w:r w:rsidRPr="00C2465C">
        <w:t>系统需求分析</w:t>
      </w:r>
      <w:bookmarkEnd w:id="51"/>
      <w:bookmarkEnd w:id="52"/>
      <w:bookmarkEnd w:id="53"/>
      <w:bookmarkEnd w:id="54"/>
    </w:p>
    <w:p w14:paraId="796A40BF" w14:textId="77777777" w:rsidR="00D63202" w:rsidRPr="00E77C8E" w:rsidRDefault="00000000" w:rsidP="00E77C8E">
      <w:pPr>
        <w:pStyle w:val="3"/>
        <w:ind w:firstLine="482"/>
      </w:pPr>
      <w:bookmarkStart w:id="55" w:name="_Toc219060378"/>
      <w:bookmarkStart w:id="56" w:name="_Toc219071362"/>
      <w:bookmarkStart w:id="57" w:name="_Toc219053966"/>
      <w:bookmarkStart w:id="58" w:name="_Toc219932819"/>
      <w:r w:rsidRPr="00E77C8E">
        <w:t xml:space="preserve">2.1.1 </w:t>
      </w:r>
      <w:r w:rsidRPr="00E77C8E">
        <w:t>业务流程与功能需求</w:t>
      </w:r>
      <w:bookmarkStart w:id="59" w:name="OLE_LINK1"/>
      <w:bookmarkEnd w:id="55"/>
      <w:bookmarkEnd w:id="56"/>
      <w:bookmarkEnd w:id="57"/>
      <w:bookmarkEnd w:id="58"/>
    </w:p>
    <w:bookmarkEnd w:id="59"/>
    <w:p w14:paraId="7C42E954" w14:textId="77777777" w:rsidR="00D63202" w:rsidRDefault="00000000" w:rsidP="00A17910">
      <w:pPr>
        <w:spacing w:after="120" w:line="400" w:lineRule="exact"/>
        <w:ind w:firstLineChars="200" w:firstLine="420"/>
        <w:rPr>
          <w:rFonts w:ascii="宋体" w:hAnsi="宋体" w:cs="Google Sans Text"/>
          <w:color w:val="1F1F1F"/>
        </w:rPr>
      </w:pPr>
      <w:r>
        <w:rPr>
          <w:rFonts w:ascii="宋体" w:hAnsi="宋体" w:cs="Google Sans Text"/>
          <w:color w:val="1F1F1F"/>
        </w:rPr>
        <w:t>“风羽之眼”系统的核心目标是辅助用户从原始比赛视频中提取结构化的技战术数据。根据对教练员、运动员及数据分析师的调研，系统需满足以下业务流程与功能需求：</w:t>
      </w:r>
    </w:p>
    <w:p w14:paraId="2DFE24CB" w14:textId="581B22E2" w:rsidR="00D63202" w:rsidRDefault="00A17910" w:rsidP="00A17910">
      <w:pPr>
        <w:spacing w:line="400" w:lineRule="exact"/>
        <w:ind w:firstLine="420"/>
        <w:rPr>
          <w:rFonts w:ascii="宋体" w:hAnsi="宋体"/>
        </w:rPr>
      </w:pPr>
      <w:r>
        <w:rPr>
          <w:rFonts w:ascii="宋体" w:hAnsi="宋体" w:cs="Google Sans Text" w:hint="eastAsia"/>
          <w:b/>
          <w:bCs/>
          <w:color w:val="1F1F1F"/>
        </w:rPr>
        <w:t>1.</w:t>
      </w:r>
      <w:r>
        <w:rPr>
          <w:rFonts w:ascii="宋体" w:hAnsi="宋体" w:cs="Google Sans Text"/>
          <w:b/>
          <w:bCs/>
          <w:color w:val="1F1F1F"/>
        </w:rPr>
        <w:t>视频数据接入</w:t>
      </w:r>
      <w:r>
        <w:rPr>
          <w:rFonts w:ascii="宋体" w:hAnsi="宋体" w:cs="Google Sans Text"/>
          <w:color w:val="1F1F1F"/>
        </w:rPr>
        <w:t>：系统应支持导入常见格式（MP4, AVI, MOV）的比赛视频，兼容从720p到4K的不同分辨率，并能自动识别或转换帧率（推荐60fps以保证高速球的捕捉）。</w:t>
      </w:r>
    </w:p>
    <w:p w14:paraId="09D63B2B" w14:textId="1BC84896" w:rsidR="00D63202" w:rsidRDefault="00A17910" w:rsidP="00A17910">
      <w:pPr>
        <w:spacing w:line="400" w:lineRule="exact"/>
        <w:ind w:firstLine="420"/>
        <w:rPr>
          <w:rFonts w:ascii="宋体" w:hAnsi="宋体"/>
        </w:rPr>
      </w:pPr>
      <w:r>
        <w:rPr>
          <w:rFonts w:ascii="宋体" w:hAnsi="宋体" w:cs="Google Sans Text" w:hint="eastAsia"/>
          <w:b/>
          <w:bCs/>
          <w:color w:val="1F1F1F"/>
        </w:rPr>
        <w:t>2.</w:t>
      </w:r>
      <w:r>
        <w:rPr>
          <w:rFonts w:ascii="宋体" w:hAnsi="宋体" w:cs="Google Sans Text"/>
          <w:b/>
          <w:bCs/>
          <w:color w:val="1F1F1F"/>
        </w:rPr>
        <w:t>全自动目标检测</w:t>
      </w:r>
      <w:r>
        <w:rPr>
          <w:rFonts w:ascii="宋体" w:hAnsi="宋体" w:cs="Google Sans Text"/>
          <w:color w:val="1F1F1F"/>
        </w:rPr>
        <w:t>：用户一键启动分析后，系统应自动在后台运行，无需人工干预即可完成对羽毛球轨迹和运动员姿态</w:t>
      </w:r>
      <w:proofErr w:type="gramStart"/>
      <w:r>
        <w:rPr>
          <w:rFonts w:ascii="宋体" w:hAnsi="宋体" w:cs="Google Sans Text"/>
          <w:color w:val="1F1F1F"/>
        </w:rPr>
        <w:t>的逐帧检测</w:t>
      </w:r>
      <w:proofErr w:type="gramEnd"/>
      <w:r>
        <w:rPr>
          <w:rFonts w:ascii="宋体" w:hAnsi="宋体" w:cs="Google Sans Text"/>
          <w:color w:val="1F1F1F"/>
        </w:rPr>
        <w:t>。</w:t>
      </w:r>
    </w:p>
    <w:p w14:paraId="7AA895AB" w14:textId="039A01B4" w:rsidR="00D63202" w:rsidRDefault="00A17910" w:rsidP="00A17910">
      <w:pPr>
        <w:spacing w:line="400" w:lineRule="exact"/>
        <w:ind w:firstLine="420"/>
        <w:rPr>
          <w:rFonts w:ascii="宋体" w:hAnsi="宋体"/>
        </w:rPr>
      </w:pPr>
      <w:r>
        <w:rPr>
          <w:rFonts w:ascii="宋体" w:hAnsi="宋体" w:cs="Google Sans Text" w:hint="eastAsia"/>
          <w:b/>
          <w:bCs/>
          <w:color w:val="1F1F1F"/>
        </w:rPr>
        <w:t>3.</w:t>
      </w:r>
      <w:r>
        <w:rPr>
          <w:rFonts w:ascii="宋体" w:hAnsi="宋体" w:cs="Google Sans Text"/>
          <w:b/>
          <w:bCs/>
          <w:color w:val="1F1F1F"/>
        </w:rPr>
        <w:t>智能事件识别</w:t>
      </w:r>
      <w:r>
        <w:rPr>
          <w:rFonts w:ascii="宋体" w:hAnsi="宋体" w:cs="Google Sans Text"/>
          <w:color w:val="1F1F1F"/>
        </w:rPr>
        <w:t>：系统需自动识别出每一次“击球”事件，记录击球发生的时间戳、击球位置（二维像素坐标及三维空间估算坐标）以及击球者身份。</w:t>
      </w:r>
    </w:p>
    <w:p w14:paraId="3082B20A" w14:textId="3405D525" w:rsidR="00D63202" w:rsidRDefault="00A17910" w:rsidP="00A17910">
      <w:pPr>
        <w:spacing w:line="400" w:lineRule="exact"/>
        <w:ind w:firstLine="420"/>
        <w:rPr>
          <w:rFonts w:ascii="宋体" w:hAnsi="宋体"/>
        </w:rPr>
      </w:pPr>
      <w:r>
        <w:rPr>
          <w:rFonts w:ascii="宋体" w:hAnsi="宋体" w:cs="Google Sans Text" w:hint="eastAsia"/>
          <w:b/>
          <w:bCs/>
          <w:color w:val="1F1F1F"/>
        </w:rPr>
        <w:t>4.</w:t>
      </w:r>
      <w:r>
        <w:rPr>
          <w:rFonts w:ascii="宋体" w:hAnsi="宋体" w:cs="Google Sans Text"/>
          <w:b/>
          <w:bCs/>
          <w:color w:val="1F1F1F"/>
        </w:rPr>
        <w:t>技术动作分类</w:t>
      </w:r>
      <w:r>
        <w:rPr>
          <w:rFonts w:ascii="宋体" w:hAnsi="宋体" w:cs="Google Sans Text"/>
          <w:color w:val="1F1F1F"/>
        </w:rPr>
        <w:t>：针对每一个击球事件，系统应自动判别其技术类型（如发球、杀球、平抽、</w:t>
      </w:r>
      <w:proofErr w:type="gramStart"/>
      <w:r>
        <w:rPr>
          <w:rFonts w:ascii="宋体" w:hAnsi="宋体" w:cs="Google Sans Text"/>
          <w:color w:val="1F1F1F"/>
        </w:rPr>
        <w:t>挡网等</w:t>
      </w:r>
      <w:proofErr w:type="gramEnd"/>
      <w:r>
        <w:rPr>
          <w:rFonts w:ascii="宋体" w:hAnsi="宋体" w:cs="Google Sans Text"/>
          <w:color w:val="1F1F1F"/>
        </w:rPr>
        <w:t>），并支持35种细粒度分类 。</w:t>
      </w:r>
    </w:p>
    <w:p w14:paraId="20F4F949" w14:textId="5D4EBBAD" w:rsidR="00D63202" w:rsidRPr="00A17910" w:rsidRDefault="00A17910" w:rsidP="00A17910">
      <w:pPr>
        <w:spacing w:line="400" w:lineRule="exact"/>
        <w:ind w:firstLine="420"/>
        <w:rPr>
          <w:rFonts w:ascii="宋体" w:hAnsi="宋体"/>
        </w:rPr>
      </w:pPr>
      <w:r>
        <w:rPr>
          <w:rFonts w:ascii="宋体" w:hAnsi="宋体" w:cs="Google Sans Text" w:hint="eastAsia"/>
          <w:b/>
          <w:bCs/>
          <w:color w:val="1F1F1F"/>
        </w:rPr>
        <w:t>5.</w:t>
      </w:r>
      <w:r w:rsidRPr="00A17910">
        <w:rPr>
          <w:rFonts w:ascii="宋体" w:hAnsi="宋体" w:cs="Google Sans Text"/>
          <w:b/>
          <w:bCs/>
          <w:color w:val="1F1F1F"/>
        </w:rPr>
        <w:t>多维数据可视化</w:t>
      </w:r>
      <w:r w:rsidRPr="00A17910">
        <w:rPr>
          <w:rFonts w:ascii="宋体" w:hAnsi="宋体" w:cs="Google Sans Text"/>
          <w:color w:val="1F1F1F"/>
        </w:rPr>
        <w:t>：提供直观的交互界面，支持视频播放与数据图表的同步联动。具体包括：</w:t>
      </w:r>
    </w:p>
    <w:p w14:paraId="710C1C37" w14:textId="7AEA9D01" w:rsidR="00D63202" w:rsidRDefault="00A17910" w:rsidP="00A17910">
      <w:pPr>
        <w:spacing w:line="400" w:lineRule="exact"/>
        <w:ind w:firstLine="420"/>
        <w:rPr>
          <w:rFonts w:ascii="宋体" w:hAnsi="宋体"/>
        </w:rPr>
      </w:pPr>
      <w:r>
        <w:rPr>
          <w:rFonts w:ascii="宋体" w:hAnsi="宋体" w:cs="Google Sans Text" w:hint="eastAsia"/>
          <w:b/>
          <w:bCs/>
          <w:color w:val="1F1F1F"/>
        </w:rPr>
        <w:t>·</w:t>
      </w:r>
      <w:r>
        <w:rPr>
          <w:rFonts w:ascii="宋体" w:hAnsi="宋体" w:cs="Google Sans Text"/>
          <w:b/>
          <w:bCs/>
          <w:color w:val="1F1F1F"/>
        </w:rPr>
        <w:t>轨迹叠加</w:t>
      </w:r>
      <w:r>
        <w:rPr>
          <w:rFonts w:ascii="宋体" w:hAnsi="宋体" w:cs="Google Sans Text"/>
          <w:color w:val="1F1F1F"/>
        </w:rPr>
        <w:t>：在视频画面上实时绘制球体飞行轨迹和落点。</w:t>
      </w:r>
    </w:p>
    <w:p w14:paraId="78A35ABF" w14:textId="15961F89" w:rsidR="00D63202" w:rsidRDefault="00A17910" w:rsidP="00A17910">
      <w:pPr>
        <w:spacing w:line="400" w:lineRule="exact"/>
        <w:ind w:firstLine="420"/>
        <w:rPr>
          <w:rFonts w:ascii="宋体" w:hAnsi="宋体"/>
        </w:rPr>
      </w:pPr>
      <w:r>
        <w:rPr>
          <w:rFonts w:ascii="宋体" w:hAnsi="宋体" w:cs="Google Sans Text" w:hint="eastAsia"/>
          <w:b/>
          <w:bCs/>
          <w:color w:val="1F1F1F"/>
        </w:rPr>
        <w:t>·</w:t>
      </w:r>
      <w:r>
        <w:rPr>
          <w:rFonts w:ascii="宋体" w:hAnsi="宋体" w:cs="Google Sans Text"/>
          <w:b/>
          <w:bCs/>
          <w:color w:val="1F1F1F"/>
        </w:rPr>
        <w:t>球速分析</w:t>
      </w:r>
      <w:r>
        <w:rPr>
          <w:rFonts w:ascii="宋体" w:hAnsi="宋体" w:cs="Google Sans Text"/>
          <w:color w:val="1F1F1F"/>
        </w:rPr>
        <w:t>：展示球速随时间变化的曲线图，标注</w:t>
      </w:r>
      <w:proofErr w:type="gramStart"/>
      <w:r>
        <w:rPr>
          <w:rFonts w:ascii="宋体" w:hAnsi="宋体" w:cs="Google Sans Text"/>
          <w:color w:val="1F1F1F"/>
        </w:rPr>
        <w:t>最</w:t>
      </w:r>
      <w:proofErr w:type="gramEnd"/>
      <w:r>
        <w:rPr>
          <w:rFonts w:ascii="宋体" w:hAnsi="宋体" w:cs="Google Sans Text"/>
          <w:color w:val="1F1F1F"/>
        </w:rPr>
        <w:t>高速时刻。</w:t>
      </w:r>
    </w:p>
    <w:p w14:paraId="2DDD3977" w14:textId="3B447B19" w:rsidR="00D63202" w:rsidRDefault="00A17910" w:rsidP="00A17910">
      <w:pPr>
        <w:spacing w:line="400" w:lineRule="exact"/>
        <w:ind w:firstLine="420"/>
        <w:rPr>
          <w:rFonts w:ascii="宋体" w:hAnsi="宋体"/>
        </w:rPr>
      </w:pPr>
      <w:r>
        <w:rPr>
          <w:rFonts w:ascii="宋体" w:hAnsi="宋体" w:cs="Google Sans Text" w:hint="eastAsia"/>
          <w:b/>
          <w:bCs/>
          <w:color w:val="1F1F1F"/>
        </w:rPr>
        <w:t>·</w:t>
      </w:r>
      <w:r>
        <w:rPr>
          <w:rFonts w:ascii="宋体" w:hAnsi="宋体" w:cs="Google Sans Text"/>
          <w:b/>
          <w:bCs/>
          <w:color w:val="1F1F1F"/>
        </w:rPr>
        <w:t>热力图分析</w:t>
      </w:r>
      <w:r>
        <w:rPr>
          <w:rFonts w:ascii="宋体" w:hAnsi="宋体" w:cs="Google Sans Text"/>
          <w:color w:val="1F1F1F"/>
        </w:rPr>
        <w:t>：生成球员移动热力图和击球落点密度图。</w:t>
      </w:r>
    </w:p>
    <w:p w14:paraId="5BF0C682" w14:textId="037D12C7" w:rsidR="00C2465C" w:rsidRDefault="00A17910" w:rsidP="002B0E59">
      <w:pPr>
        <w:spacing w:after="120" w:line="400" w:lineRule="exact"/>
        <w:ind w:firstLine="420"/>
        <w:rPr>
          <w:rFonts w:ascii="宋体" w:hAnsi="宋体" w:hint="eastAsia"/>
        </w:rPr>
      </w:pPr>
      <w:r>
        <w:rPr>
          <w:rFonts w:ascii="宋体" w:hAnsi="宋体" w:cs="Google Sans Text" w:hint="eastAsia"/>
          <w:b/>
          <w:bCs/>
          <w:color w:val="1F1F1F"/>
        </w:rPr>
        <w:t>6.</w:t>
      </w:r>
      <w:r>
        <w:rPr>
          <w:rFonts w:ascii="宋体" w:hAnsi="宋体" w:cs="Google Sans Text"/>
          <w:b/>
          <w:bCs/>
          <w:color w:val="1F1F1F"/>
        </w:rPr>
        <w:t>报表导出</w:t>
      </w:r>
      <w:r>
        <w:rPr>
          <w:rFonts w:ascii="宋体" w:hAnsi="宋体" w:cs="Google Sans Text"/>
          <w:color w:val="1F1F1F"/>
        </w:rPr>
        <w:t>：支持将分析结果导出为CSV数据表、PDF分析报告或带有标注的视频文件，便于二次开发或离线阅读。</w:t>
      </w:r>
    </w:p>
    <w:p w14:paraId="7135175C" w14:textId="34298AEB" w:rsidR="00C2465C" w:rsidRPr="00C34779" w:rsidRDefault="00000000" w:rsidP="002B0E59">
      <w:pPr>
        <w:pStyle w:val="3"/>
        <w:ind w:firstLineChars="0" w:firstLine="0"/>
      </w:pPr>
      <w:bookmarkStart w:id="60" w:name="_Toc219053967"/>
      <w:bookmarkStart w:id="61" w:name="_Toc219060379"/>
      <w:bookmarkStart w:id="62" w:name="_Toc219071363"/>
      <w:bookmarkStart w:id="63" w:name="_Toc219932820"/>
      <w:r w:rsidRPr="00C2465C">
        <w:t>2.1.</w:t>
      </w:r>
      <w:r w:rsidRPr="00C2465C">
        <w:rPr>
          <w:rFonts w:hint="eastAsia"/>
        </w:rPr>
        <w:t>2</w:t>
      </w:r>
      <w:r w:rsidRPr="00C2465C">
        <w:t xml:space="preserve"> </w:t>
      </w:r>
      <w:bookmarkEnd w:id="60"/>
      <w:r w:rsidRPr="00C2465C">
        <w:rPr>
          <w:rFonts w:hint="eastAsia"/>
        </w:rPr>
        <w:t>系统</w:t>
      </w:r>
      <w:r w:rsidRPr="00C2465C">
        <w:t>技术指标</w:t>
      </w:r>
      <w:r w:rsidRPr="00C2465C">
        <w:rPr>
          <w:rFonts w:hint="eastAsia"/>
        </w:rPr>
        <w:t>要求</w:t>
      </w:r>
      <w:bookmarkEnd w:id="61"/>
      <w:bookmarkEnd w:id="62"/>
      <w:bookmarkEnd w:id="63"/>
    </w:p>
    <w:p w14:paraId="1CCE114C" w14:textId="77777777" w:rsidR="00D63202" w:rsidRDefault="00000000" w:rsidP="00C34779">
      <w:pPr>
        <w:spacing w:line="400" w:lineRule="exact"/>
        <w:ind w:firstLineChars="200" w:firstLine="420"/>
        <w:rPr>
          <w:rFonts w:ascii="宋体" w:hAnsi="宋体"/>
        </w:rPr>
      </w:pPr>
      <w:r>
        <w:rPr>
          <w:rFonts w:ascii="宋体" w:hAnsi="宋体"/>
        </w:rPr>
        <w:t>为保证系统的实用性，需满足以下技术指标：</w:t>
      </w:r>
    </w:p>
    <w:p w14:paraId="287A413D" w14:textId="1DE663A9" w:rsidR="00D63202" w:rsidRDefault="00C34779" w:rsidP="00C34779">
      <w:pPr>
        <w:spacing w:line="400" w:lineRule="exact"/>
        <w:ind w:firstLine="420"/>
        <w:rPr>
          <w:rFonts w:ascii="宋体" w:hAnsi="宋体"/>
        </w:rPr>
      </w:pPr>
      <w:r>
        <w:rPr>
          <w:rFonts w:ascii="宋体" w:hAnsi="宋体" w:hint="eastAsia"/>
          <w:b/>
          <w:bCs/>
        </w:rPr>
        <w:t>1.</w:t>
      </w:r>
      <w:r>
        <w:rPr>
          <w:rFonts w:ascii="宋体" w:hAnsi="宋体"/>
          <w:b/>
          <w:bCs/>
        </w:rPr>
        <w:t>准确性</w:t>
      </w:r>
      <w:r>
        <w:rPr>
          <w:rFonts w:ascii="宋体" w:hAnsi="宋体"/>
        </w:rPr>
        <w:t>：</w:t>
      </w:r>
    </w:p>
    <w:p w14:paraId="75259693" w14:textId="698FF0DD" w:rsidR="00D63202" w:rsidRDefault="00C34779" w:rsidP="00C34779">
      <w:pPr>
        <w:tabs>
          <w:tab w:val="left" w:pos="1230"/>
        </w:tabs>
        <w:spacing w:line="400" w:lineRule="exact"/>
        <w:rPr>
          <w:rFonts w:ascii="宋体" w:hAnsi="宋体"/>
        </w:rPr>
      </w:pPr>
      <w:r>
        <w:rPr>
          <w:rFonts w:ascii="宋体" w:hAnsi="宋体"/>
        </w:rPr>
        <w:tab/>
      </w:r>
      <w:r>
        <w:rPr>
          <w:rFonts w:ascii="宋体" w:hAnsi="宋体" w:hint="eastAsia"/>
        </w:rPr>
        <w:t>·</w:t>
      </w:r>
      <w:r>
        <w:rPr>
          <w:rFonts w:ascii="宋体" w:hAnsi="宋体"/>
        </w:rPr>
        <w:t>球体检测F1分数</w:t>
      </w:r>
      <w:r>
        <w:rPr>
          <w:rFonts w:ascii="宋体" w:hAnsi="宋体" w:hint="eastAsia"/>
        </w:rPr>
        <w:t>≥</w:t>
      </w:r>
      <w:r>
        <w:rPr>
          <w:rFonts w:ascii="宋体" w:hAnsi="宋体"/>
        </w:rPr>
        <w:t>95%（在复杂背景下</w:t>
      </w:r>
      <w:r>
        <w:rPr>
          <w:rFonts w:ascii="宋体" w:hAnsi="宋体" w:hint="eastAsia"/>
        </w:rPr>
        <w:t>≥</w:t>
      </w:r>
      <w:r>
        <w:rPr>
          <w:rFonts w:ascii="宋体" w:hAnsi="宋体"/>
        </w:rPr>
        <w:t>89%）。</w:t>
      </w:r>
    </w:p>
    <w:p w14:paraId="3E0E884D" w14:textId="52183EAD" w:rsidR="00D63202" w:rsidRDefault="00C34779" w:rsidP="00C34779">
      <w:pPr>
        <w:tabs>
          <w:tab w:val="left" w:pos="1230"/>
        </w:tabs>
        <w:spacing w:line="400" w:lineRule="exact"/>
        <w:rPr>
          <w:rFonts w:ascii="宋体" w:hAnsi="宋体"/>
        </w:rPr>
      </w:pPr>
      <w:r>
        <w:rPr>
          <w:rFonts w:ascii="宋体" w:hAnsi="宋体"/>
        </w:rPr>
        <w:tab/>
      </w:r>
      <w:r>
        <w:rPr>
          <w:rFonts w:ascii="宋体" w:hAnsi="宋体" w:hint="eastAsia"/>
        </w:rPr>
        <w:t>·</w:t>
      </w:r>
      <w:r>
        <w:rPr>
          <w:rFonts w:ascii="宋体" w:hAnsi="宋体"/>
        </w:rPr>
        <w:t xml:space="preserve">姿态估计COCO </w:t>
      </w:r>
      <w:proofErr w:type="spellStart"/>
      <w:r>
        <w:rPr>
          <w:rFonts w:ascii="宋体" w:hAnsi="宋体"/>
        </w:rPr>
        <w:t>mAP</w:t>
      </w:r>
      <w:proofErr w:type="spellEnd"/>
      <w:r>
        <w:rPr>
          <w:rFonts w:ascii="宋体" w:hAnsi="宋体"/>
        </w:rPr>
        <w:t xml:space="preserve"> </w:t>
      </w:r>
      <w:r>
        <w:rPr>
          <w:rFonts w:ascii="宋体" w:hAnsi="宋体" w:hint="eastAsia"/>
        </w:rPr>
        <w:t>≥</w:t>
      </w:r>
      <w:r>
        <w:rPr>
          <w:rFonts w:ascii="宋体" w:hAnsi="宋体"/>
        </w:rPr>
        <w:t xml:space="preserve"> 0.78。</w:t>
      </w:r>
    </w:p>
    <w:p w14:paraId="4E8FD866" w14:textId="07295E60" w:rsidR="00D63202" w:rsidRDefault="00C34779" w:rsidP="00C34779">
      <w:pPr>
        <w:tabs>
          <w:tab w:val="left" w:pos="1230"/>
        </w:tabs>
        <w:spacing w:line="400" w:lineRule="exact"/>
        <w:rPr>
          <w:rFonts w:ascii="宋体" w:hAnsi="宋体"/>
        </w:rPr>
      </w:pPr>
      <w:r>
        <w:rPr>
          <w:rFonts w:ascii="宋体" w:hAnsi="宋体"/>
        </w:rPr>
        <w:tab/>
      </w:r>
      <w:r>
        <w:rPr>
          <w:rFonts w:ascii="宋体" w:hAnsi="宋体" w:hint="eastAsia"/>
        </w:rPr>
        <w:t>·</w:t>
      </w:r>
      <w:r>
        <w:rPr>
          <w:rFonts w:ascii="宋体" w:hAnsi="宋体"/>
        </w:rPr>
        <w:t>击球事件识别误检率</w:t>
      </w:r>
      <w:r>
        <w:rPr>
          <w:rFonts w:ascii="宋体" w:hAnsi="宋体" w:hint="eastAsia"/>
        </w:rPr>
        <w:t>≤</w:t>
      </w:r>
      <w:r>
        <w:rPr>
          <w:rFonts w:ascii="宋体" w:hAnsi="宋体"/>
        </w:rPr>
        <w:t xml:space="preserve">8.3$，召回率 </w:t>
      </w:r>
      <w:r>
        <w:rPr>
          <w:rFonts w:ascii="宋体" w:hAnsi="宋体" w:hint="eastAsia"/>
        </w:rPr>
        <w:t>≥</w:t>
      </w:r>
      <w:r>
        <w:rPr>
          <w:rFonts w:ascii="宋体" w:hAnsi="宋体"/>
        </w:rPr>
        <w:t xml:space="preserve"> 91%。</w:t>
      </w:r>
    </w:p>
    <w:p w14:paraId="7F6DA681" w14:textId="59162F16" w:rsidR="00D63202" w:rsidRDefault="00C34779" w:rsidP="00C34779">
      <w:pPr>
        <w:tabs>
          <w:tab w:val="left" w:pos="1230"/>
        </w:tabs>
        <w:spacing w:line="400" w:lineRule="exact"/>
        <w:rPr>
          <w:rFonts w:ascii="宋体" w:hAnsi="宋体"/>
        </w:rPr>
      </w:pPr>
      <w:r>
        <w:rPr>
          <w:rFonts w:ascii="宋体" w:hAnsi="宋体"/>
        </w:rPr>
        <w:tab/>
      </w:r>
      <w:r>
        <w:rPr>
          <w:rFonts w:ascii="宋体" w:hAnsi="宋体" w:hint="eastAsia"/>
        </w:rPr>
        <w:t>·</w:t>
      </w:r>
      <w:r>
        <w:rPr>
          <w:rFonts w:ascii="宋体" w:hAnsi="宋体"/>
        </w:rPr>
        <w:t xml:space="preserve">动作分类Top-1准确率 </w:t>
      </w:r>
      <w:r>
        <w:rPr>
          <w:rFonts w:ascii="宋体" w:hAnsi="宋体" w:hint="eastAsia"/>
        </w:rPr>
        <w:t>≥</w:t>
      </w:r>
      <w:r>
        <w:rPr>
          <w:rFonts w:ascii="宋体" w:hAnsi="宋体"/>
        </w:rPr>
        <w:t>86% 。</w:t>
      </w:r>
    </w:p>
    <w:p w14:paraId="2C99A0D2" w14:textId="3D4F2AE4" w:rsidR="00D63202" w:rsidRDefault="00C34779" w:rsidP="00C34779">
      <w:pPr>
        <w:spacing w:line="400" w:lineRule="exact"/>
        <w:ind w:firstLine="420"/>
        <w:rPr>
          <w:rFonts w:ascii="宋体" w:hAnsi="宋体"/>
        </w:rPr>
      </w:pPr>
      <w:r>
        <w:rPr>
          <w:rFonts w:ascii="宋体" w:hAnsi="宋体" w:hint="eastAsia"/>
          <w:b/>
          <w:bCs/>
        </w:rPr>
        <w:t>2.</w:t>
      </w:r>
      <w:r>
        <w:rPr>
          <w:rFonts w:ascii="宋体" w:hAnsi="宋体"/>
          <w:b/>
          <w:bCs/>
        </w:rPr>
        <w:t>实时性</w:t>
      </w:r>
      <w:r>
        <w:rPr>
          <w:rFonts w:ascii="宋体" w:hAnsi="宋体"/>
        </w:rPr>
        <w:t>：在主流高性能显卡（如NVIDIA RTX 3090）支持下，处理1080p/60fps视频的速度应达到24-26 FPS，实现“准实时”分析。</w:t>
      </w:r>
    </w:p>
    <w:p w14:paraId="1CBB58CE" w14:textId="60CEE1DC" w:rsidR="00D63202" w:rsidRDefault="00C34779" w:rsidP="00C34779">
      <w:pPr>
        <w:spacing w:line="400" w:lineRule="exact"/>
        <w:ind w:firstLine="420"/>
        <w:rPr>
          <w:rFonts w:ascii="宋体" w:hAnsi="宋体"/>
        </w:rPr>
      </w:pPr>
      <w:r>
        <w:rPr>
          <w:rFonts w:ascii="宋体" w:hAnsi="宋体" w:hint="eastAsia"/>
          <w:b/>
          <w:bCs/>
        </w:rPr>
        <w:t>3.</w:t>
      </w:r>
      <w:r>
        <w:rPr>
          <w:rFonts w:ascii="宋体" w:hAnsi="宋体"/>
          <w:b/>
          <w:bCs/>
        </w:rPr>
        <w:t>鲁棒性</w:t>
      </w:r>
      <w:r>
        <w:rPr>
          <w:rFonts w:ascii="宋体" w:hAnsi="宋体"/>
        </w:rPr>
        <w:t>：系统应能适应不同场馆的光照变化（50-10000 lux）和轻微的摄像机抖动。</w:t>
      </w:r>
    </w:p>
    <w:p w14:paraId="197159B6" w14:textId="7A2EEF21" w:rsidR="005C0AA9" w:rsidRPr="00C34779" w:rsidRDefault="00C34779" w:rsidP="00C34779">
      <w:pPr>
        <w:spacing w:line="400" w:lineRule="exact"/>
        <w:ind w:firstLine="420"/>
        <w:rPr>
          <w:rFonts w:ascii="宋体" w:hAnsi="宋体"/>
        </w:rPr>
      </w:pPr>
      <w:r>
        <w:rPr>
          <w:rFonts w:ascii="宋体" w:hAnsi="宋体" w:hint="eastAsia"/>
          <w:b/>
          <w:bCs/>
        </w:rPr>
        <w:t>4.</w:t>
      </w:r>
      <w:r>
        <w:rPr>
          <w:rFonts w:ascii="宋体" w:hAnsi="宋体"/>
          <w:b/>
          <w:bCs/>
        </w:rPr>
        <w:t>易用性</w:t>
      </w:r>
      <w:r>
        <w:rPr>
          <w:rFonts w:ascii="宋体" w:hAnsi="宋体"/>
        </w:rPr>
        <w:t>：界面响应延迟小于100ms，操作流程符合用户直觉。</w:t>
      </w:r>
      <w:bookmarkStart w:id="64" w:name="_Toc219053968"/>
      <w:bookmarkStart w:id="65" w:name="_Toc219071364"/>
      <w:bookmarkStart w:id="66" w:name="_Toc219060380"/>
    </w:p>
    <w:p w14:paraId="7B2442EB" w14:textId="7598B1EE" w:rsidR="00C2465C" w:rsidRPr="00C34779" w:rsidRDefault="00000000" w:rsidP="00E77C8E">
      <w:pPr>
        <w:pStyle w:val="2"/>
        <w:spacing w:before="240" w:after="120"/>
      </w:pPr>
      <w:bookmarkStart w:id="67" w:name="_Toc219932821"/>
      <w:r w:rsidRPr="00C2465C">
        <w:lastRenderedPageBreak/>
        <w:t>2.</w:t>
      </w:r>
      <w:r w:rsidRPr="00C2465C">
        <w:rPr>
          <w:rFonts w:hint="eastAsia"/>
        </w:rPr>
        <w:t>2</w:t>
      </w:r>
      <w:r w:rsidRPr="00C2465C">
        <w:t xml:space="preserve"> </w:t>
      </w:r>
      <w:r w:rsidRPr="00C2465C">
        <w:t>系统总体架构设计</w:t>
      </w:r>
      <w:bookmarkStart w:id="68" w:name="_Toc219053969"/>
      <w:bookmarkStart w:id="69" w:name="_Toc219060381"/>
      <w:bookmarkStart w:id="70" w:name="_Toc219071365"/>
      <w:bookmarkEnd w:id="64"/>
      <w:bookmarkEnd w:id="65"/>
      <w:bookmarkEnd w:id="66"/>
      <w:bookmarkEnd w:id="67"/>
    </w:p>
    <w:p w14:paraId="39281D0B" w14:textId="77777777" w:rsidR="00D63202" w:rsidRPr="00E77C8E" w:rsidRDefault="00000000" w:rsidP="00E77C8E">
      <w:pPr>
        <w:pStyle w:val="3"/>
        <w:ind w:firstLine="482"/>
      </w:pPr>
      <w:bookmarkStart w:id="71" w:name="_Toc219932822"/>
      <w:r w:rsidRPr="00E77C8E">
        <w:t xml:space="preserve">2.2.1 </w:t>
      </w:r>
      <w:r w:rsidRPr="00E77C8E">
        <w:t>分层架构模型</w:t>
      </w:r>
      <w:bookmarkEnd w:id="68"/>
      <w:bookmarkEnd w:id="69"/>
      <w:bookmarkEnd w:id="70"/>
      <w:bookmarkEnd w:id="71"/>
    </w:p>
    <w:p w14:paraId="52EF0995" w14:textId="77777777" w:rsidR="00D63202" w:rsidRDefault="00000000" w:rsidP="00C34779">
      <w:pPr>
        <w:spacing w:line="400" w:lineRule="exact"/>
        <w:ind w:firstLineChars="200" w:firstLine="420"/>
        <w:rPr>
          <w:rFonts w:ascii="宋体" w:hAnsi="宋体" w:cs="宋体"/>
          <w:color w:val="1F1F1F"/>
        </w:rPr>
      </w:pPr>
      <w:r>
        <w:rPr>
          <w:rFonts w:ascii="宋体" w:hAnsi="宋体" w:cs="宋体" w:hint="eastAsia"/>
          <w:color w:val="1F1F1F"/>
        </w:rPr>
        <w:t>为了降低系统耦合度，提高可维护性与扩展性，本系统采用经典的</w:t>
      </w:r>
      <w:bookmarkStart w:id="72" w:name="_Hlk219041293"/>
      <w:r>
        <w:rPr>
          <w:rFonts w:ascii="宋体" w:hAnsi="宋体" w:cs="宋体" w:hint="eastAsia"/>
          <w:color w:val="1F1F1F"/>
        </w:rPr>
        <w:t>五层逻辑架构</w:t>
      </w:r>
      <w:bookmarkEnd w:id="72"/>
      <w:r>
        <w:rPr>
          <w:rFonts w:ascii="宋体" w:hAnsi="宋体" w:cs="宋体" w:hint="eastAsia"/>
          <w:color w:val="1F1F1F"/>
        </w:rPr>
        <w:t>：</w:t>
      </w:r>
    </w:p>
    <w:p w14:paraId="374F8A1F" w14:textId="77777777" w:rsidR="00D63202" w:rsidRDefault="00000000" w:rsidP="00C34779">
      <w:pPr>
        <w:spacing w:beforeLines="50" w:before="120"/>
        <w:jc w:val="center"/>
        <w:rPr>
          <w:rFonts w:ascii="宋体" w:hAnsi="宋体" w:cs="宋体"/>
          <w:color w:val="1F1F1F"/>
          <w:sz w:val="18"/>
          <w:szCs w:val="18"/>
        </w:rPr>
      </w:pPr>
      <w:r>
        <w:rPr>
          <w:rFonts w:ascii="宋体" w:hAnsi="宋体" w:hint="eastAsia"/>
          <w:sz w:val="18"/>
          <w:szCs w:val="18"/>
        </w:rPr>
        <w:t xml:space="preserve">表2.2.1—1  </w:t>
      </w:r>
      <w:r>
        <w:rPr>
          <w:rFonts w:ascii="宋体" w:hAnsi="宋体" w:cs="宋体" w:hint="eastAsia"/>
          <w:color w:val="1F1F1F"/>
          <w:sz w:val="18"/>
          <w:szCs w:val="18"/>
        </w:rPr>
        <w:t>五层逻辑架构</w:t>
      </w:r>
    </w:p>
    <w:tbl>
      <w:tblPr>
        <w:tblW w:w="9297" w:type="dxa"/>
        <w:tblInd w:w="-72"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000" w:firstRow="0" w:lastRow="0" w:firstColumn="0" w:lastColumn="0" w:noHBand="0" w:noVBand="0"/>
      </w:tblPr>
      <w:tblGrid>
        <w:gridCol w:w="1023"/>
        <w:gridCol w:w="2534"/>
        <w:gridCol w:w="5740"/>
      </w:tblGrid>
      <w:tr w:rsidR="00D63202" w14:paraId="5A96F3B0" w14:textId="77777777">
        <w:trPr>
          <w:trHeight w:val="725"/>
        </w:trPr>
        <w:tc>
          <w:tcPr>
            <w:tcW w:w="1023" w:type="dxa"/>
            <w:shd w:val="clear" w:color="auto" w:fill="C1E4F5"/>
          </w:tcPr>
          <w:p w14:paraId="01729DCF" w14:textId="77777777" w:rsidR="00D63202" w:rsidRDefault="00000000" w:rsidP="00E561B1">
            <w:pPr>
              <w:spacing w:before="120" w:after="120" w:line="400" w:lineRule="exact"/>
              <w:rPr>
                <w:rFonts w:ascii="宋体" w:hAnsi="宋体" w:cs="Google Sans Text"/>
                <w:b/>
                <w:bCs/>
                <w:color w:val="1F1F1F"/>
                <w:sz w:val="18"/>
                <w:szCs w:val="18"/>
              </w:rPr>
            </w:pPr>
            <w:r>
              <w:rPr>
                <w:rFonts w:ascii="宋体" w:hAnsi="宋体" w:cs="宋体" w:hint="eastAsia"/>
                <w:b/>
                <w:bCs/>
                <w:color w:val="1F1F1F"/>
                <w:sz w:val="18"/>
                <w:szCs w:val="18"/>
              </w:rPr>
              <w:t>层次</w:t>
            </w:r>
          </w:p>
        </w:tc>
        <w:tc>
          <w:tcPr>
            <w:tcW w:w="2534" w:type="dxa"/>
            <w:shd w:val="clear" w:color="auto" w:fill="C1E4F5"/>
          </w:tcPr>
          <w:p w14:paraId="251CB9CF" w14:textId="77777777" w:rsidR="00D63202" w:rsidRDefault="00000000" w:rsidP="00E561B1">
            <w:pPr>
              <w:spacing w:before="120" w:after="120" w:line="400" w:lineRule="exact"/>
              <w:rPr>
                <w:rFonts w:ascii="宋体" w:hAnsi="宋体" w:cs="Google Sans Text"/>
                <w:b/>
                <w:bCs/>
                <w:color w:val="1F1F1F"/>
                <w:sz w:val="18"/>
                <w:szCs w:val="18"/>
              </w:rPr>
            </w:pPr>
            <w:r>
              <w:rPr>
                <w:rFonts w:ascii="宋体" w:hAnsi="宋体" w:cs="宋体" w:hint="eastAsia"/>
                <w:b/>
                <w:bCs/>
                <w:color w:val="1F1F1F"/>
                <w:sz w:val="18"/>
                <w:szCs w:val="18"/>
              </w:rPr>
              <w:t>名称</w:t>
            </w:r>
          </w:p>
        </w:tc>
        <w:tc>
          <w:tcPr>
            <w:tcW w:w="5740" w:type="dxa"/>
            <w:shd w:val="clear" w:color="auto" w:fill="C1E4F5"/>
          </w:tcPr>
          <w:p w14:paraId="5A110919" w14:textId="77777777" w:rsidR="00D63202" w:rsidRDefault="00000000" w:rsidP="00E561B1">
            <w:pPr>
              <w:spacing w:before="120" w:after="120" w:line="400" w:lineRule="exact"/>
              <w:rPr>
                <w:rFonts w:ascii="宋体" w:hAnsi="宋体" w:cs="Google Sans Text"/>
                <w:b/>
                <w:bCs/>
                <w:color w:val="1F1F1F"/>
                <w:sz w:val="18"/>
                <w:szCs w:val="18"/>
              </w:rPr>
            </w:pPr>
            <w:r>
              <w:rPr>
                <w:rFonts w:ascii="宋体" w:hAnsi="宋体" w:cs="宋体" w:hint="eastAsia"/>
                <w:b/>
                <w:bCs/>
                <w:color w:val="1F1F1F"/>
                <w:sz w:val="18"/>
                <w:szCs w:val="18"/>
              </w:rPr>
              <w:t>功能描述</w:t>
            </w:r>
          </w:p>
        </w:tc>
      </w:tr>
      <w:tr w:rsidR="00D63202" w14:paraId="602A8CD5" w14:textId="77777777">
        <w:trPr>
          <w:trHeight w:val="576"/>
        </w:trPr>
        <w:tc>
          <w:tcPr>
            <w:tcW w:w="1023" w:type="dxa"/>
            <w:shd w:val="clear" w:color="auto" w:fill="C1E4F5"/>
          </w:tcPr>
          <w:p w14:paraId="6C0F82CC" w14:textId="77777777" w:rsidR="00D63202" w:rsidRDefault="00000000" w:rsidP="00E561B1">
            <w:pPr>
              <w:spacing w:before="120" w:after="120" w:line="400" w:lineRule="exact"/>
              <w:rPr>
                <w:rFonts w:ascii="宋体" w:hAnsi="宋体" w:cs="Google Sans Text"/>
                <w:b/>
                <w:bCs/>
                <w:color w:val="1F1F1F"/>
                <w:sz w:val="18"/>
                <w:szCs w:val="18"/>
              </w:rPr>
            </w:pPr>
            <w:r>
              <w:rPr>
                <w:rFonts w:ascii="宋体" w:hAnsi="宋体" w:cs="Google Sans Text"/>
                <w:b/>
                <w:bCs/>
                <w:color w:val="1F1F1F"/>
                <w:sz w:val="18"/>
                <w:szCs w:val="18"/>
              </w:rPr>
              <w:t>L1</w:t>
            </w:r>
          </w:p>
        </w:tc>
        <w:tc>
          <w:tcPr>
            <w:tcW w:w="2534" w:type="dxa"/>
            <w:shd w:val="clear" w:color="auto" w:fill="C1E4F5"/>
          </w:tcPr>
          <w:p w14:paraId="2A19C07A" w14:textId="77777777" w:rsidR="00D63202" w:rsidRDefault="00000000" w:rsidP="00E561B1">
            <w:pPr>
              <w:spacing w:before="120" w:after="120" w:line="400" w:lineRule="exact"/>
              <w:rPr>
                <w:rFonts w:ascii="宋体" w:hAnsi="宋体" w:cs="Google Sans Text"/>
                <w:b/>
                <w:bCs/>
                <w:color w:val="1F1F1F"/>
                <w:sz w:val="18"/>
                <w:szCs w:val="18"/>
              </w:rPr>
            </w:pPr>
            <w:r>
              <w:rPr>
                <w:rFonts w:ascii="宋体" w:hAnsi="宋体" w:cs="宋体" w:hint="eastAsia"/>
                <w:b/>
                <w:bCs/>
                <w:color w:val="1F1F1F"/>
                <w:sz w:val="18"/>
                <w:szCs w:val="18"/>
              </w:rPr>
              <w:t>数据采集与预处理层</w:t>
            </w:r>
          </w:p>
        </w:tc>
        <w:tc>
          <w:tcPr>
            <w:tcW w:w="5740" w:type="dxa"/>
            <w:shd w:val="clear" w:color="auto" w:fill="C1E4F5"/>
          </w:tcPr>
          <w:p w14:paraId="38F9BF3E" w14:textId="77777777" w:rsidR="00D63202" w:rsidRDefault="00000000" w:rsidP="00E561B1">
            <w:pPr>
              <w:spacing w:before="120" w:after="120" w:line="400" w:lineRule="exact"/>
              <w:rPr>
                <w:rFonts w:ascii="宋体" w:hAnsi="宋体" w:cs="Google Sans Text"/>
                <w:color w:val="1F1F1F"/>
                <w:sz w:val="18"/>
                <w:szCs w:val="18"/>
              </w:rPr>
            </w:pPr>
            <w:r>
              <w:rPr>
                <w:rFonts w:ascii="宋体" w:hAnsi="宋体" w:cs="宋体" w:hint="eastAsia"/>
                <w:color w:val="1F1F1F"/>
                <w:sz w:val="18"/>
                <w:szCs w:val="18"/>
              </w:rPr>
              <w:t>负责视频流的解码、格式转换、</w:t>
            </w:r>
            <w:proofErr w:type="gramStart"/>
            <w:r>
              <w:rPr>
                <w:rFonts w:ascii="宋体" w:hAnsi="宋体" w:cs="宋体" w:hint="eastAsia"/>
                <w:color w:val="1F1F1F"/>
                <w:sz w:val="18"/>
                <w:szCs w:val="18"/>
              </w:rPr>
              <w:t>图像增强及帧缓存</w:t>
            </w:r>
            <w:proofErr w:type="gramEnd"/>
            <w:r>
              <w:rPr>
                <w:rFonts w:ascii="宋体" w:hAnsi="宋体" w:cs="宋体" w:hint="eastAsia"/>
                <w:color w:val="1F1F1F"/>
                <w:sz w:val="18"/>
                <w:szCs w:val="18"/>
              </w:rPr>
              <w:t>管理。</w:t>
            </w:r>
          </w:p>
        </w:tc>
      </w:tr>
      <w:tr w:rsidR="00D63202" w14:paraId="7580A6A2" w14:textId="77777777">
        <w:trPr>
          <w:trHeight w:val="869"/>
        </w:trPr>
        <w:tc>
          <w:tcPr>
            <w:tcW w:w="1023" w:type="dxa"/>
            <w:shd w:val="clear" w:color="auto" w:fill="C1E4F5"/>
          </w:tcPr>
          <w:p w14:paraId="5B69A304" w14:textId="77777777" w:rsidR="00D63202" w:rsidRDefault="00000000" w:rsidP="00E561B1">
            <w:pPr>
              <w:spacing w:before="120" w:after="120" w:line="400" w:lineRule="exact"/>
              <w:rPr>
                <w:rFonts w:ascii="宋体" w:hAnsi="宋体" w:cs="Google Sans Text"/>
                <w:b/>
                <w:bCs/>
                <w:color w:val="1F1F1F"/>
                <w:sz w:val="18"/>
                <w:szCs w:val="18"/>
              </w:rPr>
            </w:pPr>
            <w:r>
              <w:rPr>
                <w:rFonts w:ascii="宋体" w:hAnsi="宋体" w:cs="Google Sans Text"/>
                <w:b/>
                <w:bCs/>
                <w:color w:val="1F1F1F"/>
                <w:sz w:val="18"/>
                <w:szCs w:val="18"/>
              </w:rPr>
              <w:t>L2</w:t>
            </w:r>
          </w:p>
        </w:tc>
        <w:tc>
          <w:tcPr>
            <w:tcW w:w="2534" w:type="dxa"/>
            <w:shd w:val="clear" w:color="auto" w:fill="C1E4F5"/>
          </w:tcPr>
          <w:p w14:paraId="7E9FAFE9" w14:textId="77777777" w:rsidR="00D63202" w:rsidRDefault="00000000" w:rsidP="00E561B1">
            <w:pPr>
              <w:spacing w:before="120" w:after="120" w:line="400" w:lineRule="exact"/>
              <w:rPr>
                <w:rFonts w:ascii="宋体" w:hAnsi="宋体" w:cs="Google Sans Text"/>
                <w:b/>
                <w:bCs/>
                <w:color w:val="1F1F1F"/>
                <w:sz w:val="18"/>
                <w:szCs w:val="18"/>
              </w:rPr>
            </w:pPr>
            <w:r>
              <w:rPr>
                <w:rFonts w:ascii="宋体" w:hAnsi="宋体" w:cs="宋体" w:hint="eastAsia"/>
                <w:b/>
                <w:bCs/>
                <w:color w:val="1F1F1F"/>
                <w:sz w:val="18"/>
                <w:szCs w:val="18"/>
              </w:rPr>
              <w:t>深度感知层</w:t>
            </w:r>
          </w:p>
        </w:tc>
        <w:tc>
          <w:tcPr>
            <w:tcW w:w="5740" w:type="dxa"/>
            <w:shd w:val="clear" w:color="auto" w:fill="C1E4F5"/>
          </w:tcPr>
          <w:p w14:paraId="4F2C6738" w14:textId="77777777" w:rsidR="00D63202" w:rsidRDefault="00000000" w:rsidP="00E561B1">
            <w:pPr>
              <w:spacing w:before="120" w:after="120" w:line="400" w:lineRule="exact"/>
              <w:rPr>
                <w:rFonts w:ascii="宋体" w:hAnsi="宋体" w:cs="Google Sans Text"/>
                <w:color w:val="1F1F1F"/>
                <w:sz w:val="18"/>
                <w:szCs w:val="18"/>
              </w:rPr>
            </w:pPr>
            <w:r>
              <w:rPr>
                <w:rFonts w:ascii="宋体" w:hAnsi="宋体" w:cs="宋体" w:hint="eastAsia"/>
                <w:color w:val="1F1F1F"/>
                <w:sz w:val="18"/>
                <w:szCs w:val="18"/>
              </w:rPr>
              <w:t>集成各类深度学习模型（</w:t>
            </w:r>
            <w:proofErr w:type="spellStart"/>
            <w:r>
              <w:rPr>
                <w:rFonts w:ascii="宋体" w:hAnsi="宋体" w:cs="Google Sans Text"/>
                <w:color w:val="1F1F1F"/>
                <w:sz w:val="18"/>
                <w:szCs w:val="18"/>
              </w:rPr>
              <w:t>TrackNet</w:t>
            </w:r>
            <w:proofErr w:type="spellEnd"/>
            <w:r>
              <w:rPr>
                <w:rFonts w:ascii="宋体" w:hAnsi="宋体" w:cs="Google Sans Text"/>
                <w:color w:val="1F1F1F"/>
                <w:sz w:val="18"/>
                <w:szCs w:val="18"/>
              </w:rPr>
              <w:t xml:space="preserve">, </w:t>
            </w:r>
            <w:proofErr w:type="spellStart"/>
            <w:r>
              <w:rPr>
                <w:rFonts w:ascii="宋体" w:hAnsi="宋体" w:cs="Google Sans Text"/>
                <w:color w:val="1F1F1F"/>
                <w:sz w:val="18"/>
                <w:szCs w:val="18"/>
              </w:rPr>
              <w:t>RTMPose</w:t>
            </w:r>
            <w:proofErr w:type="spellEnd"/>
            <w:r>
              <w:rPr>
                <w:rFonts w:ascii="宋体" w:hAnsi="宋体" w:cs="Google Sans Text"/>
                <w:color w:val="1F1F1F"/>
                <w:sz w:val="18"/>
                <w:szCs w:val="18"/>
              </w:rPr>
              <w:t xml:space="preserve">, </w:t>
            </w:r>
            <w:proofErr w:type="spellStart"/>
            <w:r>
              <w:rPr>
                <w:rFonts w:ascii="宋体" w:hAnsi="宋体" w:cs="Google Sans Text"/>
                <w:color w:val="1F1F1F"/>
                <w:sz w:val="18"/>
                <w:szCs w:val="18"/>
              </w:rPr>
              <w:t>Keypoint</w:t>
            </w:r>
            <w:proofErr w:type="spellEnd"/>
            <w:r>
              <w:rPr>
                <w:rFonts w:ascii="宋体" w:hAnsi="宋体" w:cs="Google Sans Text"/>
                <w:color w:val="1F1F1F"/>
                <w:sz w:val="18"/>
                <w:szCs w:val="18"/>
              </w:rPr>
              <w:t xml:space="preserve"> RCNN</w:t>
            </w:r>
            <w:r>
              <w:rPr>
                <w:rFonts w:ascii="宋体" w:hAnsi="宋体" w:cs="宋体" w:hint="eastAsia"/>
                <w:color w:val="1F1F1F"/>
                <w:sz w:val="18"/>
                <w:szCs w:val="18"/>
              </w:rPr>
              <w:t>），实现原始特征提取。</w:t>
            </w:r>
          </w:p>
        </w:tc>
      </w:tr>
      <w:tr w:rsidR="00D63202" w14:paraId="1673BC87" w14:textId="77777777">
        <w:trPr>
          <w:trHeight w:val="710"/>
        </w:trPr>
        <w:tc>
          <w:tcPr>
            <w:tcW w:w="1023" w:type="dxa"/>
            <w:shd w:val="clear" w:color="auto" w:fill="C1E4F5"/>
          </w:tcPr>
          <w:p w14:paraId="63858624" w14:textId="77777777" w:rsidR="00D63202" w:rsidRDefault="00000000" w:rsidP="00E561B1">
            <w:pPr>
              <w:spacing w:before="120" w:after="120" w:line="400" w:lineRule="exact"/>
              <w:rPr>
                <w:rFonts w:ascii="宋体" w:hAnsi="宋体" w:cs="Google Sans Text"/>
                <w:b/>
                <w:bCs/>
                <w:color w:val="1F1F1F"/>
                <w:sz w:val="18"/>
                <w:szCs w:val="18"/>
              </w:rPr>
            </w:pPr>
            <w:r>
              <w:rPr>
                <w:rFonts w:ascii="宋体" w:hAnsi="宋体" w:cs="Google Sans Text"/>
                <w:b/>
                <w:bCs/>
                <w:color w:val="1F1F1F"/>
                <w:sz w:val="18"/>
                <w:szCs w:val="18"/>
              </w:rPr>
              <w:t>L3</w:t>
            </w:r>
          </w:p>
        </w:tc>
        <w:tc>
          <w:tcPr>
            <w:tcW w:w="2534" w:type="dxa"/>
            <w:shd w:val="clear" w:color="auto" w:fill="C1E4F5"/>
          </w:tcPr>
          <w:p w14:paraId="1478057F" w14:textId="77777777" w:rsidR="00D63202" w:rsidRDefault="00000000" w:rsidP="00E561B1">
            <w:pPr>
              <w:spacing w:before="120" w:after="120" w:line="400" w:lineRule="exact"/>
              <w:rPr>
                <w:rFonts w:ascii="宋体" w:hAnsi="宋体" w:cs="Google Sans Text"/>
                <w:b/>
                <w:bCs/>
                <w:color w:val="1F1F1F"/>
                <w:sz w:val="18"/>
                <w:szCs w:val="18"/>
              </w:rPr>
            </w:pPr>
            <w:r>
              <w:rPr>
                <w:rFonts w:ascii="宋体" w:hAnsi="宋体" w:cs="宋体" w:hint="eastAsia"/>
                <w:b/>
                <w:bCs/>
                <w:color w:val="1F1F1F"/>
                <w:sz w:val="18"/>
                <w:szCs w:val="18"/>
              </w:rPr>
              <w:t>数据融合层</w:t>
            </w:r>
          </w:p>
        </w:tc>
        <w:tc>
          <w:tcPr>
            <w:tcW w:w="5740" w:type="dxa"/>
            <w:shd w:val="clear" w:color="auto" w:fill="C1E4F5"/>
          </w:tcPr>
          <w:p w14:paraId="5B779A9F" w14:textId="77777777" w:rsidR="00D63202" w:rsidRDefault="00000000" w:rsidP="00E561B1">
            <w:pPr>
              <w:spacing w:before="120" w:after="120" w:line="400" w:lineRule="exact"/>
              <w:rPr>
                <w:rFonts w:ascii="宋体" w:hAnsi="宋体" w:cs="Google Sans Text"/>
                <w:color w:val="1F1F1F"/>
                <w:sz w:val="18"/>
                <w:szCs w:val="18"/>
              </w:rPr>
            </w:pPr>
            <w:r>
              <w:rPr>
                <w:rFonts w:ascii="宋体" w:hAnsi="宋体" w:cs="宋体" w:hint="eastAsia"/>
                <w:color w:val="1F1F1F"/>
                <w:sz w:val="18"/>
                <w:szCs w:val="18"/>
              </w:rPr>
              <w:t>负责多模态数据的时空对齐、坐标映射、轨迹平滑及身份关联。</w:t>
            </w:r>
          </w:p>
        </w:tc>
      </w:tr>
      <w:tr w:rsidR="00D63202" w14:paraId="28B82DBB" w14:textId="77777777">
        <w:trPr>
          <w:trHeight w:val="896"/>
        </w:trPr>
        <w:tc>
          <w:tcPr>
            <w:tcW w:w="1023" w:type="dxa"/>
            <w:shd w:val="clear" w:color="auto" w:fill="C1E4F5"/>
          </w:tcPr>
          <w:p w14:paraId="711436B2" w14:textId="77777777" w:rsidR="00D63202" w:rsidRDefault="00000000" w:rsidP="00E561B1">
            <w:pPr>
              <w:spacing w:before="120" w:after="120" w:line="400" w:lineRule="exact"/>
              <w:rPr>
                <w:rFonts w:ascii="宋体" w:hAnsi="宋体" w:cs="Google Sans Text"/>
                <w:b/>
                <w:bCs/>
                <w:color w:val="1F1F1F"/>
                <w:sz w:val="18"/>
                <w:szCs w:val="18"/>
              </w:rPr>
            </w:pPr>
            <w:r>
              <w:rPr>
                <w:rFonts w:ascii="宋体" w:hAnsi="宋体" w:cs="Google Sans Text"/>
                <w:b/>
                <w:bCs/>
                <w:color w:val="1F1F1F"/>
                <w:sz w:val="18"/>
                <w:szCs w:val="18"/>
              </w:rPr>
              <w:t>L4</w:t>
            </w:r>
          </w:p>
        </w:tc>
        <w:tc>
          <w:tcPr>
            <w:tcW w:w="2534" w:type="dxa"/>
            <w:shd w:val="clear" w:color="auto" w:fill="C1E4F5"/>
          </w:tcPr>
          <w:p w14:paraId="2F833896" w14:textId="77777777" w:rsidR="00D63202" w:rsidRDefault="00000000" w:rsidP="00E561B1">
            <w:pPr>
              <w:spacing w:before="120" w:after="120" w:line="400" w:lineRule="exact"/>
              <w:rPr>
                <w:rFonts w:ascii="宋体" w:hAnsi="宋体" w:cs="Google Sans Text"/>
                <w:b/>
                <w:bCs/>
                <w:color w:val="1F1F1F"/>
                <w:sz w:val="18"/>
                <w:szCs w:val="18"/>
              </w:rPr>
            </w:pPr>
            <w:r>
              <w:rPr>
                <w:rFonts w:ascii="宋体" w:hAnsi="宋体" w:cs="宋体" w:hint="eastAsia"/>
                <w:b/>
                <w:bCs/>
                <w:color w:val="1F1F1F"/>
                <w:sz w:val="18"/>
                <w:szCs w:val="18"/>
              </w:rPr>
              <w:t>业务逻辑层</w:t>
            </w:r>
          </w:p>
        </w:tc>
        <w:tc>
          <w:tcPr>
            <w:tcW w:w="5740" w:type="dxa"/>
            <w:shd w:val="clear" w:color="auto" w:fill="C1E4F5"/>
          </w:tcPr>
          <w:p w14:paraId="581E97F3" w14:textId="77777777" w:rsidR="00D63202" w:rsidRDefault="00000000" w:rsidP="00E561B1">
            <w:pPr>
              <w:spacing w:before="120" w:after="120" w:line="400" w:lineRule="exact"/>
              <w:rPr>
                <w:rFonts w:ascii="宋体" w:hAnsi="宋体" w:cs="Google Sans Text"/>
                <w:color w:val="1F1F1F"/>
                <w:sz w:val="18"/>
                <w:szCs w:val="18"/>
              </w:rPr>
            </w:pPr>
            <w:r>
              <w:rPr>
                <w:rFonts w:ascii="宋体" w:hAnsi="宋体" w:cs="宋体" w:hint="eastAsia"/>
                <w:color w:val="1F1F1F"/>
                <w:sz w:val="18"/>
                <w:szCs w:val="18"/>
              </w:rPr>
              <w:t>实现事件检测、动作分类、战术统计及生物力学分析等核心业务算法。</w:t>
            </w:r>
          </w:p>
        </w:tc>
      </w:tr>
      <w:tr w:rsidR="00D63202" w14:paraId="426ED525" w14:textId="77777777">
        <w:trPr>
          <w:trHeight w:val="896"/>
        </w:trPr>
        <w:tc>
          <w:tcPr>
            <w:tcW w:w="1023" w:type="dxa"/>
            <w:shd w:val="clear" w:color="auto" w:fill="C1E4F5"/>
          </w:tcPr>
          <w:p w14:paraId="3CBF1A5A" w14:textId="77777777" w:rsidR="00D63202" w:rsidRDefault="00000000" w:rsidP="00E561B1">
            <w:pPr>
              <w:spacing w:before="120" w:after="120" w:line="400" w:lineRule="exact"/>
              <w:rPr>
                <w:rFonts w:ascii="宋体" w:hAnsi="宋体" w:cs="Google Sans Text"/>
                <w:b/>
                <w:bCs/>
                <w:color w:val="1F1F1F"/>
                <w:sz w:val="18"/>
                <w:szCs w:val="18"/>
              </w:rPr>
            </w:pPr>
            <w:r>
              <w:rPr>
                <w:rFonts w:ascii="宋体" w:hAnsi="宋体" w:cs="Google Sans Text"/>
                <w:b/>
                <w:bCs/>
                <w:color w:val="1F1F1F"/>
                <w:sz w:val="18"/>
                <w:szCs w:val="18"/>
              </w:rPr>
              <w:t>L5</w:t>
            </w:r>
          </w:p>
        </w:tc>
        <w:tc>
          <w:tcPr>
            <w:tcW w:w="2534" w:type="dxa"/>
            <w:shd w:val="clear" w:color="auto" w:fill="C1E4F5"/>
          </w:tcPr>
          <w:p w14:paraId="0A62CA1D" w14:textId="77777777" w:rsidR="00D63202" w:rsidRDefault="00000000" w:rsidP="00E561B1">
            <w:pPr>
              <w:spacing w:before="120" w:after="120" w:line="400" w:lineRule="exact"/>
              <w:rPr>
                <w:rFonts w:ascii="宋体" w:hAnsi="宋体" w:cs="Google Sans Text"/>
                <w:b/>
                <w:bCs/>
                <w:color w:val="1F1F1F"/>
                <w:sz w:val="18"/>
                <w:szCs w:val="18"/>
              </w:rPr>
            </w:pPr>
            <w:r>
              <w:rPr>
                <w:rFonts w:ascii="宋体" w:hAnsi="宋体" w:cs="宋体" w:hint="eastAsia"/>
                <w:b/>
                <w:bCs/>
                <w:color w:val="1F1F1F"/>
                <w:sz w:val="18"/>
                <w:szCs w:val="18"/>
              </w:rPr>
              <w:t>交互展示层</w:t>
            </w:r>
          </w:p>
        </w:tc>
        <w:tc>
          <w:tcPr>
            <w:tcW w:w="5740" w:type="dxa"/>
            <w:shd w:val="clear" w:color="auto" w:fill="C1E4F5"/>
          </w:tcPr>
          <w:p w14:paraId="0AF05EBB" w14:textId="77777777" w:rsidR="00D63202" w:rsidRDefault="00000000" w:rsidP="00E561B1">
            <w:pPr>
              <w:spacing w:before="120" w:after="120" w:line="400" w:lineRule="exact"/>
              <w:rPr>
                <w:rFonts w:ascii="宋体" w:hAnsi="宋体" w:cs="Google Sans Text"/>
                <w:color w:val="1F1F1F"/>
                <w:sz w:val="18"/>
                <w:szCs w:val="18"/>
              </w:rPr>
            </w:pPr>
            <w:r>
              <w:rPr>
                <w:rFonts w:ascii="宋体" w:hAnsi="宋体" w:cs="宋体" w:hint="eastAsia"/>
                <w:color w:val="1F1F1F"/>
                <w:sz w:val="18"/>
                <w:szCs w:val="18"/>
              </w:rPr>
              <w:t>提供</w:t>
            </w:r>
            <w:r>
              <w:rPr>
                <w:rFonts w:ascii="宋体" w:hAnsi="宋体" w:cs="Google Sans Text"/>
                <w:color w:val="1F1F1F"/>
                <w:sz w:val="18"/>
                <w:szCs w:val="18"/>
              </w:rPr>
              <w:t>GUI</w:t>
            </w:r>
            <w:r>
              <w:rPr>
                <w:rFonts w:ascii="宋体" w:hAnsi="宋体" w:cs="宋体" w:hint="eastAsia"/>
                <w:color w:val="1F1F1F"/>
                <w:sz w:val="18"/>
                <w:szCs w:val="18"/>
              </w:rPr>
              <w:t>界面，实现数据可视化渲染、用户指令响应及结果导出。</w:t>
            </w:r>
          </w:p>
        </w:tc>
      </w:tr>
    </w:tbl>
    <w:p w14:paraId="30F3C289" w14:textId="4CD1F0FE" w:rsidR="000569B4" w:rsidRDefault="004B1BDF" w:rsidP="00E561B1">
      <w:pPr>
        <w:spacing w:line="400" w:lineRule="exact"/>
        <w:ind w:firstLineChars="1800" w:firstLine="3240"/>
        <w:rPr>
          <w:rFonts w:ascii="宋体" w:hAnsi="宋体"/>
          <w:sz w:val="18"/>
          <w:szCs w:val="18"/>
        </w:rPr>
      </w:pPr>
      <w:r>
        <w:rPr>
          <w:rFonts w:ascii="宋体" w:hAnsi="宋体" w:hint="eastAsia"/>
          <w:noProof/>
          <w:sz w:val="18"/>
          <w:szCs w:val="18"/>
        </w:rPr>
        <w:drawing>
          <wp:anchor distT="0" distB="0" distL="114300" distR="114300" simplePos="0" relativeHeight="251673600" behindDoc="0" locked="0" layoutInCell="1" allowOverlap="1" wp14:anchorId="7A4DF10B" wp14:editId="1A030CED">
            <wp:simplePos x="0" y="0"/>
            <wp:positionH relativeFrom="column">
              <wp:posOffset>9525</wp:posOffset>
            </wp:positionH>
            <wp:positionV relativeFrom="paragraph">
              <wp:posOffset>258445</wp:posOffset>
            </wp:positionV>
            <wp:extent cx="5753100" cy="2667000"/>
            <wp:effectExtent l="0" t="0" r="0" b="0"/>
            <wp:wrapTopAndBottom/>
            <wp:docPr id="4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53100" cy="2667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27AD04C" w14:textId="77777777" w:rsidR="00D63202" w:rsidRDefault="00000000" w:rsidP="00C34779">
      <w:pPr>
        <w:spacing w:afterLines="50" w:after="120"/>
        <w:ind w:firstLineChars="1800" w:firstLine="3240"/>
        <w:rPr>
          <w:rFonts w:ascii="宋体" w:hAnsi="宋体"/>
        </w:rPr>
      </w:pPr>
      <w:r>
        <w:rPr>
          <w:rFonts w:ascii="宋体" w:hAnsi="宋体" w:hint="eastAsia"/>
          <w:sz w:val="18"/>
          <w:szCs w:val="18"/>
        </w:rPr>
        <w:t xml:space="preserve">图2.2.1—1 </w:t>
      </w:r>
      <w:r>
        <w:rPr>
          <w:rFonts w:ascii="宋体" w:hAnsi="宋体" w:cs="宋体" w:hint="eastAsia"/>
          <w:color w:val="1F1F1F"/>
          <w:sz w:val="18"/>
          <w:szCs w:val="18"/>
        </w:rPr>
        <w:t>五层逻辑架构</w:t>
      </w:r>
    </w:p>
    <w:p w14:paraId="0C95B4E0" w14:textId="77777777" w:rsidR="00D63202" w:rsidRDefault="00D63202" w:rsidP="00E561B1">
      <w:pPr>
        <w:spacing w:line="400" w:lineRule="exact"/>
      </w:pPr>
    </w:p>
    <w:p w14:paraId="6648B0DE" w14:textId="77777777" w:rsidR="00D63202" w:rsidRPr="00E77C8E" w:rsidRDefault="00000000" w:rsidP="00E77C8E">
      <w:pPr>
        <w:pStyle w:val="3"/>
        <w:ind w:firstLine="482"/>
      </w:pPr>
      <w:bookmarkStart w:id="73" w:name="_Toc219053970"/>
      <w:bookmarkStart w:id="74" w:name="_Toc219060382"/>
      <w:bookmarkStart w:id="75" w:name="_Toc219071366"/>
      <w:bookmarkStart w:id="76" w:name="_Toc219932823"/>
      <w:r w:rsidRPr="00E77C8E">
        <w:t xml:space="preserve">2.2.2 </w:t>
      </w:r>
      <w:r w:rsidRPr="00E77C8E">
        <w:t>核心模块划分与接口设计</w:t>
      </w:r>
      <w:bookmarkEnd w:id="73"/>
      <w:bookmarkEnd w:id="74"/>
      <w:bookmarkEnd w:id="75"/>
      <w:bookmarkEnd w:id="76"/>
    </w:p>
    <w:p w14:paraId="0DB61708" w14:textId="77777777" w:rsidR="00D63202" w:rsidRDefault="00000000" w:rsidP="00C34779">
      <w:pPr>
        <w:spacing w:after="120" w:line="400" w:lineRule="exact"/>
        <w:ind w:firstLineChars="200" w:firstLine="420"/>
        <w:rPr>
          <w:rFonts w:ascii="宋体" w:hAnsi="宋体" w:cs="Google Sans Text"/>
          <w:color w:val="1F1F1F"/>
        </w:rPr>
      </w:pPr>
      <w:r>
        <w:rPr>
          <w:rFonts w:ascii="宋体" w:hAnsi="宋体" w:cs="Google Sans Text"/>
          <w:color w:val="1F1F1F"/>
        </w:rPr>
        <w:t>系统主要包含四大核心处理模块，各模块间通过标准化的数据结构（如JSON或Python Dictionary）进行通信：</w:t>
      </w:r>
    </w:p>
    <w:p w14:paraId="1D9E5457" w14:textId="628A40AE" w:rsidR="00D63202" w:rsidRDefault="00C34779" w:rsidP="00C34779">
      <w:pPr>
        <w:spacing w:line="400" w:lineRule="exact"/>
        <w:ind w:firstLine="420"/>
        <w:rPr>
          <w:rFonts w:ascii="宋体" w:hAnsi="宋体"/>
        </w:rPr>
      </w:pPr>
      <w:r>
        <w:rPr>
          <w:rFonts w:ascii="宋体" w:hAnsi="宋体" w:cs="Google Sans Text" w:hint="eastAsia"/>
          <w:b/>
          <w:bCs/>
          <w:color w:val="1F1F1F"/>
        </w:rPr>
        <w:t>1.</w:t>
      </w:r>
      <w:r>
        <w:rPr>
          <w:rFonts w:ascii="宋体" w:hAnsi="宋体" w:cs="Google Sans Text"/>
          <w:b/>
          <w:bCs/>
          <w:color w:val="1F1F1F"/>
        </w:rPr>
        <w:t>BallDetector</w:t>
      </w:r>
      <w:r>
        <w:rPr>
          <w:rFonts w:ascii="宋体" w:hAnsi="宋体" w:cs="Google Sans Text"/>
          <w:color w:val="1F1F1F"/>
        </w:rPr>
        <w:t>：输入为连续</w:t>
      </w:r>
      <w:r>
        <w:rPr>
          <w:rFonts w:ascii="宋体" w:hAnsi="宋体" w:cs="Google Sans Text" w:hint="eastAsia"/>
          <w:color w:val="1F1F1F"/>
        </w:rPr>
        <w:t>N</w:t>
      </w:r>
      <w:r>
        <w:rPr>
          <w:rFonts w:ascii="宋体" w:hAnsi="宋体" w:cs="Google Sans Text"/>
          <w:color w:val="1F1F1F"/>
        </w:rPr>
        <w:t>帧图像，输出为球体坐标 (x, y) 及置信度 conf。</w:t>
      </w:r>
    </w:p>
    <w:p w14:paraId="5E165D8D" w14:textId="152B1344" w:rsidR="00D63202" w:rsidRDefault="00C34779" w:rsidP="00C34779">
      <w:pPr>
        <w:spacing w:line="400" w:lineRule="exact"/>
        <w:ind w:firstLine="420"/>
        <w:rPr>
          <w:rFonts w:ascii="宋体" w:hAnsi="宋体"/>
        </w:rPr>
      </w:pPr>
      <w:r>
        <w:rPr>
          <w:rFonts w:ascii="宋体" w:hAnsi="宋体" w:cs="Google Sans Text" w:hint="eastAsia"/>
          <w:b/>
          <w:bCs/>
          <w:color w:val="1F1F1F"/>
        </w:rPr>
        <w:t>2.</w:t>
      </w:r>
      <w:r>
        <w:rPr>
          <w:rFonts w:ascii="宋体" w:hAnsi="宋体" w:cs="Google Sans Text"/>
          <w:b/>
          <w:bCs/>
          <w:color w:val="1F1F1F"/>
        </w:rPr>
        <w:t>PoseEstimator</w:t>
      </w:r>
      <w:r>
        <w:rPr>
          <w:rFonts w:ascii="宋体" w:hAnsi="宋体" w:cs="Google Sans Text"/>
          <w:color w:val="1F1F1F"/>
        </w:rPr>
        <w:t>：输入为单帧图像，输出为多名球员的17个关键点坐标数组 (17, 3)。</w:t>
      </w:r>
    </w:p>
    <w:p w14:paraId="1B0FE329" w14:textId="3B76EEA3" w:rsidR="00D63202" w:rsidRDefault="00C34779" w:rsidP="00C34779">
      <w:pPr>
        <w:spacing w:line="400" w:lineRule="exact"/>
        <w:ind w:firstLine="420"/>
        <w:rPr>
          <w:rFonts w:ascii="宋体" w:hAnsi="宋体"/>
        </w:rPr>
      </w:pPr>
      <w:r>
        <w:rPr>
          <w:rFonts w:ascii="宋体" w:hAnsi="宋体" w:cs="Google Sans Text" w:hint="eastAsia"/>
          <w:b/>
          <w:bCs/>
          <w:color w:val="1F1F1F"/>
        </w:rPr>
        <w:lastRenderedPageBreak/>
        <w:t>3.</w:t>
      </w:r>
      <w:r>
        <w:rPr>
          <w:rFonts w:ascii="宋体" w:hAnsi="宋体" w:cs="Google Sans Text"/>
          <w:b/>
          <w:bCs/>
          <w:color w:val="1F1F1F"/>
        </w:rPr>
        <w:t>CourtAnalyzer</w:t>
      </w:r>
      <w:r>
        <w:rPr>
          <w:rFonts w:ascii="宋体" w:hAnsi="宋体" w:cs="Google Sans Text"/>
          <w:color w:val="1F1F1F"/>
        </w:rPr>
        <w:t>：输入为单帧或多帧图像，输出为场地透视变换矩阵</w:t>
      </w:r>
      <w:r>
        <w:rPr>
          <w:rFonts w:ascii="宋体" w:hAnsi="宋体" w:cs="Google Sans Text" w:hint="eastAsia"/>
          <w:color w:val="1F1F1F"/>
        </w:rPr>
        <w:t>H</w:t>
      </w:r>
      <w:r>
        <w:rPr>
          <w:rFonts w:ascii="宋体" w:hAnsi="宋体" w:cs="Google Sans Text"/>
          <w:color w:val="1F1F1F"/>
        </w:rPr>
        <w:t>及关键点坐标。</w:t>
      </w:r>
    </w:p>
    <w:p w14:paraId="150AF611" w14:textId="684E57B4" w:rsidR="00C2465C" w:rsidRPr="00C34779" w:rsidRDefault="00C34779" w:rsidP="00E77C8E">
      <w:pPr>
        <w:spacing w:after="120" w:line="400" w:lineRule="exact"/>
        <w:ind w:firstLine="420"/>
        <w:rPr>
          <w:rFonts w:ascii="宋体" w:hAnsi="宋体" w:hint="eastAsia"/>
        </w:rPr>
      </w:pPr>
      <w:r>
        <w:rPr>
          <w:rFonts w:ascii="宋体" w:hAnsi="宋体" w:cs="Google Sans Text" w:hint="eastAsia"/>
          <w:b/>
          <w:bCs/>
          <w:color w:val="1F1F1F"/>
        </w:rPr>
        <w:t>4.</w:t>
      </w:r>
      <w:r>
        <w:rPr>
          <w:rFonts w:ascii="宋体" w:hAnsi="宋体" w:cs="Google Sans Text"/>
          <w:b/>
          <w:bCs/>
          <w:color w:val="1F1F1F"/>
        </w:rPr>
        <w:t>ActionClassifier</w:t>
      </w:r>
      <w:r>
        <w:rPr>
          <w:rFonts w:ascii="宋体" w:hAnsi="宋体" w:cs="Google Sans Text"/>
          <w:color w:val="1F1F1F"/>
        </w:rPr>
        <w:t>：输入为击球前后$T$帧的骨骼序列与轨迹序列，输出为动作类别标签及概率分布。</w:t>
      </w:r>
    </w:p>
    <w:p w14:paraId="58D2F1E4" w14:textId="7BF849D7" w:rsidR="00C2465C" w:rsidRPr="00C34779" w:rsidRDefault="00000000" w:rsidP="00E77C8E">
      <w:pPr>
        <w:pStyle w:val="2"/>
        <w:spacing w:before="240" w:after="120"/>
      </w:pPr>
      <w:bookmarkStart w:id="77" w:name="_Toc219071367"/>
      <w:bookmarkStart w:id="78" w:name="_Toc219053971"/>
      <w:bookmarkStart w:id="79" w:name="_Toc219060383"/>
      <w:bookmarkStart w:id="80" w:name="_Toc219932824"/>
      <w:r w:rsidRPr="000569B4">
        <w:t xml:space="preserve">2.3 </w:t>
      </w:r>
      <w:r w:rsidRPr="000569B4">
        <w:t>数据处理流水线设计</w:t>
      </w:r>
      <w:bookmarkEnd w:id="77"/>
      <w:bookmarkEnd w:id="78"/>
      <w:bookmarkEnd w:id="79"/>
      <w:bookmarkEnd w:id="80"/>
    </w:p>
    <w:p w14:paraId="2F96ADFE" w14:textId="77777777" w:rsidR="00D63202" w:rsidRPr="000569B4" w:rsidRDefault="00000000" w:rsidP="00E77C8E">
      <w:pPr>
        <w:pStyle w:val="3"/>
        <w:ind w:firstLine="482"/>
      </w:pPr>
      <w:bookmarkStart w:id="81" w:name="_Toc219053972"/>
      <w:bookmarkStart w:id="82" w:name="_Toc219071368"/>
      <w:bookmarkStart w:id="83" w:name="_Toc219060384"/>
      <w:bookmarkStart w:id="84" w:name="_Toc219932825"/>
      <w:r w:rsidRPr="000569B4">
        <w:t xml:space="preserve">2.3.1 </w:t>
      </w:r>
      <w:r w:rsidRPr="000569B4">
        <w:t>视频流预处理与标准化</w:t>
      </w:r>
      <w:bookmarkEnd w:id="81"/>
      <w:bookmarkEnd w:id="82"/>
      <w:bookmarkEnd w:id="83"/>
      <w:bookmarkEnd w:id="84"/>
    </w:p>
    <w:p w14:paraId="362585CF" w14:textId="07DF3A87" w:rsidR="000569B4" w:rsidRDefault="00000000" w:rsidP="00825FF1">
      <w:pPr>
        <w:spacing w:line="400" w:lineRule="exact"/>
        <w:ind w:firstLineChars="200" w:firstLine="420"/>
        <w:rPr>
          <w:rFonts w:ascii="宋体" w:hAnsi="宋体" w:cs="Google Sans Text"/>
          <w:color w:val="1F1F1F"/>
        </w:rPr>
      </w:pPr>
      <w:r>
        <w:rPr>
          <w:rFonts w:ascii="宋体" w:hAnsi="宋体" w:cs="Google Sans Text"/>
          <w:color w:val="1F1F1F"/>
        </w:rPr>
        <w:t>系统底层采用</w:t>
      </w:r>
      <w:proofErr w:type="spellStart"/>
      <w:r>
        <w:rPr>
          <w:rFonts w:ascii="宋体" w:hAnsi="宋体" w:cs="Google Sans Text"/>
          <w:color w:val="1F1F1F"/>
        </w:rPr>
        <w:t>FFmpeg</w:t>
      </w:r>
      <w:proofErr w:type="spellEnd"/>
      <w:r>
        <w:rPr>
          <w:rFonts w:ascii="宋体" w:hAnsi="宋体" w:cs="Google Sans Text"/>
          <w:color w:val="1F1F1F"/>
        </w:rPr>
        <w:t>作为视频编解码引擎。针对不同来源的视频，首先进行标准化处理：分辨率统一缩放至$1920 \times 1080$，</w:t>
      </w:r>
      <w:proofErr w:type="gramStart"/>
      <w:r>
        <w:rPr>
          <w:rFonts w:ascii="宋体" w:hAnsi="宋体" w:cs="Google Sans Text"/>
          <w:color w:val="1F1F1F"/>
        </w:rPr>
        <w:t>帧率若</w:t>
      </w:r>
      <w:proofErr w:type="gramEnd"/>
      <w:r>
        <w:rPr>
          <w:rFonts w:ascii="宋体" w:hAnsi="宋体" w:cs="Google Sans Text"/>
          <w:color w:val="1F1F1F"/>
        </w:rPr>
        <w:t>低于30fps则提示不适合分析，高于60fps则</w:t>
      </w:r>
      <w:proofErr w:type="gramStart"/>
      <w:r>
        <w:rPr>
          <w:rFonts w:ascii="宋体" w:hAnsi="宋体" w:cs="Google Sans Text"/>
          <w:color w:val="1F1F1F"/>
        </w:rPr>
        <w:t>按需抽帧或保持原帧率</w:t>
      </w:r>
      <w:proofErr w:type="gramEnd"/>
      <w:r>
        <w:rPr>
          <w:rFonts w:ascii="宋体" w:hAnsi="宋体" w:cs="Google Sans Text"/>
          <w:color w:val="1F1F1F"/>
        </w:rPr>
        <w:t>。为了适应不同光照环境，预处理模块还集成了直方图均衡化（Histogram Equalization）算法，以增强图像对比度，提升暗光下的检测效果。</w:t>
      </w:r>
      <w:bookmarkStart w:id="85" w:name="_Toc219053973"/>
      <w:bookmarkStart w:id="86" w:name="_Toc219060385"/>
      <w:bookmarkStart w:id="87" w:name="_Toc219071369"/>
    </w:p>
    <w:p w14:paraId="09173EAB" w14:textId="77777777" w:rsidR="00825FF1" w:rsidRPr="00825FF1" w:rsidRDefault="00825FF1" w:rsidP="00825FF1">
      <w:pPr>
        <w:spacing w:line="400" w:lineRule="exact"/>
        <w:ind w:firstLineChars="200" w:firstLine="420"/>
        <w:rPr>
          <w:rFonts w:ascii="宋体" w:hAnsi="宋体" w:cs="Google Sans Text" w:hint="eastAsia"/>
          <w:color w:val="1F1F1F"/>
        </w:rPr>
      </w:pPr>
    </w:p>
    <w:p w14:paraId="588B1896" w14:textId="77777777" w:rsidR="00D63202" w:rsidRPr="000569B4" w:rsidRDefault="00000000" w:rsidP="00E77C8E">
      <w:pPr>
        <w:pStyle w:val="3"/>
        <w:ind w:firstLine="482"/>
      </w:pPr>
      <w:bookmarkStart w:id="88" w:name="_Toc219932826"/>
      <w:r w:rsidRPr="000569B4">
        <w:t xml:space="preserve">2.3.2 </w:t>
      </w:r>
      <w:r w:rsidRPr="000569B4">
        <w:t>并行感知与时空对齐机制</w:t>
      </w:r>
      <w:bookmarkEnd w:id="85"/>
      <w:bookmarkEnd w:id="86"/>
      <w:bookmarkEnd w:id="87"/>
      <w:bookmarkEnd w:id="88"/>
    </w:p>
    <w:p w14:paraId="6B3B09C8" w14:textId="77777777" w:rsidR="00D63202" w:rsidRDefault="00000000" w:rsidP="00C34779">
      <w:pPr>
        <w:spacing w:after="120" w:line="400" w:lineRule="exact"/>
        <w:ind w:firstLineChars="200" w:firstLine="420"/>
        <w:rPr>
          <w:rFonts w:ascii="宋体" w:hAnsi="宋体" w:cs="Google Sans Text"/>
          <w:color w:val="1F1F1F"/>
        </w:rPr>
      </w:pPr>
      <w:r>
        <w:rPr>
          <w:rFonts w:ascii="宋体" w:hAnsi="宋体" w:cs="Google Sans Text"/>
          <w:color w:val="1F1F1F"/>
        </w:rPr>
        <w:t>为了充分利用GPU的并行计算能力，感知层的各个模型采用异步并行执行策略。</w:t>
      </w:r>
    </w:p>
    <w:p w14:paraId="52F32EF2" w14:textId="77777777" w:rsidR="00D63202" w:rsidRDefault="00000000" w:rsidP="00C34779">
      <w:pPr>
        <w:spacing w:line="400" w:lineRule="exact"/>
        <w:ind w:firstLineChars="200" w:firstLine="422"/>
        <w:rPr>
          <w:rFonts w:ascii="宋体" w:hAnsi="宋体"/>
        </w:rPr>
      </w:pPr>
      <w:r>
        <w:rPr>
          <w:rFonts w:ascii="宋体" w:hAnsi="宋体" w:cs="Google Sans Text"/>
          <w:b/>
          <w:bCs/>
          <w:color w:val="1F1F1F"/>
        </w:rPr>
        <w:t>球体检测线程</w:t>
      </w:r>
      <w:r>
        <w:rPr>
          <w:rFonts w:ascii="宋体" w:hAnsi="宋体" w:cs="Google Sans Text"/>
          <w:color w:val="1F1F1F"/>
        </w:rPr>
        <w:t>：维护一个长度为3的滑动窗口（Frame Buffer），实时送入TrackNetV3模型。</w:t>
      </w:r>
    </w:p>
    <w:p w14:paraId="565CEC54" w14:textId="77777777" w:rsidR="00D63202" w:rsidRDefault="00000000" w:rsidP="00C34779">
      <w:pPr>
        <w:spacing w:line="400" w:lineRule="exact"/>
        <w:ind w:firstLine="420"/>
        <w:rPr>
          <w:rFonts w:ascii="宋体" w:hAnsi="宋体"/>
        </w:rPr>
      </w:pPr>
      <w:r>
        <w:rPr>
          <w:rFonts w:ascii="宋体" w:hAnsi="宋体" w:cs="Google Sans Text"/>
          <w:b/>
          <w:bCs/>
          <w:color w:val="1F1F1F"/>
        </w:rPr>
        <w:t>姿态估计线程</w:t>
      </w:r>
      <w:r>
        <w:rPr>
          <w:rFonts w:ascii="宋体" w:hAnsi="宋体" w:cs="Google Sans Text"/>
          <w:color w:val="1F1F1F"/>
        </w:rPr>
        <w:t>：以批处理（Batch Processing）方式，每批次处理4-8帧，提高吞吐量。</w:t>
      </w:r>
    </w:p>
    <w:p w14:paraId="45E33A5E" w14:textId="77777777" w:rsidR="00C2465C" w:rsidRDefault="00000000" w:rsidP="00C34779">
      <w:pPr>
        <w:spacing w:after="120" w:line="400" w:lineRule="exact"/>
        <w:ind w:left="465"/>
        <w:rPr>
          <w:rFonts w:ascii="宋体" w:hAnsi="宋体" w:cs="Google Sans Text"/>
          <w:color w:val="1F1F1F"/>
        </w:rPr>
      </w:pPr>
      <w:r>
        <w:rPr>
          <w:rFonts w:ascii="宋体" w:hAnsi="宋体" w:cs="Google Sans Text"/>
          <w:b/>
          <w:bCs/>
          <w:color w:val="1F1F1F"/>
        </w:rPr>
        <w:t>对齐策略</w:t>
      </w:r>
      <w:r>
        <w:rPr>
          <w:rFonts w:ascii="宋体" w:hAnsi="宋体" w:cs="Google Sans Text"/>
          <w:color w:val="1F1F1F"/>
        </w:rPr>
        <w:t>：由于不同模型的推理耗时不同（球体</w:t>
      </w:r>
      <w:proofErr w:type="gramStart"/>
      <w:r>
        <w:rPr>
          <w:rFonts w:ascii="宋体" w:hAnsi="宋体" w:cs="Google Sans Text"/>
          <w:color w:val="1F1F1F"/>
        </w:rPr>
        <w:t>检测约</w:t>
      </w:r>
      <w:proofErr w:type="gramEnd"/>
      <w:r>
        <w:rPr>
          <w:rFonts w:ascii="宋体" w:hAnsi="宋体" w:cs="Google Sans Text"/>
          <w:color w:val="1F1F1F"/>
        </w:rPr>
        <w:t>10ms/帧，姿态估计约20ms/帧），系统</w:t>
      </w:r>
    </w:p>
    <w:p w14:paraId="5945E8E0" w14:textId="74E15AF2" w:rsidR="00C2465C" w:rsidRDefault="00000000" w:rsidP="00825FF1">
      <w:pPr>
        <w:spacing w:after="120" w:line="400" w:lineRule="exact"/>
        <w:ind w:firstLine="200"/>
        <w:rPr>
          <w:rFonts w:ascii="宋体" w:hAnsi="宋体" w:cs="Google Sans Text"/>
          <w:color w:val="1F1F1F"/>
        </w:rPr>
      </w:pPr>
      <w:r>
        <w:rPr>
          <w:rFonts w:ascii="宋体" w:hAnsi="宋体" w:cs="Google Sans Text"/>
          <w:color w:val="1F1F1F"/>
        </w:rPr>
        <w:t>维护一个基于全局时间戳（Timestamp）的同步队列。只有当同一时间戳下的球体数据、姿态数据均准备就绪时，才将其打包送入下一级融合层。</w:t>
      </w:r>
    </w:p>
    <w:p w14:paraId="38058545" w14:textId="77777777" w:rsidR="00825FF1" w:rsidRPr="00825FF1" w:rsidRDefault="00825FF1" w:rsidP="00825FF1">
      <w:pPr>
        <w:spacing w:after="120" w:line="400" w:lineRule="exact"/>
        <w:ind w:firstLine="200"/>
        <w:rPr>
          <w:rFonts w:ascii="宋体" w:hAnsi="宋体" w:cs="Google Sans Text" w:hint="eastAsia"/>
          <w:color w:val="1F1F1F"/>
        </w:rPr>
      </w:pPr>
    </w:p>
    <w:p w14:paraId="6A03C74B" w14:textId="77777777" w:rsidR="00D63202" w:rsidRPr="000569B4" w:rsidRDefault="00000000" w:rsidP="00E77C8E">
      <w:pPr>
        <w:pStyle w:val="3"/>
        <w:ind w:firstLine="482"/>
      </w:pPr>
      <w:bookmarkStart w:id="89" w:name="_Toc219060386"/>
      <w:bookmarkStart w:id="90" w:name="_Toc219053974"/>
      <w:bookmarkStart w:id="91" w:name="_Toc219071370"/>
      <w:bookmarkStart w:id="92" w:name="_Toc219932827"/>
      <w:r w:rsidRPr="000569B4">
        <w:t xml:space="preserve">2.3.3 </w:t>
      </w:r>
      <w:r w:rsidRPr="000569B4">
        <w:t>数据存储与索引策略</w:t>
      </w:r>
      <w:bookmarkEnd w:id="89"/>
      <w:bookmarkEnd w:id="90"/>
      <w:bookmarkEnd w:id="91"/>
      <w:bookmarkEnd w:id="92"/>
    </w:p>
    <w:p w14:paraId="2E0173FF" w14:textId="77777777" w:rsidR="00D63202" w:rsidRDefault="00000000" w:rsidP="00C34779">
      <w:pPr>
        <w:spacing w:line="400" w:lineRule="exact"/>
        <w:ind w:firstLineChars="200" w:firstLine="420"/>
        <w:rPr>
          <w:rFonts w:ascii="宋体" w:hAnsi="宋体" w:cs="Google Sans Text"/>
        </w:rPr>
      </w:pPr>
      <w:r>
        <w:rPr>
          <w:rFonts w:ascii="宋体" w:hAnsi="宋体" w:cs="Google Sans Text"/>
        </w:rPr>
        <w:t xml:space="preserve">考虑到一场比赛的数据量巨大（数百万帧），系统设计了基于内存数据库（如SQLite或Pandas </w:t>
      </w:r>
      <w:proofErr w:type="spellStart"/>
      <w:r>
        <w:rPr>
          <w:rFonts w:ascii="宋体" w:hAnsi="宋体" w:cs="Google Sans Text"/>
        </w:rPr>
        <w:t>DataFrame</w:t>
      </w:r>
      <w:proofErr w:type="spellEnd"/>
      <w:r>
        <w:rPr>
          <w:rFonts w:ascii="宋体" w:hAnsi="宋体" w:cs="Google Sans Text"/>
        </w:rPr>
        <w:t>）的存储方案。</w:t>
      </w:r>
    </w:p>
    <w:p w14:paraId="08CBB8C2" w14:textId="77777777" w:rsidR="00D63202" w:rsidRDefault="00000000" w:rsidP="00C34779">
      <w:pPr>
        <w:spacing w:line="400" w:lineRule="exact"/>
        <w:ind w:firstLine="200"/>
        <w:rPr>
          <w:rFonts w:ascii="宋体" w:hAnsi="宋体" w:cs="Google Sans Text"/>
        </w:rPr>
      </w:pPr>
      <w:r>
        <w:rPr>
          <w:rFonts w:ascii="宋体" w:hAnsi="宋体" w:cs="Google Sans Text"/>
        </w:rPr>
        <w:t>主要数据表设计如下：</w:t>
      </w:r>
    </w:p>
    <w:p w14:paraId="0A7BAA05" w14:textId="73923989" w:rsidR="00D63202" w:rsidRDefault="00C34779" w:rsidP="00C34779">
      <w:pPr>
        <w:spacing w:line="400" w:lineRule="exact"/>
        <w:ind w:firstLine="200"/>
        <w:rPr>
          <w:rFonts w:ascii="宋体" w:hAnsi="宋体"/>
        </w:rPr>
      </w:pPr>
      <w:r>
        <w:rPr>
          <w:rFonts w:ascii="宋体" w:hAnsi="宋体" w:cs="Google Sans Text" w:hint="eastAsia"/>
          <w:color w:val="1F1F1F"/>
        </w:rPr>
        <w:t>·</w:t>
      </w:r>
      <w:proofErr w:type="spellStart"/>
      <w:r>
        <w:rPr>
          <w:rFonts w:ascii="宋体" w:hAnsi="宋体" w:cs="Google Sans Text"/>
          <w:color w:val="1F1F1F"/>
        </w:rPr>
        <w:t>FrameData</w:t>
      </w:r>
      <w:proofErr w:type="spellEnd"/>
      <w:r>
        <w:rPr>
          <w:rFonts w:ascii="宋体" w:hAnsi="宋体" w:cs="Google Sans Text"/>
          <w:color w:val="1F1F1F"/>
        </w:rPr>
        <w:t>: 存储每一帧的ID、时间戳、球体坐标、球员A/B的骨骼数据。</w:t>
      </w:r>
    </w:p>
    <w:p w14:paraId="4BD54DD9" w14:textId="713AA07D" w:rsidR="00C2465C" w:rsidRDefault="00C34779" w:rsidP="00825FF1">
      <w:pPr>
        <w:spacing w:after="120" w:line="400" w:lineRule="exact"/>
        <w:ind w:firstLine="200"/>
        <w:rPr>
          <w:rFonts w:ascii="宋体" w:hAnsi="宋体" w:hint="eastAsia"/>
        </w:rPr>
      </w:pPr>
      <w:r>
        <w:rPr>
          <w:rFonts w:ascii="宋体" w:hAnsi="宋体" w:cs="Google Sans Text" w:hint="eastAsia"/>
          <w:color w:val="1F1F1F"/>
        </w:rPr>
        <w:t>·</w:t>
      </w:r>
      <w:proofErr w:type="spellStart"/>
      <w:r>
        <w:rPr>
          <w:rFonts w:ascii="宋体" w:hAnsi="宋体" w:cs="Google Sans Text"/>
          <w:color w:val="1F1F1F"/>
        </w:rPr>
        <w:t>EventData</w:t>
      </w:r>
      <w:proofErr w:type="spellEnd"/>
      <w:r>
        <w:rPr>
          <w:rFonts w:ascii="宋体" w:hAnsi="宋体" w:cs="Google Sans Text"/>
          <w:color w:val="1F1F1F"/>
        </w:rPr>
        <w:t>: 存储击球事件列表，包含</w:t>
      </w:r>
      <w:proofErr w:type="spellStart"/>
      <w:r>
        <w:rPr>
          <w:rFonts w:ascii="宋体" w:hAnsi="宋体" w:cs="Google Sans Text"/>
          <w:color w:val="1F1F1F"/>
        </w:rPr>
        <w:t>EventID</w:t>
      </w:r>
      <w:proofErr w:type="spellEnd"/>
      <w:r>
        <w:rPr>
          <w:rFonts w:ascii="宋体" w:hAnsi="宋体" w:cs="Google Sans Text"/>
          <w:color w:val="1F1F1F"/>
        </w:rPr>
        <w:t>、</w:t>
      </w:r>
      <w:proofErr w:type="spellStart"/>
      <w:r>
        <w:rPr>
          <w:rFonts w:ascii="宋体" w:hAnsi="宋体" w:cs="Google Sans Text"/>
          <w:color w:val="1F1F1F"/>
        </w:rPr>
        <w:t>FrameID</w:t>
      </w:r>
      <w:proofErr w:type="spellEnd"/>
      <w:r>
        <w:rPr>
          <w:rFonts w:ascii="宋体" w:hAnsi="宋体" w:cs="Google Sans Text"/>
          <w:color w:val="1F1F1F"/>
        </w:rPr>
        <w:t>、</w:t>
      </w:r>
      <w:proofErr w:type="spellStart"/>
      <w:r>
        <w:rPr>
          <w:rFonts w:ascii="宋体" w:hAnsi="宋体" w:cs="Google Sans Text"/>
          <w:color w:val="1F1F1F"/>
        </w:rPr>
        <w:t>PlayerID</w:t>
      </w:r>
      <w:proofErr w:type="spellEnd"/>
      <w:r>
        <w:rPr>
          <w:rFonts w:ascii="宋体" w:hAnsi="宋体" w:cs="Google Sans Text"/>
          <w:color w:val="1F1F1F"/>
        </w:rPr>
        <w:t>、</w:t>
      </w:r>
      <w:proofErr w:type="spellStart"/>
      <w:r>
        <w:rPr>
          <w:rFonts w:ascii="宋体" w:hAnsi="宋体" w:cs="Google Sans Text"/>
          <w:color w:val="1F1F1F"/>
        </w:rPr>
        <w:t>StrokeType</w:t>
      </w:r>
      <w:proofErr w:type="spellEnd"/>
      <w:r>
        <w:rPr>
          <w:rFonts w:ascii="宋体" w:hAnsi="宋体" w:cs="Google Sans Text"/>
          <w:color w:val="1F1F1F"/>
        </w:rPr>
        <w:t>、Speed等字段。</w:t>
      </w:r>
      <w:r>
        <w:rPr>
          <w:rFonts w:ascii="宋体" w:hAnsi="宋体" w:cs="Arial"/>
          <w:color w:val="000000"/>
          <w:sz w:val="22"/>
          <w:szCs w:val="22"/>
        </w:rPr>
        <w:br/>
      </w:r>
      <w:r>
        <w:rPr>
          <w:rFonts w:ascii="宋体" w:hAnsi="宋体" w:cs="Google Sans Text"/>
          <w:color w:val="1F1F1F"/>
        </w:rPr>
        <w:t>这种设计支持快速的SQL查询，便于前端实现如“筛选所有杀球事件”的高级功能。</w:t>
      </w:r>
    </w:p>
    <w:p w14:paraId="51186203" w14:textId="77777777" w:rsidR="00D63202" w:rsidRPr="00C2465C" w:rsidRDefault="00000000" w:rsidP="00825FF1">
      <w:pPr>
        <w:pStyle w:val="2"/>
        <w:spacing w:before="240" w:after="120"/>
      </w:pPr>
      <w:bookmarkStart w:id="93" w:name="_Toc219060387"/>
      <w:bookmarkStart w:id="94" w:name="_Toc219071371"/>
      <w:bookmarkStart w:id="95" w:name="_Toc219053975"/>
      <w:bookmarkStart w:id="96" w:name="_Toc219932828"/>
      <w:r w:rsidRPr="00C2465C">
        <w:t xml:space="preserve">2.4 </w:t>
      </w:r>
      <w:r w:rsidRPr="00C2465C">
        <w:t>开发环境与技术选型</w:t>
      </w:r>
      <w:bookmarkEnd w:id="93"/>
      <w:bookmarkEnd w:id="94"/>
      <w:bookmarkEnd w:id="95"/>
      <w:bookmarkEnd w:id="96"/>
    </w:p>
    <w:p w14:paraId="2F74E150" w14:textId="77777777" w:rsidR="00D63202" w:rsidRDefault="00000000" w:rsidP="00C34779">
      <w:pPr>
        <w:spacing w:line="400" w:lineRule="exact"/>
        <w:ind w:firstLineChars="200" w:firstLine="422"/>
        <w:rPr>
          <w:rFonts w:ascii="宋体" w:hAnsi="宋体"/>
        </w:rPr>
      </w:pPr>
      <w:r>
        <w:rPr>
          <w:rFonts w:ascii="宋体" w:hAnsi="宋体" w:cs="Google Sans Text"/>
          <w:b/>
          <w:bCs/>
          <w:color w:val="1F1F1F"/>
        </w:rPr>
        <w:t>编程语言</w:t>
      </w:r>
      <w:r>
        <w:rPr>
          <w:rFonts w:ascii="宋体" w:hAnsi="宋体" w:cs="Google Sans Text"/>
          <w:color w:val="1F1F1F"/>
        </w:rPr>
        <w:t>：Python 3.9+，因其丰富的AI生态库。</w:t>
      </w:r>
    </w:p>
    <w:p w14:paraId="31F473D5" w14:textId="77777777" w:rsidR="00D63202" w:rsidRDefault="00000000" w:rsidP="00C34779">
      <w:pPr>
        <w:spacing w:line="400" w:lineRule="exact"/>
        <w:ind w:firstLineChars="200" w:firstLine="422"/>
        <w:rPr>
          <w:rFonts w:ascii="宋体" w:hAnsi="宋体"/>
        </w:rPr>
      </w:pPr>
      <w:r>
        <w:rPr>
          <w:rFonts w:ascii="宋体" w:hAnsi="宋体" w:cs="Google Sans Text"/>
          <w:b/>
          <w:bCs/>
          <w:color w:val="1F1F1F"/>
        </w:rPr>
        <w:t>深度学习框架</w:t>
      </w:r>
      <w:r>
        <w:rPr>
          <w:rFonts w:ascii="宋体" w:hAnsi="宋体" w:cs="Google Sans Text"/>
          <w:color w:val="1F1F1F"/>
        </w:rPr>
        <w:t>：</w:t>
      </w:r>
      <w:proofErr w:type="spellStart"/>
      <w:r>
        <w:rPr>
          <w:rFonts w:ascii="宋体" w:hAnsi="宋体" w:cs="Google Sans Text"/>
          <w:color w:val="1F1F1F"/>
        </w:rPr>
        <w:t>PyTorch</w:t>
      </w:r>
      <w:proofErr w:type="spellEnd"/>
      <w:r>
        <w:rPr>
          <w:rFonts w:ascii="宋体" w:hAnsi="宋体" w:cs="Google Sans Text"/>
          <w:color w:val="1F1F1F"/>
        </w:rPr>
        <w:t xml:space="preserve"> 1.12+，支持动态图调试与高效的模型部署（</w:t>
      </w:r>
      <w:proofErr w:type="spellStart"/>
      <w:r>
        <w:rPr>
          <w:rFonts w:ascii="宋体" w:hAnsi="宋体" w:cs="Google Sans Text"/>
          <w:color w:val="1F1F1F"/>
        </w:rPr>
        <w:t>TorchScript</w:t>
      </w:r>
      <w:proofErr w:type="spellEnd"/>
      <w:r>
        <w:rPr>
          <w:rFonts w:ascii="宋体" w:hAnsi="宋体" w:cs="Google Sans Text"/>
          <w:color w:val="1F1F1F"/>
        </w:rPr>
        <w:t>/</w:t>
      </w:r>
      <w:proofErr w:type="spellStart"/>
      <w:r>
        <w:rPr>
          <w:rFonts w:ascii="宋体" w:hAnsi="宋体" w:cs="Google Sans Text"/>
          <w:color w:val="1F1F1F"/>
        </w:rPr>
        <w:t>TensorRT</w:t>
      </w:r>
      <w:proofErr w:type="spellEnd"/>
      <w:r>
        <w:rPr>
          <w:rFonts w:ascii="宋体" w:hAnsi="宋体" w:cs="Google Sans Text"/>
          <w:color w:val="1F1F1F"/>
        </w:rPr>
        <w:t>）。</w:t>
      </w:r>
    </w:p>
    <w:p w14:paraId="0A0C8DF2" w14:textId="77777777" w:rsidR="00D63202" w:rsidRDefault="00000000" w:rsidP="00C34779">
      <w:pPr>
        <w:spacing w:line="400" w:lineRule="exact"/>
        <w:ind w:firstLineChars="200" w:firstLine="422"/>
        <w:rPr>
          <w:rFonts w:ascii="宋体" w:hAnsi="宋体"/>
        </w:rPr>
      </w:pPr>
      <w:r>
        <w:rPr>
          <w:rFonts w:ascii="宋体" w:hAnsi="宋体" w:cs="Google Sans Text"/>
          <w:b/>
          <w:bCs/>
          <w:color w:val="1F1F1F"/>
        </w:rPr>
        <w:t>计算机视觉库</w:t>
      </w:r>
      <w:r>
        <w:rPr>
          <w:rFonts w:ascii="宋体" w:hAnsi="宋体" w:cs="Google Sans Text"/>
          <w:color w:val="1F1F1F"/>
        </w:rPr>
        <w:t>：OpenCV 4.5+（图像处理），</w:t>
      </w:r>
      <w:proofErr w:type="spellStart"/>
      <w:r>
        <w:rPr>
          <w:rFonts w:ascii="宋体" w:hAnsi="宋体" w:cs="Google Sans Text"/>
          <w:color w:val="1F1F1F"/>
        </w:rPr>
        <w:t>MMPose</w:t>
      </w:r>
      <w:proofErr w:type="spellEnd"/>
      <w:r>
        <w:rPr>
          <w:rFonts w:ascii="宋体" w:hAnsi="宋体" w:cs="Google Sans Text"/>
          <w:color w:val="1F1F1F"/>
        </w:rPr>
        <w:t xml:space="preserve"> 1.0+（姿态估计），</w:t>
      </w:r>
      <w:proofErr w:type="spellStart"/>
      <w:r>
        <w:rPr>
          <w:rFonts w:ascii="宋体" w:hAnsi="宋体" w:cs="Google Sans Text"/>
          <w:color w:val="1F1F1F"/>
        </w:rPr>
        <w:t>Albumentations</w:t>
      </w:r>
      <w:proofErr w:type="spellEnd"/>
      <w:r>
        <w:rPr>
          <w:rFonts w:ascii="宋体" w:hAnsi="宋体" w:cs="Google Sans Text"/>
          <w:color w:val="1F1F1F"/>
        </w:rPr>
        <w:t>（数据增强）。</w:t>
      </w:r>
    </w:p>
    <w:p w14:paraId="1EAE2F0B" w14:textId="77777777" w:rsidR="00D63202" w:rsidRDefault="00000000" w:rsidP="00C34779">
      <w:pPr>
        <w:spacing w:line="400" w:lineRule="exact"/>
        <w:ind w:firstLineChars="200" w:firstLine="422"/>
        <w:rPr>
          <w:rFonts w:ascii="宋体" w:hAnsi="宋体"/>
        </w:rPr>
      </w:pPr>
      <w:r>
        <w:rPr>
          <w:rFonts w:ascii="宋体" w:hAnsi="宋体" w:cs="Google Sans Text"/>
          <w:b/>
          <w:bCs/>
          <w:color w:val="1F1F1F"/>
        </w:rPr>
        <w:t>GUI框架</w:t>
      </w:r>
      <w:r>
        <w:rPr>
          <w:rFonts w:ascii="宋体" w:hAnsi="宋体" w:cs="Google Sans Text"/>
          <w:color w:val="1F1F1F"/>
        </w:rPr>
        <w:t>：PySide6（Qt for Python），支持跨平台的高性能界面开发。</w:t>
      </w:r>
    </w:p>
    <w:p w14:paraId="1B4F8055" w14:textId="77777777" w:rsidR="00D63202" w:rsidRDefault="00000000" w:rsidP="00C34779">
      <w:pPr>
        <w:spacing w:after="120" w:line="400" w:lineRule="exact"/>
        <w:ind w:firstLineChars="200" w:firstLine="422"/>
        <w:rPr>
          <w:rFonts w:ascii="宋体" w:hAnsi="宋体" w:cs="Google Sans Text"/>
          <w:color w:val="1F1F1F"/>
        </w:rPr>
      </w:pPr>
      <w:r>
        <w:rPr>
          <w:rFonts w:ascii="宋体" w:hAnsi="宋体" w:cs="Google Sans Text"/>
          <w:b/>
          <w:bCs/>
          <w:color w:val="1F1F1F"/>
        </w:rPr>
        <w:t>数学计算</w:t>
      </w:r>
      <w:r>
        <w:rPr>
          <w:rFonts w:ascii="宋体" w:hAnsi="宋体" w:cs="Google Sans Text"/>
          <w:color w:val="1F1F1F"/>
        </w:rPr>
        <w:t>：NumPy, SciPy（信号处理），Pandas（数据分析）。</w:t>
      </w:r>
    </w:p>
    <w:p w14:paraId="53FAED5B" w14:textId="77777777" w:rsidR="00D63202" w:rsidRDefault="00D63202">
      <w:pPr>
        <w:spacing w:after="120" w:line="275" w:lineRule="auto"/>
        <w:jc w:val="left"/>
        <w:rPr>
          <w:rFonts w:ascii="宋体" w:hAnsi="宋体" w:cs="Google Sans Text"/>
          <w:color w:val="1F1F1F"/>
        </w:rPr>
      </w:pPr>
    </w:p>
    <w:p w14:paraId="5C70A9E7" w14:textId="77777777" w:rsidR="00D63202" w:rsidRDefault="00D63202">
      <w:pPr>
        <w:spacing w:after="120" w:line="275" w:lineRule="auto"/>
        <w:jc w:val="left"/>
        <w:rPr>
          <w:rFonts w:ascii="宋体" w:hAnsi="宋体" w:cs="Google Sans Text"/>
          <w:color w:val="1F1F1F"/>
        </w:rPr>
      </w:pPr>
    </w:p>
    <w:p w14:paraId="6932E7B2" w14:textId="77777777" w:rsidR="00D63202" w:rsidRDefault="00D63202">
      <w:pPr>
        <w:spacing w:after="120" w:line="275" w:lineRule="auto"/>
        <w:jc w:val="left"/>
        <w:rPr>
          <w:rFonts w:ascii="宋体" w:hAnsi="宋体" w:cs="Google Sans Text"/>
          <w:color w:val="1F1F1F"/>
        </w:rPr>
      </w:pPr>
    </w:p>
    <w:p w14:paraId="60EF7D44" w14:textId="77777777" w:rsidR="00D63202" w:rsidRDefault="00D63202">
      <w:pPr>
        <w:spacing w:after="120" w:line="275" w:lineRule="auto"/>
        <w:jc w:val="left"/>
        <w:rPr>
          <w:rFonts w:ascii="宋体" w:hAnsi="宋体" w:cs="Google Sans Text"/>
          <w:color w:val="1F1F1F"/>
        </w:rPr>
      </w:pPr>
    </w:p>
    <w:p w14:paraId="5EA57F3B" w14:textId="77777777" w:rsidR="00D63202" w:rsidRDefault="00D63202">
      <w:pPr>
        <w:spacing w:after="120" w:line="275" w:lineRule="auto"/>
        <w:jc w:val="left"/>
        <w:rPr>
          <w:rFonts w:ascii="宋体" w:hAnsi="宋体" w:cs="Google Sans Text"/>
          <w:color w:val="1F1F1F"/>
        </w:rPr>
      </w:pPr>
    </w:p>
    <w:p w14:paraId="0E0ED8FF" w14:textId="77777777" w:rsidR="00D63202" w:rsidRDefault="00D63202">
      <w:pPr>
        <w:spacing w:after="120" w:line="275" w:lineRule="auto"/>
        <w:jc w:val="left"/>
        <w:rPr>
          <w:rFonts w:ascii="宋体" w:hAnsi="宋体" w:cs="Google Sans Text"/>
          <w:color w:val="1F1F1F"/>
        </w:rPr>
      </w:pPr>
    </w:p>
    <w:p w14:paraId="6AA76AF4" w14:textId="77777777" w:rsidR="00D63202" w:rsidRDefault="00D63202">
      <w:pPr>
        <w:spacing w:after="120" w:line="275" w:lineRule="auto"/>
        <w:jc w:val="left"/>
        <w:rPr>
          <w:rFonts w:ascii="宋体" w:hAnsi="宋体" w:cs="Google Sans Text"/>
          <w:color w:val="1F1F1F"/>
        </w:rPr>
      </w:pPr>
    </w:p>
    <w:p w14:paraId="33BEF4F3" w14:textId="77777777" w:rsidR="00D63202" w:rsidRDefault="00D63202">
      <w:pPr>
        <w:spacing w:after="120" w:line="275" w:lineRule="auto"/>
        <w:jc w:val="left"/>
        <w:rPr>
          <w:rFonts w:ascii="宋体" w:hAnsi="宋体" w:cs="Google Sans Text"/>
          <w:color w:val="1F1F1F"/>
        </w:rPr>
      </w:pPr>
    </w:p>
    <w:p w14:paraId="3FC7CDBE" w14:textId="77777777" w:rsidR="00D63202" w:rsidRDefault="00D63202">
      <w:pPr>
        <w:spacing w:after="120" w:line="275" w:lineRule="auto"/>
        <w:jc w:val="left"/>
        <w:rPr>
          <w:rFonts w:ascii="宋体" w:hAnsi="宋体" w:cs="Google Sans Text"/>
          <w:color w:val="1F1F1F"/>
        </w:rPr>
      </w:pPr>
    </w:p>
    <w:p w14:paraId="6F2CC617" w14:textId="77777777" w:rsidR="00D63202" w:rsidRDefault="00D63202">
      <w:pPr>
        <w:spacing w:after="120" w:line="275" w:lineRule="auto"/>
        <w:jc w:val="left"/>
        <w:rPr>
          <w:rFonts w:ascii="宋体" w:hAnsi="宋体" w:cs="Google Sans Text"/>
          <w:color w:val="1F1F1F"/>
        </w:rPr>
      </w:pPr>
    </w:p>
    <w:p w14:paraId="23B858EB" w14:textId="77777777" w:rsidR="00D63202" w:rsidRDefault="00D63202">
      <w:pPr>
        <w:spacing w:after="120" w:line="275" w:lineRule="auto"/>
        <w:jc w:val="left"/>
        <w:rPr>
          <w:rFonts w:ascii="宋体" w:hAnsi="宋体" w:cs="Google Sans Text"/>
          <w:color w:val="1F1F1F"/>
        </w:rPr>
      </w:pPr>
    </w:p>
    <w:p w14:paraId="7237ECE2" w14:textId="77777777" w:rsidR="00E561B1" w:rsidRDefault="00E561B1">
      <w:pPr>
        <w:spacing w:after="120" w:line="275" w:lineRule="auto"/>
        <w:jc w:val="left"/>
        <w:rPr>
          <w:rFonts w:ascii="宋体" w:hAnsi="宋体" w:cs="Google Sans Text"/>
          <w:color w:val="1F1F1F"/>
        </w:rPr>
      </w:pPr>
    </w:p>
    <w:p w14:paraId="66879F2C" w14:textId="77777777" w:rsidR="00E561B1" w:rsidRDefault="00E561B1">
      <w:pPr>
        <w:spacing w:after="120" w:line="275" w:lineRule="auto"/>
        <w:jc w:val="left"/>
        <w:rPr>
          <w:rFonts w:ascii="宋体" w:hAnsi="宋体" w:cs="Google Sans Text"/>
          <w:color w:val="1F1F1F"/>
        </w:rPr>
      </w:pPr>
    </w:p>
    <w:p w14:paraId="7BF24B99" w14:textId="77777777" w:rsidR="00E561B1" w:rsidRDefault="00E561B1">
      <w:pPr>
        <w:spacing w:after="120" w:line="275" w:lineRule="auto"/>
        <w:jc w:val="left"/>
        <w:rPr>
          <w:rFonts w:ascii="宋体" w:hAnsi="宋体" w:cs="Google Sans Text"/>
          <w:color w:val="1F1F1F"/>
        </w:rPr>
      </w:pPr>
    </w:p>
    <w:p w14:paraId="194B2D03" w14:textId="77777777" w:rsidR="00E561B1" w:rsidRDefault="00E561B1">
      <w:pPr>
        <w:spacing w:after="120" w:line="275" w:lineRule="auto"/>
        <w:jc w:val="left"/>
        <w:rPr>
          <w:rFonts w:ascii="宋体" w:hAnsi="宋体" w:cs="Google Sans Text"/>
          <w:color w:val="1F1F1F"/>
        </w:rPr>
      </w:pPr>
    </w:p>
    <w:p w14:paraId="740A8C73" w14:textId="77777777" w:rsidR="00E561B1" w:rsidRDefault="00E561B1">
      <w:pPr>
        <w:spacing w:after="120" w:line="275" w:lineRule="auto"/>
        <w:jc w:val="left"/>
        <w:rPr>
          <w:rFonts w:ascii="宋体" w:hAnsi="宋体" w:cs="Google Sans Text"/>
          <w:color w:val="1F1F1F"/>
        </w:rPr>
      </w:pPr>
    </w:p>
    <w:p w14:paraId="53BB191A" w14:textId="77777777" w:rsidR="00E561B1" w:rsidRDefault="00E561B1">
      <w:pPr>
        <w:spacing w:after="120" w:line="275" w:lineRule="auto"/>
        <w:jc w:val="left"/>
        <w:rPr>
          <w:rFonts w:ascii="宋体" w:hAnsi="宋体" w:cs="Google Sans Text"/>
          <w:color w:val="1F1F1F"/>
        </w:rPr>
      </w:pPr>
    </w:p>
    <w:p w14:paraId="4BBEE811" w14:textId="77777777" w:rsidR="00E561B1" w:rsidRDefault="00E561B1">
      <w:pPr>
        <w:spacing w:after="120" w:line="275" w:lineRule="auto"/>
        <w:jc w:val="left"/>
        <w:rPr>
          <w:rFonts w:ascii="宋体" w:hAnsi="宋体" w:cs="Google Sans Text"/>
          <w:color w:val="1F1F1F"/>
        </w:rPr>
      </w:pPr>
    </w:p>
    <w:p w14:paraId="75D9A40C" w14:textId="77777777" w:rsidR="00E561B1" w:rsidRDefault="00E561B1">
      <w:pPr>
        <w:spacing w:after="120" w:line="275" w:lineRule="auto"/>
        <w:jc w:val="left"/>
        <w:rPr>
          <w:rFonts w:ascii="宋体" w:hAnsi="宋体" w:cs="Google Sans Text"/>
          <w:color w:val="1F1F1F"/>
        </w:rPr>
      </w:pPr>
    </w:p>
    <w:p w14:paraId="39775253" w14:textId="77777777" w:rsidR="00E561B1" w:rsidRDefault="00E561B1">
      <w:pPr>
        <w:spacing w:after="120" w:line="275" w:lineRule="auto"/>
        <w:jc w:val="left"/>
        <w:rPr>
          <w:rFonts w:ascii="宋体" w:hAnsi="宋体" w:cs="Google Sans Text"/>
          <w:color w:val="1F1F1F"/>
        </w:rPr>
      </w:pPr>
    </w:p>
    <w:p w14:paraId="319E1EA2" w14:textId="77777777" w:rsidR="00E561B1" w:rsidRDefault="00E561B1">
      <w:pPr>
        <w:spacing w:after="120" w:line="275" w:lineRule="auto"/>
        <w:jc w:val="left"/>
        <w:rPr>
          <w:rFonts w:ascii="宋体" w:hAnsi="宋体" w:cs="Google Sans Text"/>
          <w:color w:val="1F1F1F"/>
        </w:rPr>
      </w:pPr>
    </w:p>
    <w:p w14:paraId="1A09F695" w14:textId="77777777" w:rsidR="00E561B1" w:rsidRDefault="00E561B1">
      <w:pPr>
        <w:spacing w:after="120" w:line="275" w:lineRule="auto"/>
        <w:jc w:val="left"/>
        <w:rPr>
          <w:rFonts w:ascii="宋体" w:hAnsi="宋体" w:cs="Google Sans Text"/>
          <w:color w:val="1F1F1F"/>
        </w:rPr>
      </w:pPr>
    </w:p>
    <w:p w14:paraId="0B4581C8" w14:textId="77777777" w:rsidR="00E561B1" w:rsidRDefault="00E561B1">
      <w:pPr>
        <w:spacing w:after="120" w:line="275" w:lineRule="auto"/>
        <w:jc w:val="left"/>
        <w:rPr>
          <w:rFonts w:ascii="宋体" w:hAnsi="宋体" w:cs="Google Sans Text"/>
          <w:color w:val="1F1F1F"/>
        </w:rPr>
      </w:pPr>
    </w:p>
    <w:p w14:paraId="04908C5C" w14:textId="77777777" w:rsidR="00E561B1" w:rsidRDefault="00E561B1">
      <w:pPr>
        <w:spacing w:after="120" w:line="275" w:lineRule="auto"/>
        <w:jc w:val="left"/>
        <w:rPr>
          <w:rFonts w:ascii="宋体" w:hAnsi="宋体" w:cs="Google Sans Text"/>
          <w:color w:val="1F1F1F"/>
        </w:rPr>
      </w:pPr>
    </w:p>
    <w:p w14:paraId="38654977" w14:textId="77777777" w:rsidR="00E561B1" w:rsidRDefault="00E561B1">
      <w:pPr>
        <w:spacing w:after="120" w:line="275" w:lineRule="auto"/>
        <w:jc w:val="left"/>
        <w:rPr>
          <w:rFonts w:ascii="宋体" w:hAnsi="宋体" w:cs="Google Sans Text"/>
          <w:color w:val="1F1F1F"/>
        </w:rPr>
      </w:pPr>
    </w:p>
    <w:p w14:paraId="20C01BDF" w14:textId="77777777" w:rsidR="00D63202" w:rsidRDefault="00D63202">
      <w:pPr>
        <w:spacing w:after="120" w:line="275" w:lineRule="auto"/>
        <w:jc w:val="left"/>
        <w:rPr>
          <w:rFonts w:ascii="宋体" w:hAnsi="宋体" w:cs="Google Sans Text"/>
          <w:color w:val="1F1F1F"/>
        </w:rPr>
      </w:pPr>
    </w:p>
    <w:p w14:paraId="04F9F1FD" w14:textId="77777777" w:rsidR="00D63202" w:rsidRDefault="00D63202">
      <w:pPr>
        <w:spacing w:after="120" w:line="275" w:lineRule="auto"/>
        <w:jc w:val="left"/>
        <w:rPr>
          <w:rFonts w:ascii="宋体" w:hAnsi="宋体"/>
        </w:rPr>
      </w:pPr>
    </w:p>
    <w:p w14:paraId="03C51E54" w14:textId="77777777" w:rsidR="000569B4" w:rsidRDefault="000569B4">
      <w:pPr>
        <w:spacing w:after="120" w:line="275" w:lineRule="auto"/>
        <w:jc w:val="left"/>
        <w:rPr>
          <w:rFonts w:ascii="宋体" w:hAnsi="宋体"/>
        </w:rPr>
      </w:pPr>
    </w:p>
    <w:p w14:paraId="5C6D2042" w14:textId="77777777" w:rsidR="00C34779" w:rsidRDefault="00C34779">
      <w:pPr>
        <w:spacing w:after="120" w:line="275" w:lineRule="auto"/>
        <w:jc w:val="left"/>
        <w:rPr>
          <w:rFonts w:ascii="宋体" w:hAnsi="宋体"/>
        </w:rPr>
      </w:pPr>
    </w:p>
    <w:p w14:paraId="567FD8F0" w14:textId="77777777" w:rsidR="00C34779" w:rsidRDefault="00C34779">
      <w:pPr>
        <w:spacing w:after="120" w:line="275" w:lineRule="auto"/>
        <w:jc w:val="left"/>
        <w:rPr>
          <w:rFonts w:ascii="宋体" w:hAnsi="宋体"/>
        </w:rPr>
      </w:pPr>
    </w:p>
    <w:p w14:paraId="3C291E75" w14:textId="77777777" w:rsidR="000569B4" w:rsidRDefault="000569B4" w:rsidP="00C2465C">
      <w:pPr>
        <w:ind w:firstLineChars="100" w:firstLine="300"/>
        <w:rPr>
          <w:rFonts w:ascii="黑体" w:eastAsia="黑体" w:hAnsi="黑体"/>
          <w:sz w:val="30"/>
          <w:szCs w:val="30"/>
        </w:rPr>
      </w:pPr>
      <w:bookmarkStart w:id="97" w:name="_Toc219053976"/>
      <w:bookmarkStart w:id="98" w:name="_Toc219071372"/>
      <w:bookmarkStart w:id="99" w:name="_Toc219060388"/>
    </w:p>
    <w:p w14:paraId="71A7AEAE" w14:textId="77777777" w:rsidR="00825FF1" w:rsidRDefault="00825FF1" w:rsidP="00C34779">
      <w:pPr>
        <w:spacing w:line="360" w:lineRule="auto"/>
        <w:jc w:val="center"/>
        <w:rPr>
          <w:rFonts w:ascii="黑体" w:eastAsia="黑体" w:hAnsi="黑体"/>
          <w:sz w:val="30"/>
          <w:szCs w:val="30"/>
        </w:rPr>
      </w:pPr>
    </w:p>
    <w:p w14:paraId="1BAF0254" w14:textId="77777777" w:rsidR="00825FF1" w:rsidRDefault="00825FF1" w:rsidP="00C34779">
      <w:pPr>
        <w:spacing w:line="360" w:lineRule="auto"/>
        <w:jc w:val="center"/>
        <w:rPr>
          <w:rFonts w:ascii="黑体" w:eastAsia="黑体" w:hAnsi="黑体"/>
          <w:sz w:val="30"/>
          <w:szCs w:val="30"/>
        </w:rPr>
      </w:pPr>
    </w:p>
    <w:p w14:paraId="256DFE2D" w14:textId="77777777" w:rsidR="00825FF1" w:rsidRDefault="00825FF1" w:rsidP="00C34779">
      <w:pPr>
        <w:spacing w:line="360" w:lineRule="auto"/>
        <w:jc w:val="center"/>
        <w:rPr>
          <w:rFonts w:ascii="黑体" w:eastAsia="黑体" w:hAnsi="黑体"/>
          <w:sz w:val="30"/>
          <w:szCs w:val="30"/>
        </w:rPr>
      </w:pPr>
    </w:p>
    <w:p w14:paraId="72BEF6E3" w14:textId="16F431D2" w:rsidR="00C2465C" w:rsidRPr="00825FF1" w:rsidRDefault="00000000" w:rsidP="00825FF1">
      <w:pPr>
        <w:pStyle w:val="1"/>
        <w:jc w:val="center"/>
        <w:rPr>
          <w:rFonts w:hint="eastAsia"/>
        </w:rPr>
      </w:pPr>
      <w:bookmarkStart w:id="100" w:name="_Toc219932829"/>
      <w:r w:rsidRPr="00C2465C">
        <w:rPr>
          <w:rFonts w:hint="eastAsia"/>
        </w:rPr>
        <w:t>第三章</w:t>
      </w:r>
      <w:r w:rsidRPr="00C2465C">
        <w:rPr>
          <w:rFonts w:hint="eastAsia"/>
        </w:rPr>
        <w:t xml:space="preserve"> </w:t>
      </w:r>
      <w:r w:rsidRPr="00C2465C">
        <w:rPr>
          <w:rFonts w:hint="eastAsia"/>
        </w:rPr>
        <w:t>总体设计</w:t>
      </w:r>
      <w:r w:rsidRPr="00C2465C">
        <w:t>与技术实现</w:t>
      </w:r>
      <w:bookmarkEnd w:id="97"/>
      <w:bookmarkEnd w:id="98"/>
      <w:bookmarkEnd w:id="99"/>
      <w:bookmarkEnd w:id="100"/>
    </w:p>
    <w:p w14:paraId="23124C1E" w14:textId="77777777" w:rsidR="00D63202" w:rsidRPr="000569B4" w:rsidRDefault="00000000" w:rsidP="00825FF1">
      <w:pPr>
        <w:pStyle w:val="2"/>
        <w:spacing w:before="240" w:after="120"/>
      </w:pPr>
      <w:bookmarkStart w:id="101" w:name="_Toc219053977"/>
      <w:bookmarkStart w:id="102" w:name="_Toc219071373"/>
      <w:bookmarkStart w:id="103" w:name="_Toc219060389"/>
      <w:bookmarkStart w:id="104" w:name="_Toc219932830"/>
      <w:r w:rsidRPr="000569B4">
        <w:rPr>
          <w:rFonts w:hint="eastAsia"/>
        </w:rPr>
        <w:t>3.1</w:t>
      </w:r>
      <w:r w:rsidRPr="000569B4">
        <w:t xml:space="preserve"> </w:t>
      </w:r>
      <w:bookmarkStart w:id="105" w:name="_Toc138315992"/>
      <w:r w:rsidRPr="000569B4">
        <w:rPr>
          <w:rFonts w:hint="eastAsia"/>
        </w:rPr>
        <w:t>系统功能界面</w:t>
      </w:r>
      <w:bookmarkEnd w:id="101"/>
      <w:bookmarkEnd w:id="102"/>
      <w:bookmarkEnd w:id="103"/>
      <w:bookmarkEnd w:id="104"/>
      <w:bookmarkEnd w:id="105"/>
    </w:p>
    <w:p w14:paraId="3DEC82CA" w14:textId="4945D474" w:rsidR="00C2465C" w:rsidRPr="00825FF1" w:rsidRDefault="00000000" w:rsidP="00825FF1">
      <w:pPr>
        <w:spacing w:line="400" w:lineRule="exact"/>
        <w:ind w:firstLineChars="200" w:firstLine="420"/>
        <w:rPr>
          <w:rFonts w:ascii="宋体" w:hAnsi="宋体" w:hint="eastAsia"/>
        </w:rPr>
      </w:pPr>
      <w:r>
        <w:rPr>
          <w:rFonts w:ascii="宋体" w:hAnsi="宋体"/>
        </w:rPr>
        <w:t>本系统采用企业级桌面应用架构，基于PySide6框架构建现代化响应</w:t>
      </w:r>
      <w:proofErr w:type="gramStart"/>
      <w:r>
        <w:rPr>
          <w:rFonts w:ascii="宋体" w:hAnsi="宋体"/>
        </w:rPr>
        <w:t>式用户</w:t>
      </w:r>
      <w:proofErr w:type="gramEnd"/>
      <w:r>
        <w:rPr>
          <w:rFonts w:ascii="宋体" w:hAnsi="宋体"/>
        </w:rPr>
        <w:t>界面，整体采用"双窗口、多层级"布局设计，兼顾专业性与易用性。系统包含两个独立但协同工作的主窗口：</w:t>
      </w:r>
      <w:r>
        <w:rPr>
          <w:rFonts w:ascii="宋体" w:hAnsi="宋体"/>
          <w:b/>
          <w:bCs/>
        </w:rPr>
        <w:t>训练分析工作台</w:t>
      </w:r>
      <w:r>
        <w:rPr>
          <w:rFonts w:ascii="宋体" w:hAnsi="宋体"/>
        </w:rPr>
        <w:t>（主窗口）和</w:t>
      </w:r>
      <w:r>
        <w:rPr>
          <w:rFonts w:ascii="宋体" w:hAnsi="宋体"/>
          <w:b/>
          <w:bCs/>
        </w:rPr>
        <w:t>专业比赛复盘系统</w:t>
      </w:r>
      <w:r>
        <w:rPr>
          <w:rFonts w:ascii="宋体" w:hAnsi="宋体"/>
        </w:rPr>
        <w:t>（副窗口），通过共享数据存储</w:t>
      </w:r>
      <w:proofErr w:type="gramStart"/>
      <w:r>
        <w:rPr>
          <w:rFonts w:ascii="宋体" w:hAnsi="宋体"/>
        </w:rPr>
        <w:t>层实现</w:t>
      </w:r>
      <w:proofErr w:type="gramEnd"/>
      <w:r>
        <w:rPr>
          <w:rFonts w:ascii="宋体" w:hAnsi="宋体"/>
        </w:rPr>
        <w:t>无缝数据流转。</w:t>
      </w:r>
      <w:bookmarkStart w:id="106" w:name="_Toc219053978"/>
      <w:bookmarkStart w:id="107" w:name="_Toc219071374"/>
      <w:bookmarkStart w:id="108" w:name="_Toc219060390"/>
    </w:p>
    <w:p w14:paraId="356247B1" w14:textId="77777777" w:rsidR="00D63202" w:rsidRPr="000569B4" w:rsidRDefault="00000000" w:rsidP="00825FF1">
      <w:pPr>
        <w:pStyle w:val="3"/>
        <w:ind w:firstLine="482"/>
      </w:pPr>
      <w:bookmarkStart w:id="109" w:name="_Toc219932831"/>
      <w:r w:rsidRPr="000569B4">
        <w:rPr>
          <w:rFonts w:hint="eastAsia"/>
        </w:rPr>
        <w:t>3</w:t>
      </w:r>
      <w:r w:rsidRPr="000569B4">
        <w:t>.</w:t>
      </w:r>
      <w:r w:rsidRPr="000569B4">
        <w:rPr>
          <w:rFonts w:hint="eastAsia"/>
        </w:rPr>
        <w:t>1</w:t>
      </w:r>
      <w:r w:rsidRPr="000569B4">
        <w:t xml:space="preserve">.1 </w:t>
      </w:r>
      <w:r w:rsidRPr="000569B4">
        <w:t>训练分析工作台界面设计</w:t>
      </w:r>
      <w:bookmarkEnd w:id="106"/>
      <w:bookmarkEnd w:id="107"/>
      <w:bookmarkEnd w:id="108"/>
      <w:bookmarkEnd w:id="109"/>
    </w:p>
    <w:p w14:paraId="16650FA5" w14:textId="77777777" w:rsidR="00D63202" w:rsidRDefault="00000000" w:rsidP="00C34779">
      <w:pPr>
        <w:spacing w:line="400" w:lineRule="exact"/>
        <w:ind w:firstLineChars="200" w:firstLine="420"/>
        <w:rPr>
          <w:rFonts w:ascii="宋体" w:hAnsi="宋体"/>
        </w:rPr>
      </w:pPr>
      <w:r>
        <w:rPr>
          <w:rFonts w:ascii="宋体" w:hAnsi="宋体"/>
        </w:rPr>
        <w:t>训练分析工作台采用"左右分栏+顶部导航"的布局架构，界面分为四大核心区域：视频播放区（左侧，宽度占比60%）、参数配置区（右侧，宽度占比40%）、顶部菜单栏（高度占比8%）和底部状态栏（高度占比5%），形成符合人体工程学的专业工作流导向布局。</w:t>
      </w:r>
    </w:p>
    <w:p w14:paraId="3E15E537" w14:textId="3E9B4D25" w:rsidR="00D63202" w:rsidRDefault="004B1BDF">
      <w:r>
        <w:rPr>
          <w:noProof/>
        </w:rPr>
        <w:drawing>
          <wp:inline distT="0" distB="0" distL="0" distR="0" wp14:anchorId="7EC15A8B" wp14:editId="6BFE1A9F">
            <wp:extent cx="5760720" cy="1424940"/>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60720" cy="1424940"/>
                    </a:xfrm>
                    <a:prstGeom prst="rect">
                      <a:avLst/>
                    </a:prstGeom>
                    <a:noFill/>
                    <a:ln>
                      <a:noFill/>
                    </a:ln>
                  </pic:spPr>
                </pic:pic>
              </a:graphicData>
            </a:graphic>
          </wp:inline>
        </w:drawing>
      </w:r>
    </w:p>
    <w:p w14:paraId="542038E3" w14:textId="1AEF39C6" w:rsidR="000569B4" w:rsidRPr="00825FF1" w:rsidRDefault="00000000" w:rsidP="00825FF1">
      <w:pPr>
        <w:spacing w:afterLines="50" w:after="120"/>
        <w:jc w:val="center"/>
        <w:rPr>
          <w:rFonts w:ascii="宋体" w:hAnsi="宋体" w:hint="eastAsia"/>
          <w:sz w:val="18"/>
          <w:szCs w:val="18"/>
        </w:rPr>
      </w:pPr>
      <w:r>
        <w:rPr>
          <w:rFonts w:ascii="宋体" w:hAnsi="宋体" w:hint="eastAsia"/>
          <w:sz w:val="18"/>
          <w:szCs w:val="18"/>
        </w:rPr>
        <w:t xml:space="preserve">图2.3.1—1  </w:t>
      </w:r>
      <w:r>
        <w:rPr>
          <w:sz w:val="18"/>
          <w:szCs w:val="18"/>
        </w:rPr>
        <w:t>训练分析工作台界面设计</w:t>
      </w:r>
      <w:bookmarkStart w:id="110" w:name="_Toc219071375"/>
    </w:p>
    <w:p w14:paraId="733342AA" w14:textId="77777777" w:rsidR="00D63202" w:rsidRPr="000569B4" w:rsidRDefault="00000000" w:rsidP="00825FF1">
      <w:pPr>
        <w:pStyle w:val="4"/>
        <w:ind w:firstLine="422"/>
      </w:pPr>
      <w:bookmarkStart w:id="111" w:name="_Toc219932832"/>
      <w:r w:rsidRPr="000569B4">
        <w:rPr>
          <w:rFonts w:hint="eastAsia"/>
        </w:rPr>
        <w:t>3</w:t>
      </w:r>
      <w:r w:rsidRPr="000569B4">
        <w:t>.</w:t>
      </w:r>
      <w:r w:rsidRPr="000569B4">
        <w:rPr>
          <w:rFonts w:hint="eastAsia"/>
        </w:rPr>
        <w:t>1</w:t>
      </w:r>
      <w:r w:rsidRPr="000569B4">
        <w:t xml:space="preserve">.1.1 </w:t>
      </w:r>
      <w:r w:rsidRPr="000569B4">
        <w:t>视频播放区（左侧，宽度占比</w:t>
      </w:r>
      <w:r w:rsidRPr="000569B4">
        <w:t>60%</w:t>
      </w:r>
      <w:r w:rsidRPr="000569B4">
        <w:t>）</w:t>
      </w:r>
      <w:bookmarkEnd w:id="110"/>
      <w:bookmarkEnd w:id="111"/>
    </w:p>
    <w:p w14:paraId="10916AAC" w14:textId="77777777" w:rsidR="00D63202" w:rsidRDefault="00000000" w:rsidP="00C34779">
      <w:pPr>
        <w:spacing w:line="400" w:lineRule="exact"/>
        <w:ind w:firstLineChars="200" w:firstLine="422"/>
        <w:rPr>
          <w:rFonts w:ascii="宋体" w:hAnsi="宋体"/>
          <w:szCs w:val="21"/>
        </w:rPr>
      </w:pPr>
      <w:r>
        <w:rPr>
          <w:rFonts w:ascii="宋体" w:hAnsi="宋体"/>
          <w:b/>
          <w:bCs/>
          <w:szCs w:val="21"/>
        </w:rPr>
        <w:t>1. 多路视频播放器标签页组</w:t>
      </w:r>
    </w:p>
    <w:p w14:paraId="35B60627" w14:textId="77777777" w:rsidR="00D63202" w:rsidRDefault="00000000" w:rsidP="00C34779">
      <w:pPr>
        <w:spacing w:line="400" w:lineRule="exact"/>
        <w:ind w:firstLineChars="200" w:firstLine="420"/>
        <w:rPr>
          <w:rFonts w:ascii="宋体" w:hAnsi="宋体"/>
          <w:szCs w:val="21"/>
        </w:rPr>
      </w:pPr>
      <w:r>
        <w:rPr>
          <w:rFonts w:ascii="宋体" w:hAnsi="宋体"/>
          <w:szCs w:val="21"/>
        </w:rPr>
        <w:t>该区域采用</w:t>
      </w:r>
      <w:proofErr w:type="spellStart"/>
      <w:r>
        <w:rPr>
          <w:rFonts w:ascii="宋体" w:hAnsi="宋体"/>
          <w:szCs w:val="21"/>
        </w:rPr>
        <w:t>QTabWidget</w:t>
      </w:r>
      <w:proofErr w:type="spellEnd"/>
      <w:r>
        <w:rPr>
          <w:rFonts w:ascii="宋体" w:hAnsi="宋体"/>
          <w:szCs w:val="21"/>
        </w:rPr>
        <w:t>组件实现四路视频流的统一管理，每个标签</w:t>
      </w:r>
      <w:proofErr w:type="gramStart"/>
      <w:r>
        <w:rPr>
          <w:rFonts w:ascii="宋体" w:hAnsi="宋体"/>
          <w:szCs w:val="21"/>
        </w:rPr>
        <w:t>页独立</w:t>
      </w:r>
      <w:proofErr w:type="gramEnd"/>
      <w:r>
        <w:rPr>
          <w:rFonts w:ascii="宋体" w:hAnsi="宋体"/>
          <w:szCs w:val="21"/>
        </w:rPr>
        <w:t>渲染，支持快速切换和对比分析。</w:t>
      </w:r>
    </w:p>
    <w:p w14:paraId="2316CC74" w14:textId="77777777" w:rsidR="00D63202" w:rsidRDefault="00000000" w:rsidP="00C34779">
      <w:pPr>
        <w:spacing w:line="400" w:lineRule="exact"/>
        <w:ind w:firstLineChars="200" w:firstLine="422"/>
        <w:rPr>
          <w:rFonts w:ascii="宋体" w:hAnsi="宋体"/>
          <w:szCs w:val="21"/>
        </w:rPr>
      </w:pPr>
      <w:r>
        <w:rPr>
          <w:rFonts w:ascii="宋体" w:hAnsi="宋体"/>
          <w:b/>
          <w:bCs/>
          <w:szCs w:val="21"/>
        </w:rPr>
        <w:t>标签页1：输入原始视频</w:t>
      </w:r>
    </w:p>
    <w:p w14:paraId="3CAE4027" w14:textId="77777777" w:rsidR="00D63202" w:rsidRDefault="00000000" w:rsidP="00C34779">
      <w:pPr>
        <w:numPr>
          <w:ilvl w:val="0"/>
          <w:numId w:val="22"/>
        </w:numPr>
        <w:tabs>
          <w:tab w:val="left" w:pos="720"/>
        </w:tabs>
        <w:spacing w:line="400" w:lineRule="exact"/>
        <w:ind w:firstLine="200"/>
        <w:rPr>
          <w:rFonts w:ascii="宋体" w:hAnsi="宋体"/>
          <w:szCs w:val="21"/>
        </w:rPr>
      </w:pPr>
      <w:r>
        <w:rPr>
          <w:rFonts w:ascii="宋体" w:hAnsi="宋体"/>
          <w:szCs w:val="21"/>
        </w:rPr>
        <w:t>高清视频显示区域，支持全屏模式，分辨率自适应</w:t>
      </w:r>
    </w:p>
    <w:p w14:paraId="03DFF2FC" w14:textId="77777777" w:rsidR="00D63202" w:rsidRDefault="00000000" w:rsidP="00C34779">
      <w:pPr>
        <w:numPr>
          <w:ilvl w:val="0"/>
          <w:numId w:val="22"/>
        </w:numPr>
        <w:tabs>
          <w:tab w:val="left" w:pos="720"/>
        </w:tabs>
        <w:spacing w:line="400" w:lineRule="exact"/>
        <w:ind w:firstLine="200"/>
        <w:rPr>
          <w:rFonts w:ascii="宋体" w:hAnsi="宋体"/>
          <w:szCs w:val="21"/>
        </w:rPr>
      </w:pPr>
      <w:r>
        <w:rPr>
          <w:rFonts w:ascii="宋体" w:hAnsi="宋体"/>
          <w:szCs w:val="21"/>
        </w:rPr>
        <w:t>播放控制组：播放/暂停、</w:t>
      </w:r>
      <w:proofErr w:type="gramStart"/>
      <w:r>
        <w:rPr>
          <w:rFonts w:ascii="宋体" w:hAnsi="宋体"/>
          <w:szCs w:val="21"/>
        </w:rPr>
        <w:t>逐帧前进</w:t>
      </w:r>
      <w:proofErr w:type="gramEnd"/>
      <w:r>
        <w:rPr>
          <w:rFonts w:ascii="宋体" w:hAnsi="宋体"/>
          <w:szCs w:val="21"/>
        </w:rPr>
        <w:t>/后退、</w:t>
      </w:r>
      <w:proofErr w:type="gramStart"/>
      <w:r>
        <w:rPr>
          <w:rFonts w:ascii="宋体" w:hAnsi="宋体"/>
          <w:szCs w:val="21"/>
        </w:rPr>
        <w:t>倍</w:t>
      </w:r>
      <w:proofErr w:type="gramEnd"/>
      <w:r>
        <w:rPr>
          <w:rFonts w:ascii="宋体" w:hAnsi="宋体"/>
          <w:szCs w:val="21"/>
        </w:rPr>
        <w:t>速调节（0.25x-4x）、跳转开始/结束</w:t>
      </w:r>
    </w:p>
    <w:p w14:paraId="417966B8" w14:textId="77777777" w:rsidR="00D63202" w:rsidRDefault="00000000" w:rsidP="00C34779">
      <w:pPr>
        <w:numPr>
          <w:ilvl w:val="0"/>
          <w:numId w:val="22"/>
        </w:numPr>
        <w:tabs>
          <w:tab w:val="left" w:pos="720"/>
        </w:tabs>
        <w:spacing w:line="400" w:lineRule="exact"/>
        <w:ind w:firstLine="200"/>
        <w:rPr>
          <w:rFonts w:ascii="宋体" w:hAnsi="宋体"/>
          <w:szCs w:val="21"/>
        </w:rPr>
      </w:pPr>
      <w:r>
        <w:rPr>
          <w:rFonts w:ascii="宋体" w:hAnsi="宋体"/>
          <w:szCs w:val="21"/>
        </w:rPr>
        <w:t>进度滑块：</w:t>
      </w:r>
      <w:proofErr w:type="gramStart"/>
      <w:r>
        <w:rPr>
          <w:rFonts w:ascii="宋体" w:hAnsi="宋体"/>
          <w:szCs w:val="21"/>
        </w:rPr>
        <w:t>精确到帧的</w:t>
      </w:r>
      <w:proofErr w:type="gramEnd"/>
      <w:r>
        <w:rPr>
          <w:rFonts w:ascii="宋体" w:hAnsi="宋体"/>
          <w:szCs w:val="21"/>
        </w:rPr>
        <w:t>时间控制条，支持拖拽跳转</w:t>
      </w:r>
    </w:p>
    <w:p w14:paraId="69666B05" w14:textId="77777777" w:rsidR="00D63202" w:rsidRDefault="00000000" w:rsidP="00C34779">
      <w:pPr>
        <w:numPr>
          <w:ilvl w:val="0"/>
          <w:numId w:val="22"/>
        </w:numPr>
        <w:tabs>
          <w:tab w:val="left" w:pos="720"/>
        </w:tabs>
        <w:spacing w:line="400" w:lineRule="exact"/>
        <w:ind w:firstLine="200"/>
        <w:rPr>
          <w:rFonts w:ascii="宋体" w:hAnsi="宋体"/>
          <w:szCs w:val="21"/>
        </w:rPr>
      </w:pPr>
      <w:r>
        <w:rPr>
          <w:rFonts w:ascii="宋体" w:hAnsi="宋体"/>
          <w:szCs w:val="21"/>
        </w:rPr>
        <w:t>时间显示：格式为"当前帧/</w:t>
      </w:r>
      <w:proofErr w:type="gramStart"/>
      <w:r>
        <w:rPr>
          <w:rFonts w:ascii="宋体" w:hAnsi="宋体"/>
          <w:szCs w:val="21"/>
        </w:rPr>
        <w:t>总帧数</w:t>
      </w:r>
      <w:proofErr w:type="gramEnd"/>
      <w:r>
        <w:rPr>
          <w:rFonts w:ascii="宋体" w:hAnsi="宋体"/>
          <w:szCs w:val="21"/>
        </w:rPr>
        <w:t>"和"当前时间/总时长"双重显示</w:t>
      </w:r>
    </w:p>
    <w:p w14:paraId="19249847" w14:textId="77777777" w:rsidR="00D63202" w:rsidRDefault="00000000" w:rsidP="00C34779">
      <w:pPr>
        <w:numPr>
          <w:ilvl w:val="0"/>
          <w:numId w:val="22"/>
        </w:numPr>
        <w:tabs>
          <w:tab w:val="left" w:pos="720"/>
        </w:tabs>
        <w:spacing w:line="400" w:lineRule="exact"/>
        <w:ind w:firstLine="200"/>
        <w:rPr>
          <w:rFonts w:ascii="宋体" w:hAnsi="宋体"/>
          <w:szCs w:val="21"/>
        </w:rPr>
      </w:pPr>
      <w:r>
        <w:rPr>
          <w:rFonts w:ascii="宋体" w:hAnsi="宋体"/>
          <w:szCs w:val="21"/>
        </w:rPr>
        <w:t>视频信息面板：显示视频元数据（文件路径、编码格式、</w:t>
      </w:r>
      <w:proofErr w:type="gramStart"/>
      <w:r>
        <w:rPr>
          <w:rFonts w:ascii="宋体" w:hAnsi="宋体"/>
          <w:szCs w:val="21"/>
        </w:rPr>
        <w:t>帧率</w:t>
      </w:r>
      <w:proofErr w:type="gramEnd"/>
      <w:r>
        <w:rPr>
          <w:rFonts w:ascii="宋体" w:hAnsi="宋体"/>
          <w:szCs w:val="21"/>
        </w:rPr>
        <w:t>FPS、</w:t>
      </w:r>
      <w:proofErr w:type="gramStart"/>
      <w:r>
        <w:rPr>
          <w:rFonts w:ascii="宋体" w:hAnsi="宋体"/>
          <w:szCs w:val="21"/>
        </w:rPr>
        <w:t>总帧数</w:t>
      </w:r>
      <w:proofErr w:type="gramEnd"/>
      <w:r>
        <w:rPr>
          <w:rFonts w:ascii="宋体" w:hAnsi="宋体"/>
          <w:szCs w:val="21"/>
        </w:rPr>
        <w:t>、分辨率、时长）</w:t>
      </w:r>
    </w:p>
    <w:p w14:paraId="2BF2A021" w14:textId="77777777" w:rsidR="00D63202" w:rsidRDefault="00000000" w:rsidP="00C34779">
      <w:pPr>
        <w:spacing w:line="400" w:lineRule="exact"/>
        <w:ind w:firstLineChars="200" w:firstLine="422"/>
        <w:rPr>
          <w:rFonts w:ascii="宋体" w:hAnsi="宋体"/>
          <w:szCs w:val="21"/>
        </w:rPr>
      </w:pPr>
      <w:r>
        <w:rPr>
          <w:rFonts w:ascii="宋体" w:hAnsi="宋体"/>
          <w:b/>
          <w:bCs/>
          <w:szCs w:val="21"/>
        </w:rPr>
        <w:t>标签页2：检测预览</w:t>
      </w:r>
    </w:p>
    <w:p w14:paraId="15F5DEA5" w14:textId="77777777" w:rsidR="00D63202" w:rsidRDefault="00000000" w:rsidP="00C34779">
      <w:pPr>
        <w:numPr>
          <w:ilvl w:val="0"/>
          <w:numId w:val="23"/>
        </w:numPr>
        <w:tabs>
          <w:tab w:val="left" w:pos="720"/>
        </w:tabs>
        <w:spacing w:line="400" w:lineRule="exact"/>
        <w:ind w:firstLine="200"/>
        <w:rPr>
          <w:rFonts w:ascii="宋体" w:hAnsi="宋体"/>
          <w:szCs w:val="21"/>
        </w:rPr>
      </w:pPr>
      <w:r>
        <w:rPr>
          <w:rFonts w:ascii="宋体" w:hAnsi="宋体"/>
          <w:szCs w:val="21"/>
        </w:rPr>
        <w:t>实时渲染处理中间结果，通过信号</w:t>
      </w:r>
      <w:proofErr w:type="gramStart"/>
      <w:r>
        <w:rPr>
          <w:rFonts w:ascii="宋体" w:hAnsi="宋体"/>
          <w:szCs w:val="21"/>
        </w:rPr>
        <w:t>槽机制</w:t>
      </w:r>
      <w:proofErr w:type="gramEnd"/>
      <w:r>
        <w:rPr>
          <w:rFonts w:ascii="宋体" w:hAnsi="宋体"/>
          <w:szCs w:val="21"/>
        </w:rPr>
        <w:t>从</w:t>
      </w:r>
      <w:proofErr w:type="spellStart"/>
      <w:r>
        <w:rPr>
          <w:rFonts w:ascii="宋体" w:hAnsi="宋体"/>
          <w:szCs w:val="21"/>
        </w:rPr>
        <w:t>WorkerThread</w:t>
      </w:r>
      <w:proofErr w:type="spellEnd"/>
      <w:r>
        <w:rPr>
          <w:rFonts w:ascii="宋体" w:hAnsi="宋体"/>
          <w:szCs w:val="21"/>
        </w:rPr>
        <w:t>接收数据</w:t>
      </w:r>
    </w:p>
    <w:p w14:paraId="146B0C74" w14:textId="77777777" w:rsidR="00D63202" w:rsidRDefault="00000000" w:rsidP="00C34779">
      <w:pPr>
        <w:numPr>
          <w:ilvl w:val="0"/>
          <w:numId w:val="23"/>
        </w:numPr>
        <w:tabs>
          <w:tab w:val="left" w:pos="720"/>
        </w:tabs>
        <w:spacing w:line="400" w:lineRule="exact"/>
        <w:ind w:firstLine="200"/>
        <w:rPr>
          <w:rFonts w:ascii="宋体" w:hAnsi="宋体"/>
          <w:szCs w:val="21"/>
        </w:rPr>
      </w:pPr>
      <w:r>
        <w:rPr>
          <w:rFonts w:ascii="宋体" w:hAnsi="宋体"/>
          <w:szCs w:val="21"/>
        </w:rPr>
        <w:t>多图</w:t>
      </w:r>
      <w:proofErr w:type="gramStart"/>
      <w:r>
        <w:rPr>
          <w:rFonts w:ascii="宋体" w:hAnsi="宋体"/>
          <w:szCs w:val="21"/>
        </w:rPr>
        <w:t>层叠加</w:t>
      </w:r>
      <w:proofErr w:type="gramEnd"/>
      <w:r>
        <w:rPr>
          <w:rFonts w:ascii="宋体" w:hAnsi="宋体"/>
          <w:szCs w:val="21"/>
        </w:rPr>
        <w:t>显示：</w:t>
      </w:r>
    </w:p>
    <w:p w14:paraId="69C96D91" w14:textId="77777777" w:rsidR="00D63202" w:rsidRDefault="00000000" w:rsidP="00C34779">
      <w:pPr>
        <w:numPr>
          <w:ilvl w:val="1"/>
          <w:numId w:val="23"/>
        </w:numPr>
        <w:tabs>
          <w:tab w:val="left" w:pos="1440"/>
        </w:tabs>
        <w:spacing w:line="400" w:lineRule="exact"/>
        <w:ind w:firstLine="200"/>
        <w:rPr>
          <w:rFonts w:ascii="宋体" w:hAnsi="宋体"/>
          <w:szCs w:val="21"/>
        </w:rPr>
      </w:pPr>
      <w:r>
        <w:rPr>
          <w:rFonts w:ascii="宋体" w:hAnsi="宋体"/>
          <w:szCs w:val="21"/>
        </w:rPr>
        <w:t>原始视频层</w:t>
      </w:r>
    </w:p>
    <w:p w14:paraId="6F7D530D" w14:textId="77777777" w:rsidR="00D63202" w:rsidRDefault="00000000" w:rsidP="00C34779">
      <w:pPr>
        <w:numPr>
          <w:ilvl w:val="1"/>
          <w:numId w:val="23"/>
        </w:numPr>
        <w:tabs>
          <w:tab w:val="left" w:pos="1440"/>
        </w:tabs>
        <w:spacing w:line="400" w:lineRule="exact"/>
        <w:ind w:firstLine="200"/>
        <w:rPr>
          <w:rFonts w:ascii="宋体" w:hAnsi="宋体"/>
          <w:szCs w:val="21"/>
        </w:rPr>
      </w:pPr>
      <w:r>
        <w:rPr>
          <w:rFonts w:ascii="宋体" w:hAnsi="宋体"/>
          <w:szCs w:val="21"/>
        </w:rPr>
        <w:t>检测框层（TrackNetV3检测到的羽毛球边界框，绿色矩形，置信度标注）</w:t>
      </w:r>
    </w:p>
    <w:p w14:paraId="35E811D5" w14:textId="77777777" w:rsidR="00D63202" w:rsidRDefault="00000000" w:rsidP="00C34779">
      <w:pPr>
        <w:numPr>
          <w:ilvl w:val="1"/>
          <w:numId w:val="23"/>
        </w:numPr>
        <w:tabs>
          <w:tab w:val="left" w:pos="1440"/>
        </w:tabs>
        <w:spacing w:line="400" w:lineRule="exact"/>
        <w:ind w:firstLine="200"/>
        <w:rPr>
          <w:rFonts w:ascii="宋体" w:hAnsi="宋体"/>
          <w:szCs w:val="21"/>
        </w:rPr>
      </w:pPr>
      <w:r>
        <w:rPr>
          <w:rFonts w:ascii="宋体" w:hAnsi="宋体"/>
          <w:szCs w:val="21"/>
        </w:rPr>
        <w:t>轨迹预测层（Kalman滤波后的预测轨迹，蓝色虚线，10帧历史）</w:t>
      </w:r>
    </w:p>
    <w:p w14:paraId="2300F8D0" w14:textId="77777777" w:rsidR="00D63202" w:rsidRDefault="00000000" w:rsidP="00C34779">
      <w:pPr>
        <w:numPr>
          <w:ilvl w:val="1"/>
          <w:numId w:val="23"/>
        </w:numPr>
        <w:tabs>
          <w:tab w:val="left" w:pos="1440"/>
        </w:tabs>
        <w:spacing w:line="400" w:lineRule="exact"/>
        <w:ind w:firstLine="200"/>
        <w:rPr>
          <w:rFonts w:ascii="宋体" w:hAnsi="宋体"/>
          <w:szCs w:val="21"/>
        </w:rPr>
      </w:pPr>
      <w:r>
        <w:rPr>
          <w:rFonts w:ascii="宋体" w:hAnsi="宋体"/>
          <w:szCs w:val="21"/>
        </w:rPr>
        <w:lastRenderedPageBreak/>
        <w:t>置信度热力图（颜色深浅表示检测置信度）</w:t>
      </w:r>
    </w:p>
    <w:p w14:paraId="775614A2" w14:textId="77777777" w:rsidR="00D63202" w:rsidRDefault="00000000" w:rsidP="00C34779">
      <w:pPr>
        <w:numPr>
          <w:ilvl w:val="0"/>
          <w:numId w:val="23"/>
        </w:numPr>
        <w:tabs>
          <w:tab w:val="left" w:pos="720"/>
        </w:tabs>
        <w:spacing w:line="400" w:lineRule="exact"/>
        <w:ind w:firstLine="200"/>
        <w:rPr>
          <w:rFonts w:ascii="宋体" w:hAnsi="宋体"/>
          <w:szCs w:val="21"/>
        </w:rPr>
      </w:pPr>
      <w:r>
        <w:rPr>
          <w:rFonts w:ascii="宋体" w:hAnsi="宋体"/>
          <w:szCs w:val="21"/>
        </w:rPr>
        <w:t>预览抽样控制：支持设置抽样间隔（1-60帧）</w:t>
      </w:r>
    </w:p>
    <w:p w14:paraId="3C627939" w14:textId="77777777" w:rsidR="00D63202" w:rsidRDefault="00000000" w:rsidP="00C34779">
      <w:pPr>
        <w:numPr>
          <w:ilvl w:val="0"/>
          <w:numId w:val="23"/>
        </w:numPr>
        <w:tabs>
          <w:tab w:val="left" w:pos="720"/>
        </w:tabs>
        <w:spacing w:line="400" w:lineRule="exact"/>
        <w:ind w:firstLine="200"/>
        <w:rPr>
          <w:rFonts w:ascii="宋体" w:hAnsi="宋体"/>
          <w:szCs w:val="21"/>
        </w:rPr>
      </w:pPr>
      <w:r>
        <w:rPr>
          <w:rFonts w:ascii="宋体" w:hAnsi="宋体"/>
          <w:szCs w:val="21"/>
        </w:rPr>
        <w:t>性能监控：实时显示检测FPS、平均处理时间、GPU显存占用</w:t>
      </w:r>
    </w:p>
    <w:p w14:paraId="28D1489D" w14:textId="77777777" w:rsidR="00D63202" w:rsidRDefault="00000000" w:rsidP="00C34779">
      <w:pPr>
        <w:spacing w:line="400" w:lineRule="exact"/>
        <w:ind w:firstLineChars="200" w:firstLine="422"/>
        <w:rPr>
          <w:rFonts w:ascii="宋体" w:hAnsi="宋体"/>
          <w:szCs w:val="21"/>
        </w:rPr>
      </w:pPr>
      <w:r>
        <w:rPr>
          <w:rFonts w:ascii="宋体" w:hAnsi="宋体"/>
          <w:b/>
          <w:bCs/>
          <w:szCs w:val="21"/>
        </w:rPr>
        <w:t>标签页3：输出视频</w:t>
      </w:r>
    </w:p>
    <w:p w14:paraId="7FDB7EC1" w14:textId="77777777" w:rsidR="00D63202" w:rsidRDefault="00000000" w:rsidP="00C34779">
      <w:pPr>
        <w:numPr>
          <w:ilvl w:val="0"/>
          <w:numId w:val="24"/>
        </w:numPr>
        <w:tabs>
          <w:tab w:val="left" w:pos="720"/>
        </w:tabs>
        <w:spacing w:line="400" w:lineRule="exact"/>
        <w:ind w:firstLine="200"/>
        <w:rPr>
          <w:rFonts w:ascii="宋体" w:hAnsi="宋体"/>
          <w:szCs w:val="21"/>
        </w:rPr>
      </w:pPr>
      <w:r>
        <w:rPr>
          <w:rFonts w:ascii="宋体" w:hAnsi="宋体"/>
          <w:szCs w:val="21"/>
        </w:rPr>
        <w:t>合成可视化引擎，将多种检测结果叠加到原始视频</w:t>
      </w:r>
    </w:p>
    <w:p w14:paraId="229ABC82" w14:textId="77777777" w:rsidR="00D63202" w:rsidRDefault="00000000" w:rsidP="00C34779">
      <w:pPr>
        <w:numPr>
          <w:ilvl w:val="0"/>
          <w:numId w:val="24"/>
        </w:numPr>
        <w:tabs>
          <w:tab w:val="left" w:pos="720"/>
        </w:tabs>
        <w:spacing w:line="400" w:lineRule="exact"/>
        <w:ind w:firstLine="200"/>
        <w:rPr>
          <w:rFonts w:ascii="宋体" w:hAnsi="宋体"/>
          <w:szCs w:val="21"/>
        </w:rPr>
      </w:pPr>
      <w:r>
        <w:rPr>
          <w:rFonts w:ascii="宋体" w:hAnsi="宋体"/>
          <w:szCs w:val="21"/>
        </w:rPr>
        <w:t>可视化图层</w:t>
      </w:r>
      <w:proofErr w:type="gramStart"/>
      <w:r>
        <w:rPr>
          <w:rFonts w:ascii="宋体" w:hAnsi="宋体"/>
          <w:szCs w:val="21"/>
        </w:rPr>
        <w:t>栈</w:t>
      </w:r>
      <w:proofErr w:type="gramEnd"/>
      <w:r>
        <w:rPr>
          <w:rFonts w:ascii="宋体" w:hAnsi="宋体"/>
          <w:szCs w:val="21"/>
        </w:rPr>
        <w:t>（从底到顶）：</w:t>
      </w:r>
    </w:p>
    <w:p w14:paraId="253E8D96" w14:textId="77777777" w:rsidR="00D63202" w:rsidRDefault="00000000" w:rsidP="00C34779">
      <w:pPr>
        <w:numPr>
          <w:ilvl w:val="1"/>
          <w:numId w:val="24"/>
        </w:numPr>
        <w:tabs>
          <w:tab w:val="left" w:pos="1440"/>
        </w:tabs>
        <w:spacing w:line="400" w:lineRule="exact"/>
        <w:ind w:firstLine="200"/>
        <w:rPr>
          <w:rFonts w:ascii="宋体" w:hAnsi="宋体"/>
          <w:szCs w:val="21"/>
        </w:rPr>
      </w:pPr>
      <w:r>
        <w:rPr>
          <w:rFonts w:ascii="宋体" w:hAnsi="宋体"/>
          <w:szCs w:val="21"/>
        </w:rPr>
        <w:t>原始视频层</w:t>
      </w:r>
    </w:p>
    <w:p w14:paraId="6BCA7C78" w14:textId="77777777" w:rsidR="00D63202" w:rsidRDefault="00000000" w:rsidP="00C34779">
      <w:pPr>
        <w:numPr>
          <w:ilvl w:val="1"/>
          <w:numId w:val="24"/>
        </w:numPr>
        <w:tabs>
          <w:tab w:val="left" w:pos="1440"/>
        </w:tabs>
        <w:spacing w:line="400" w:lineRule="exact"/>
        <w:ind w:firstLine="200"/>
        <w:rPr>
          <w:rFonts w:ascii="宋体" w:hAnsi="宋体"/>
          <w:szCs w:val="21"/>
        </w:rPr>
      </w:pPr>
      <w:r>
        <w:rPr>
          <w:rFonts w:ascii="宋体" w:hAnsi="宋体"/>
          <w:szCs w:val="21"/>
        </w:rPr>
        <w:t>场地边界层（半透明蓝色，标注前场/中场/后场区域）</w:t>
      </w:r>
    </w:p>
    <w:p w14:paraId="521604A6" w14:textId="77777777" w:rsidR="00D63202" w:rsidRDefault="00000000" w:rsidP="00C34779">
      <w:pPr>
        <w:numPr>
          <w:ilvl w:val="1"/>
          <w:numId w:val="24"/>
        </w:numPr>
        <w:tabs>
          <w:tab w:val="left" w:pos="1440"/>
        </w:tabs>
        <w:spacing w:line="400" w:lineRule="exact"/>
        <w:ind w:firstLine="200"/>
        <w:rPr>
          <w:rFonts w:ascii="宋体" w:hAnsi="宋体"/>
          <w:szCs w:val="21"/>
        </w:rPr>
      </w:pPr>
      <w:r>
        <w:rPr>
          <w:rFonts w:ascii="宋体" w:hAnsi="宋体"/>
          <w:szCs w:val="21"/>
        </w:rPr>
        <w:t>球网层（半透明白色线条）</w:t>
      </w:r>
    </w:p>
    <w:p w14:paraId="31BD344A" w14:textId="77777777" w:rsidR="00D63202" w:rsidRDefault="00000000" w:rsidP="00C34779">
      <w:pPr>
        <w:numPr>
          <w:ilvl w:val="1"/>
          <w:numId w:val="24"/>
        </w:numPr>
        <w:tabs>
          <w:tab w:val="left" w:pos="1440"/>
        </w:tabs>
        <w:spacing w:line="400" w:lineRule="exact"/>
        <w:ind w:firstLine="200"/>
        <w:rPr>
          <w:rFonts w:ascii="宋体" w:hAnsi="宋体"/>
          <w:szCs w:val="21"/>
        </w:rPr>
      </w:pPr>
      <w:r>
        <w:rPr>
          <w:rFonts w:ascii="宋体" w:hAnsi="宋体"/>
          <w:szCs w:val="21"/>
        </w:rPr>
        <w:t>选手骨架层（17个关键点连线，Player1红色，Player2蓝色）</w:t>
      </w:r>
    </w:p>
    <w:p w14:paraId="428BC882" w14:textId="77777777" w:rsidR="00D63202" w:rsidRDefault="00000000" w:rsidP="00C34779">
      <w:pPr>
        <w:numPr>
          <w:ilvl w:val="1"/>
          <w:numId w:val="24"/>
        </w:numPr>
        <w:tabs>
          <w:tab w:val="left" w:pos="1440"/>
        </w:tabs>
        <w:spacing w:line="400" w:lineRule="exact"/>
        <w:ind w:firstLine="200"/>
        <w:rPr>
          <w:rFonts w:ascii="宋体" w:hAnsi="宋体"/>
          <w:szCs w:val="21"/>
        </w:rPr>
      </w:pPr>
      <w:r>
        <w:rPr>
          <w:rFonts w:ascii="宋体" w:hAnsi="宋体"/>
          <w:szCs w:val="21"/>
        </w:rPr>
        <w:t>羽毛球轨迹层（彩色曲线，速度映射颜色：红色&gt;800px/s，黄色500-800px/s，蓝色&lt;500px/s）</w:t>
      </w:r>
    </w:p>
    <w:p w14:paraId="079803F6" w14:textId="77777777" w:rsidR="00D63202" w:rsidRDefault="00000000" w:rsidP="00C34779">
      <w:pPr>
        <w:numPr>
          <w:ilvl w:val="1"/>
          <w:numId w:val="24"/>
        </w:numPr>
        <w:tabs>
          <w:tab w:val="left" w:pos="1440"/>
        </w:tabs>
        <w:spacing w:line="400" w:lineRule="exact"/>
        <w:ind w:firstLine="200"/>
        <w:rPr>
          <w:rFonts w:ascii="宋体" w:hAnsi="宋体"/>
          <w:szCs w:val="21"/>
        </w:rPr>
      </w:pPr>
      <w:r>
        <w:rPr>
          <w:rFonts w:ascii="宋体" w:hAnsi="宋体"/>
          <w:szCs w:val="21"/>
        </w:rPr>
        <w:t>击球标记层（击球</w:t>
      </w:r>
      <w:proofErr w:type="gramStart"/>
      <w:r>
        <w:rPr>
          <w:rFonts w:ascii="宋体" w:hAnsi="宋体"/>
          <w:szCs w:val="21"/>
        </w:rPr>
        <w:t>帧</w:t>
      </w:r>
      <w:proofErr w:type="gramEnd"/>
      <w:r>
        <w:rPr>
          <w:rFonts w:ascii="宋体" w:hAnsi="宋体"/>
          <w:szCs w:val="21"/>
        </w:rPr>
        <w:t>显示彩色圆环，标注击球类型文字）</w:t>
      </w:r>
    </w:p>
    <w:p w14:paraId="6DDCBAF2" w14:textId="77777777" w:rsidR="00D63202" w:rsidRDefault="00000000" w:rsidP="00C34779">
      <w:pPr>
        <w:numPr>
          <w:ilvl w:val="1"/>
          <w:numId w:val="24"/>
        </w:numPr>
        <w:tabs>
          <w:tab w:val="left" w:pos="1440"/>
        </w:tabs>
        <w:spacing w:line="400" w:lineRule="exact"/>
        <w:ind w:firstLine="200"/>
        <w:rPr>
          <w:rFonts w:ascii="宋体" w:hAnsi="宋体"/>
          <w:szCs w:val="21"/>
        </w:rPr>
      </w:pPr>
      <w:r>
        <w:rPr>
          <w:rFonts w:ascii="宋体" w:hAnsi="宋体"/>
          <w:szCs w:val="21"/>
        </w:rPr>
        <w:t>数据标注层（左上角显示当前帧号、球速、击球类型等信息）</w:t>
      </w:r>
    </w:p>
    <w:p w14:paraId="47FCDA2A" w14:textId="77777777" w:rsidR="00D63202" w:rsidRDefault="00000000" w:rsidP="00C34779">
      <w:pPr>
        <w:numPr>
          <w:ilvl w:val="0"/>
          <w:numId w:val="24"/>
        </w:numPr>
        <w:tabs>
          <w:tab w:val="left" w:pos="720"/>
        </w:tabs>
        <w:spacing w:line="400" w:lineRule="exact"/>
        <w:ind w:firstLine="200"/>
        <w:rPr>
          <w:rFonts w:ascii="宋体" w:hAnsi="宋体"/>
          <w:szCs w:val="21"/>
        </w:rPr>
      </w:pPr>
      <w:r>
        <w:rPr>
          <w:rFonts w:ascii="宋体" w:hAnsi="宋体"/>
          <w:szCs w:val="21"/>
        </w:rPr>
        <w:t>轨迹长度控制：可调节显示的历史轨迹长度（1-60帧）</w:t>
      </w:r>
    </w:p>
    <w:p w14:paraId="4A4A47A9" w14:textId="77777777" w:rsidR="00D63202" w:rsidRDefault="00000000" w:rsidP="00C34779">
      <w:pPr>
        <w:numPr>
          <w:ilvl w:val="0"/>
          <w:numId w:val="24"/>
        </w:numPr>
        <w:tabs>
          <w:tab w:val="left" w:pos="720"/>
        </w:tabs>
        <w:spacing w:line="400" w:lineRule="exact"/>
        <w:ind w:firstLine="200"/>
        <w:rPr>
          <w:rFonts w:ascii="宋体" w:hAnsi="宋体"/>
          <w:szCs w:val="21"/>
        </w:rPr>
      </w:pPr>
      <w:r>
        <w:rPr>
          <w:rFonts w:ascii="宋体" w:hAnsi="宋体"/>
          <w:szCs w:val="21"/>
        </w:rPr>
        <w:t>击球事件高亮：击球</w:t>
      </w:r>
      <w:proofErr w:type="gramStart"/>
      <w:r>
        <w:rPr>
          <w:rFonts w:ascii="宋体" w:hAnsi="宋体"/>
          <w:szCs w:val="21"/>
        </w:rPr>
        <w:t>帧</w:t>
      </w:r>
      <w:proofErr w:type="gramEnd"/>
      <w:r>
        <w:rPr>
          <w:rFonts w:ascii="宋体" w:hAnsi="宋体"/>
          <w:szCs w:val="21"/>
        </w:rPr>
        <w:t>自动暂停并闪烁提示</w:t>
      </w:r>
    </w:p>
    <w:p w14:paraId="1EAC0666" w14:textId="77777777" w:rsidR="00D63202" w:rsidRDefault="00000000" w:rsidP="00C34779">
      <w:pPr>
        <w:spacing w:line="400" w:lineRule="exact"/>
        <w:ind w:firstLineChars="200" w:firstLine="422"/>
        <w:rPr>
          <w:rFonts w:ascii="宋体" w:hAnsi="宋体"/>
          <w:szCs w:val="21"/>
        </w:rPr>
      </w:pPr>
      <w:r>
        <w:rPr>
          <w:rFonts w:ascii="宋体" w:hAnsi="宋体"/>
          <w:b/>
          <w:bCs/>
          <w:szCs w:val="21"/>
        </w:rPr>
        <w:t>标签页4：对比模式</w:t>
      </w:r>
    </w:p>
    <w:p w14:paraId="487E2F07" w14:textId="77777777" w:rsidR="00D63202" w:rsidRDefault="00000000" w:rsidP="00C34779">
      <w:pPr>
        <w:numPr>
          <w:ilvl w:val="0"/>
          <w:numId w:val="25"/>
        </w:numPr>
        <w:tabs>
          <w:tab w:val="left" w:pos="720"/>
        </w:tabs>
        <w:spacing w:line="400" w:lineRule="exact"/>
        <w:ind w:firstLine="200"/>
        <w:rPr>
          <w:rFonts w:ascii="宋体" w:hAnsi="宋体"/>
          <w:szCs w:val="21"/>
        </w:rPr>
      </w:pPr>
      <w:r>
        <w:rPr>
          <w:rFonts w:ascii="宋体" w:hAnsi="宋体"/>
          <w:szCs w:val="21"/>
        </w:rPr>
        <w:t>双屏同步对比布局，采用</w:t>
      </w:r>
      <w:proofErr w:type="spellStart"/>
      <w:r>
        <w:rPr>
          <w:rFonts w:ascii="宋体" w:hAnsi="宋体"/>
          <w:szCs w:val="21"/>
        </w:rPr>
        <w:t>QSplitter</w:t>
      </w:r>
      <w:proofErr w:type="spellEnd"/>
      <w:r>
        <w:rPr>
          <w:rFonts w:ascii="宋体" w:hAnsi="宋体"/>
          <w:szCs w:val="21"/>
        </w:rPr>
        <w:t>水平分割，左右各占50%宽度</w:t>
      </w:r>
    </w:p>
    <w:p w14:paraId="2BDEED52" w14:textId="77777777" w:rsidR="00D63202" w:rsidRDefault="00000000" w:rsidP="00C34779">
      <w:pPr>
        <w:numPr>
          <w:ilvl w:val="0"/>
          <w:numId w:val="25"/>
        </w:numPr>
        <w:tabs>
          <w:tab w:val="left" w:pos="720"/>
        </w:tabs>
        <w:spacing w:line="400" w:lineRule="exact"/>
        <w:ind w:firstLine="200"/>
        <w:rPr>
          <w:rFonts w:ascii="宋体" w:hAnsi="宋体"/>
          <w:szCs w:val="21"/>
        </w:rPr>
      </w:pPr>
      <w:r>
        <w:rPr>
          <w:rFonts w:ascii="宋体" w:hAnsi="宋体"/>
          <w:szCs w:val="21"/>
        </w:rPr>
        <w:t>同步播放控制：</w:t>
      </w:r>
    </w:p>
    <w:p w14:paraId="22432B19" w14:textId="77777777" w:rsidR="00D63202" w:rsidRDefault="00000000" w:rsidP="00C34779">
      <w:pPr>
        <w:numPr>
          <w:ilvl w:val="1"/>
          <w:numId w:val="25"/>
        </w:numPr>
        <w:tabs>
          <w:tab w:val="left" w:pos="1440"/>
        </w:tabs>
        <w:spacing w:line="400" w:lineRule="exact"/>
        <w:ind w:firstLine="200"/>
        <w:rPr>
          <w:rFonts w:ascii="宋体" w:hAnsi="宋体"/>
          <w:szCs w:val="21"/>
        </w:rPr>
      </w:pPr>
      <w:r>
        <w:rPr>
          <w:rFonts w:ascii="宋体" w:hAnsi="宋体"/>
          <w:szCs w:val="21"/>
        </w:rPr>
        <w:t>同步复选框：启用/禁用同步播放</w:t>
      </w:r>
    </w:p>
    <w:p w14:paraId="05D91C6D" w14:textId="77777777" w:rsidR="00D63202" w:rsidRDefault="00000000" w:rsidP="00C34779">
      <w:pPr>
        <w:numPr>
          <w:ilvl w:val="1"/>
          <w:numId w:val="25"/>
        </w:numPr>
        <w:tabs>
          <w:tab w:val="left" w:pos="1440"/>
        </w:tabs>
        <w:spacing w:line="400" w:lineRule="exact"/>
        <w:ind w:firstLine="200"/>
        <w:rPr>
          <w:rFonts w:ascii="宋体" w:hAnsi="宋体"/>
          <w:szCs w:val="21"/>
        </w:rPr>
      </w:pPr>
      <w:r>
        <w:rPr>
          <w:rFonts w:ascii="宋体" w:hAnsi="宋体"/>
          <w:szCs w:val="21"/>
        </w:rPr>
        <w:t>跟随模式选择：输入驱动输出、输出驱动输入</w:t>
      </w:r>
    </w:p>
    <w:p w14:paraId="752439DE" w14:textId="77777777" w:rsidR="00D63202" w:rsidRDefault="00000000" w:rsidP="00C34779">
      <w:pPr>
        <w:numPr>
          <w:ilvl w:val="1"/>
          <w:numId w:val="25"/>
        </w:numPr>
        <w:tabs>
          <w:tab w:val="left" w:pos="1440"/>
        </w:tabs>
        <w:spacing w:line="400" w:lineRule="exact"/>
        <w:ind w:firstLine="200"/>
        <w:rPr>
          <w:rFonts w:ascii="宋体" w:hAnsi="宋体"/>
          <w:szCs w:val="21"/>
        </w:rPr>
      </w:pPr>
      <w:r>
        <w:rPr>
          <w:rFonts w:ascii="宋体" w:hAnsi="宋体"/>
          <w:szCs w:val="21"/>
        </w:rPr>
        <w:t>同步容差设置：允许±2帧的同步误差</w:t>
      </w:r>
    </w:p>
    <w:p w14:paraId="09CCE34D" w14:textId="77777777" w:rsidR="00D63202" w:rsidRDefault="00000000" w:rsidP="00C34779">
      <w:pPr>
        <w:numPr>
          <w:ilvl w:val="0"/>
          <w:numId w:val="25"/>
        </w:numPr>
        <w:tabs>
          <w:tab w:val="left" w:pos="720"/>
        </w:tabs>
        <w:spacing w:line="400" w:lineRule="exact"/>
        <w:ind w:firstLine="200"/>
        <w:rPr>
          <w:rFonts w:ascii="宋体" w:hAnsi="宋体"/>
          <w:szCs w:val="21"/>
        </w:rPr>
      </w:pPr>
      <w:r>
        <w:rPr>
          <w:rFonts w:ascii="宋体" w:hAnsi="宋体"/>
          <w:szCs w:val="21"/>
        </w:rPr>
        <w:t>对比分析工具：</w:t>
      </w:r>
    </w:p>
    <w:p w14:paraId="1438B8F2" w14:textId="77777777" w:rsidR="00D63202" w:rsidRDefault="00000000" w:rsidP="00C34779">
      <w:pPr>
        <w:numPr>
          <w:ilvl w:val="1"/>
          <w:numId w:val="25"/>
        </w:numPr>
        <w:tabs>
          <w:tab w:val="left" w:pos="1440"/>
        </w:tabs>
        <w:spacing w:line="400" w:lineRule="exact"/>
        <w:ind w:firstLine="200"/>
        <w:rPr>
          <w:rFonts w:ascii="宋体" w:hAnsi="宋体"/>
          <w:szCs w:val="21"/>
        </w:rPr>
      </w:pPr>
      <w:r>
        <w:rPr>
          <w:rFonts w:ascii="宋体" w:hAnsi="宋体"/>
          <w:szCs w:val="21"/>
        </w:rPr>
        <w:t>差异高亮：自动检测并高亮显示两帧之间的差异区域</w:t>
      </w:r>
    </w:p>
    <w:p w14:paraId="5F1BE9B0" w14:textId="77777777" w:rsidR="00D63202" w:rsidRDefault="00000000" w:rsidP="00C34779">
      <w:pPr>
        <w:numPr>
          <w:ilvl w:val="1"/>
          <w:numId w:val="25"/>
        </w:numPr>
        <w:tabs>
          <w:tab w:val="left" w:pos="1440"/>
        </w:tabs>
        <w:spacing w:line="400" w:lineRule="exact"/>
        <w:ind w:firstLine="200"/>
        <w:rPr>
          <w:rFonts w:ascii="宋体" w:hAnsi="宋体"/>
          <w:szCs w:val="21"/>
        </w:rPr>
      </w:pPr>
      <w:r>
        <w:rPr>
          <w:rFonts w:ascii="宋体" w:hAnsi="宋体"/>
          <w:szCs w:val="21"/>
        </w:rPr>
        <w:t>放大镜工具：鼠标悬停显示局部放大视图（2倍放大）</w:t>
      </w:r>
    </w:p>
    <w:p w14:paraId="4CE0F39B" w14:textId="77777777" w:rsidR="00D63202" w:rsidRDefault="00000000" w:rsidP="00C34779">
      <w:pPr>
        <w:numPr>
          <w:ilvl w:val="1"/>
          <w:numId w:val="25"/>
        </w:numPr>
        <w:tabs>
          <w:tab w:val="left" w:pos="1440"/>
        </w:tabs>
        <w:spacing w:line="400" w:lineRule="exact"/>
        <w:ind w:firstLine="200"/>
        <w:rPr>
          <w:rFonts w:ascii="宋体" w:hAnsi="宋体"/>
          <w:szCs w:val="21"/>
        </w:rPr>
      </w:pPr>
      <w:r>
        <w:rPr>
          <w:rFonts w:ascii="宋体" w:hAnsi="宋体"/>
          <w:szCs w:val="21"/>
        </w:rPr>
        <w:t>分屏对比：支持水平/垂直分屏切换</w:t>
      </w:r>
    </w:p>
    <w:p w14:paraId="6CEE6603" w14:textId="77777777" w:rsidR="00D63202" w:rsidRDefault="00000000" w:rsidP="00C34779">
      <w:pPr>
        <w:spacing w:line="400" w:lineRule="exact"/>
        <w:ind w:firstLineChars="200" w:firstLine="422"/>
        <w:rPr>
          <w:rFonts w:ascii="宋体" w:hAnsi="宋体"/>
          <w:szCs w:val="21"/>
        </w:rPr>
      </w:pPr>
      <w:r>
        <w:rPr>
          <w:rFonts w:ascii="宋体" w:hAnsi="宋体"/>
          <w:b/>
          <w:bCs/>
          <w:szCs w:val="21"/>
        </w:rPr>
        <w:t>2. 数据分析标签页组</w:t>
      </w:r>
    </w:p>
    <w:p w14:paraId="10CC5FBA" w14:textId="77777777" w:rsidR="00D63202" w:rsidRDefault="00000000" w:rsidP="00C34779">
      <w:pPr>
        <w:spacing w:line="400" w:lineRule="exact"/>
        <w:ind w:firstLineChars="200" w:firstLine="420"/>
        <w:rPr>
          <w:rFonts w:ascii="宋体" w:hAnsi="宋体"/>
          <w:szCs w:val="21"/>
        </w:rPr>
      </w:pPr>
      <w:r>
        <w:rPr>
          <w:rFonts w:ascii="宋体" w:hAnsi="宋体"/>
          <w:szCs w:val="21"/>
        </w:rPr>
        <w:t>该区域采用</w:t>
      </w:r>
      <w:proofErr w:type="spellStart"/>
      <w:r>
        <w:rPr>
          <w:rFonts w:ascii="宋体" w:hAnsi="宋体"/>
          <w:szCs w:val="21"/>
        </w:rPr>
        <w:t>QTabWidget</w:t>
      </w:r>
      <w:proofErr w:type="spellEnd"/>
      <w:r>
        <w:rPr>
          <w:rFonts w:ascii="宋体" w:hAnsi="宋体"/>
          <w:szCs w:val="21"/>
        </w:rPr>
        <w:t>组件实现八种数据分析视图的统一管理。</w:t>
      </w:r>
    </w:p>
    <w:p w14:paraId="0B8125EF" w14:textId="77777777" w:rsidR="00D63202" w:rsidRDefault="00000000" w:rsidP="00C34779">
      <w:pPr>
        <w:spacing w:line="400" w:lineRule="exact"/>
        <w:ind w:firstLineChars="200" w:firstLine="422"/>
        <w:rPr>
          <w:rFonts w:ascii="宋体" w:hAnsi="宋体"/>
          <w:szCs w:val="21"/>
        </w:rPr>
      </w:pPr>
      <w:r>
        <w:rPr>
          <w:rFonts w:ascii="宋体" w:hAnsi="宋体"/>
          <w:b/>
          <w:bCs/>
          <w:szCs w:val="21"/>
        </w:rPr>
        <w:t>标签页1：概览</w:t>
      </w:r>
    </w:p>
    <w:p w14:paraId="7499009C" w14:textId="77777777" w:rsidR="00D63202" w:rsidRDefault="00000000" w:rsidP="00C34779">
      <w:pPr>
        <w:numPr>
          <w:ilvl w:val="0"/>
          <w:numId w:val="26"/>
        </w:numPr>
        <w:tabs>
          <w:tab w:val="left" w:pos="720"/>
        </w:tabs>
        <w:spacing w:line="400" w:lineRule="exact"/>
        <w:ind w:firstLine="200"/>
        <w:rPr>
          <w:rFonts w:ascii="宋体" w:hAnsi="宋体"/>
          <w:szCs w:val="21"/>
        </w:rPr>
      </w:pPr>
      <w:r>
        <w:rPr>
          <w:rFonts w:ascii="宋体" w:hAnsi="宋体"/>
          <w:szCs w:val="21"/>
        </w:rPr>
        <w:t>关键指标卡片矩阵（2×3布局）：</w:t>
      </w:r>
    </w:p>
    <w:p w14:paraId="2CB9691E" w14:textId="77777777" w:rsidR="00D63202" w:rsidRDefault="00000000" w:rsidP="00C34779">
      <w:pPr>
        <w:numPr>
          <w:ilvl w:val="1"/>
          <w:numId w:val="26"/>
        </w:numPr>
        <w:tabs>
          <w:tab w:val="left" w:pos="1440"/>
        </w:tabs>
        <w:spacing w:line="400" w:lineRule="exact"/>
        <w:ind w:firstLine="200"/>
        <w:rPr>
          <w:rFonts w:ascii="宋体" w:hAnsi="宋体"/>
          <w:szCs w:val="21"/>
        </w:rPr>
      </w:pPr>
      <w:r>
        <w:rPr>
          <w:rFonts w:ascii="宋体" w:hAnsi="宋体"/>
          <w:szCs w:val="21"/>
        </w:rPr>
        <w:t>击球次数卡片：显示总击球数，背景色根据数量动态变化</w:t>
      </w:r>
    </w:p>
    <w:p w14:paraId="600274E5" w14:textId="77777777" w:rsidR="00D63202" w:rsidRDefault="00000000" w:rsidP="00C34779">
      <w:pPr>
        <w:numPr>
          <w:ilvl w:val="1"/>
          <w:numId w:val="26"/>
        </w:numPr>
        <w:tabs>
          <w:tab w:val="left" w:pos="1440"/>
        </w:tabs>
        <w:spacing w:line="400" w:lineRule="exact"/>
        <w:ind w:firstLine="200"/>
        <w:rPr>
          <w:rFonts w:ascii="宋体" w:hAnsi="宋体"/>
          <w:szCs w:val="21"/>
        </w:rPr>
      </w:pPr>
      <w:r>
        <w:rPr>
          <w:rFonts w:ascii="宋体" w:hAnsi="宋体"/>
          <w:szCs w:val="21"/>
        </w:rPr>
        <w:t>时长卡片：显示视频总时长，格式化为"MM:SS"</w:t>
      </w:r>
    </w:p>
    <w:p w14:paraId="594B5C97" w14:textId="77777777" w:rsidR="00D63202" w:rsidRDefault="00000000" w:rsidP="00C34779">
      <w:pPr>
        <w:numPr>
          <w:ilvl w:val="1"/>
          <w:numId w:val="26"/>
        </w:numPr>
        <w:tabs>
          <w:tab w:val="left" w:pos="1440"/>
        </w:tabs>
        <w:spacing w:line="400" w:lineRule="exact"/>
        <w:ind w:firstLine="200"/>
        <w:rPr>
          <w:rFonts w:ascii="宋体" w:hAnsi="宋体"/>
          <w:szCs w:val="21"/>
        </w:rPr>
      </w:pPr>
      <w:r>
        <w:rPr>
          <w:rFonts w:ascii="宋体" w:hAnsi="宋体"/>
          <w:szCs w:val="21"/>
        </w:rPr>
        <w:t>平均球速卡片：显示平均球速，保留2位小数</w:t>
      </w:r>
    </w:p>
    <w:p w14:paraId="3B2C002C" w14:textId="77777777" w:rsidR="00D63202" w:rsidRDefault="00000000" w:rsidP="00C34779">
      <w:pPr>
        <w:numPr>
          <w:ilvl w:val="1"/>
          <w:numId w:val="26"/>
        </w:numPr>
        <w:tabs>
          <w:tab w:val="left" w:pos="1440"/>
        </w:tabs>
        <w:spacing w:line="400" w:lineRule="exact"/>
        <w:ind w:firstLine="200"/>
        <w:rPr>
          <w:rFonts w:ascii="宋体" w:hAnsi="宋体"/>
          <w:szCs w:val="21"/>
        </w:rPr>
      </w:pPr>
      <w:r>
        <w:rPr>
          <w:rFonts w:ascii="宋体" w:hAnsi="宋体"/>
          <w:szCs w:val="21"/>
        </w:rPr>
        <w:t>最大球速卡片：显示最大球速，保留2位小数</w:t>
      </w:r>
    </w:p>
    <w:p w14:paraId="220F605E" w14:textId="77777777" w:rsidR="00D63202" w:rsidRDefault="00000000" w:rsidP="00C34779">
      <w:pPr>
        <w:numPr>
          <w:ilvl w:val="1"/>
          <w:numId w:val="26"/>
        </w:numPr>
        <w:tabs>
          <w:tab w:val="left" w:pos="1440"/>
        </w:tabs>
        <w:spacing w:line="400" w:lineRule="exact"/>
        <w:ind w:firstLine="200"/>
        <w:rPr>
          <w:rFonts w:ascii="宋体" w:hAnsi="宋体"/>
          <w:szCs w:val="21"/>
        </w:rPr>
      </w:pPr>
      <w:r>
        <w:rPr>
          <w:rFonts w:ascii="宋体" w:hAnsi="宋体"/>
          <w:szCs w:val="21"/>
        </w:rPr>
        <w:t>可见率卡片：显示羽毛球</w:t>
      </w:r>
      <w:proofErr w:type="gramStart"/>
      <w:r>
        <w:rPr>
          <w:rFonts w:ascii="宋体" w:hAnsi="宋体"/>
          <w:szCs w:val="21"/>
        </w:rPr>
        <w:t>可见帧占比</w:t>
      </w:r>
      <w:proofErr w:type="gramEnd"/>
      <w:r>
        <w:rPr>
          <w:rFonts w:ascii="宋体" w:hAnsi="宋体"/>
          <w:szCs w:val="21"/>
        </w:rPr>
        <w:t>，进度条可视化</w:t>
      </w:r>
    </w:p>
    <w:p w14:paraId="42F0BB75" w14:textId="77777777" w:rsidR="00D63202" w:rsidRDefault="00000000" w:rsidP="00C34779">
      <w:pPr>
        <w:numPr>
          <w:ilvl w:val="1"/>
          <w:numId w:val="26"/>
        </w:numPr>
        <w:tabs>
          <w:tab w:val="left" w:pos="1440"/>
        </w:tabs>
        <w:spacing w:line="400" w:lineRule="exact"/>
        <w:ind w:firstLine="200"/>
        <w:rPr>
          <w:rFonts w:ascii="宋体" w:hAnsi="宋体"/>
          <w:szCs w:val="21"/>
        </w:rPr>
      </w:pPr>
      <w:r>
        <w:rPr>
          <w:rFonts w:ascii="宋体" w:hAnsi="宋体"/>
          <w:szCs w:val="21"/>
        </w:rPr>
        <w:t>输出目录卡片：显示结果保存路径，支持点击打开</w:t>
      </w:r>
    </w:p>
    <w:p w14:paraId="28545205" w14:textId="77777777" w:rsidR="00D63202" w:rsidRDefault="00000000" w:rsidP="00C34779">
      <w:pPr>
        <w:numPr>
          <w:ilvl w:val="0"/>
          <w:numId w:val="26"/>
        </w:numPr>
        <w:tabs>
          <w:tab w:val="left" w:pos="720"/>
        </w:tabs>
        <w:spacing w:line="400" w:lineRule="exact"/>
        <w:ind w:firstLine="200"/>
        <w:rPr>
          <w:rFonts w:ascii="宋体" w:hAnsi="宋体"/>
          <w:szCs w:val="21"/>
        </w:rPr>
      </w:pPr>
      <w:r>
        <w:rPr>
          <w:rFonts w:ascii="宋体" w:hAnsi="宋体"/>
          <w:szCs w:val="21"/>
        </w:rPr>
        <w:lastRenderedPageBreak/>
        <w:t>综合统计图表：</w:t>
      </w:r>
    </w:p>
    <w:p w14:paraId="45DB4D7A" w14:textId="77777777" w:rsidR="00D63202" w:rsidRDefault="00000000" w:rsidP="00C34779">
      <w:pPr>
        <w:numPr>
          <w:ilvl w:val="1"/>
          <w:numId w:val="26"/>
        </w:numPr>
        <w:tabs>
          <w:tab w:val="left" w:pos="1440"/>
        </w:tabs>
        <w:spacing w:line="400" w:lineRule="exact"/>
        <w:ind w:firstLine="200"/>
        <w:rPr>
          <w:rFonts w:ascii="宋体" w:hAnsi="宋体"/>
          <w:szCs w:val="21"/>
        </w:rPr>
      </w:pPr>
      <w:r>
        <w:rPr>
          <w:rFonts w:ascii="宋体" w:hAnsi="宋体"/>
          <w:szCs w:val="21"/>
        </w:rPr>
        <w:t>击球类型分布饼图：显示35种击球类型的占比</w:t>
      </w:r>
    </w:p>
    <w:p w14:paraId="09381BFD" w14:textId="77777777" w:rsidR="00D63202" w:rsidRDefault="00000000" w:rsidP="00C34779">
      <w:pPr>
        <w:numPr>
          <w:ilvl w:val="1"/>
          <w:numId w:val="26"/>
        </w:numPr>
        <w:tabs>
          <w:tab w:val="left" w:pos="1440"/>
        </w:tabs>
        <w:spacing w:line="400" w:lineRule="exact"/>
        <w:ind w:firstLine="200"/>
        <w:rPr>
          <w:rFonts w:ascii="宋体" w:hAnsi="宋体"/>
          <w:szCs w:val="21"/>
        </w:rPr>
      </w:pPr>
      <w:r>
        <w:rPr>
          <w:rFonts w:ascii="宋体" w:hAnsi="宋体"/>
          <w:szCs w:val="21"/>
        </w:rPr>
        <w:t>球员击球对比柱状图：Player1 vs Player2的击球数量对比</w:t>
      </w:r>
    </w:p>
    <w:p w14:paraId="48966425" w14:textId="77777777" w:rsidR="00D63202" w:rsidRDefault="00000000" w:rsidP="00C34779">
      <w:pPr>
        <w:numPr>
          <w:ilvl w:val="1"/>
          <w:numId w:val="26"/>
        </w:numPr>
        <w:tabs>
          <w:tab w:val="left" w:pos="1440"/>
        </w:tabs>
        <w:spacing w:line="400" w:lineRule="exact"/>
        <w:ind w:firstLine="200"/>
        <w:rPr>
          <w:rFonts w:ascii="宋体" w:hAnsi="宋体"/>
          <w:szCs w:val="21"/>
        </w:rPr>
      </w:pPr>
      <w:r>
        <w:rPr>
          <w:rFonts w:ascii="宋体" w:hAnsi="宋体"/>
          <w:szCs w:val="21"/>
        </w:rPr>
        <w:t>时间线事件图：标注所有击球事件的时间位置</w:t>
      </w:r>
    </w:p>
    <w:p w14:paraId="4C8CB1DD" w14:textId="77777777" w:rsidR="00D63202" w:rsidRDefault="00000000" w:rsidP="00C34779">
      <w:pPr>
        <w:spacing w:line="400" w:lineRule="exact"/>
        <w:ind w:firstLineChars="200" w:firstLine="422"/>
        <w:rPr>
          <w:rFonts w:ascii="宋体" w:hAnsi="宋体"/>
          <w:szCs w:val="21"/>
        </w:rPr>
      </w:pPr>
      <w:r>
        <w:rPr>
          <w:rFonts w:ascii="宋体" w:hAnsi="宋体"/>
          <w:b/>
          <w:bCs/>
          <w:szCs w:val="21"/>
        </w:rPr>
        <w:t>标签页2：击球事件</w:t>
      </w:r>
    </w:p>
    <w:p w14:paraId="4C903DA2" w14:textId="77777777" w:rsidR="00D63202" w:rsidRDefault="00000000" w:rsidP="00C34779">
      <w:pPr>
        <w:numPr>
          <w:ilvl w:val="0"/>
          <w:numId w:val="27"/>
        </w:numPr>
        <w:tabs>
          <w:tab w:val="left" w:pos="720"/>
        </w:tabs>
        <w:spacing w:line="400" w:lineRule="exact"/>
        <w:ind w:firstLine="200"/>
        <w:rPr>
          <w:rFonts w:ascii="宋体" w:hAnsi="宋体"/>
          <w:szCs w:val="21"/>
        </w:rPr>
      </w:pPr>
      <w:r>
        <w:rPr>
          <w:rFonts w:ascii="宋体" w:hAnsi="宋体"/>
          <w:szCs w:val="21"/>
        </w:rPr>
        <w:t>事件表格视图（基于</w:t>
      </w:r>
      <w:proofErr w:type="spellStart"/>
      <w:r>
        <w:rPr>
          <w:rFonts w:ascii="宋体" w:hAnsi="宋体"/>
          <w:szCs w:val="21"/>
        </w:rPr>
        <w:t>QTableView</w:t>
      </w:r>
      <w:proofErr w:type="spellEnd"/>
      <w:r>
        <w:rPr>
          <w:rFonts w:ascii="宋体" w:hAnsi="宋体"/>
          <w:szCs w:val="21"/>
        </w:rPr>
        <w:t>）：</w:t>
      </w:r>
    </w:p>
    <w:p w14:paraId="54993B3A" w14:textId="77777777" w:rsidR="00D63202" w:rsidRDefault="00000000" w:rsidP="00C34779">
      <w:pPr>
        <w:numPr>
          <w:ilvl w:val="1"/>
          <w:numId w:val="27"/>
        </w:numPr>
        <w:tabs>
          <w:tab w:val="left" w:pos="1440"/>
        </w:tabs>
        <w:spacing w:line="400" w:lineRule="exact"/>
        <w:ind w:firstLine="200"/>
        <w:rPr>
          <w:rFonts w:ascii="宋体" w:hAnsi="宋体"/>
          <w:szCs w:val="21"/>
        </w:rPr>
      </w:pPr>
      <w:r>
        <w:rPr>
          <w:rFonts w:ascii="宋体" w:hAnsi="宋体"/>
          <w:szCs w:val="21"/>
        </w:rPr>
        <w:t>表格列：帧号、时间、选手、击球类型、</w:t>
      </w:r>
      <w:proofErr w:type="gramStart"/>
      <w:r>
        <w:rPr>
          <w:rFonts w:ascii="宋体" w:hAnsi="宋体"/>
          <w:szCs w:val="21"/>
        </w:rPr>
        <w:t>球位置</w:t>
      </w:r>
      <w:proofErr w:type="gramEnd"/>
      <w:r>
        <w:rPr>
          <w:rFonts w:ascii="宋体" w:hAnsi="宋体"/>
          <w:szCs w:val="21"/>
        </w:rPr>
        <w:t>X、</w:t>
      </w:r>
      <w:proofErr w:type="gramStart"/>
      <w:r>
        <w:rPr>
          <w:rFonts w:ascii="宋体" w:hAnsi="宋体"/>
          <w:szCs w:val="21"/>
        </w:rPr>
        <w:t>球位置</w:t>
      </w:r>
      <w:proofErr w:type="gramEnd"/>
      <w:r>
        <w:rPr>
          <w:rFonts w:ascii="宋体" w:hAnsi="宋体"/>
          <w:szCs w:val="21"/>
        </w:rPr>
        <w:t>Y、球速、可见性</w:t>
      </w:r>
    </w:p>
    <w:p w14:paraId="158215EF" w14:textId="77777777" w:rsidR="00D63202" w:rsidRDefault="00000000" w:rsidP="00C34779">
      <w:pPr>
        <w:numPr>
          <w:ilvl w:val="1"/>
          <w:numId w:val="27"/>
        </w:numPr>
        <w:tabs>
          <w:tab w:val="left" w:pos="1440"/>
        </w:tabs>
        <w:spacing w:line="400" w:lineRule="exact"/>
        <w:ind w:firstLine="200"/>
        <w:rPr>
          <w:rFonts w:ascii="宋体" w:hAnsi="宋体"/>
          <w:szCs w:val="21"/>
        </w:rPr>
      </w:pPr>
      <w:r>
        <w:rPr>
          <w:rFonts w:ascii="宋体" w:hAnsi="宋体"/>
          <w:szCs w:val="21"/>
        </w:rPr>
        <w:t>表格功能：列排序、列宽调整、行选择、数据导出</w:t>
      </w:r>
    </w:p>
    <w:p w14:paraId="3A9040F3" w14:textId="77777777" w:rsidR="00D63202" w:rsidRDefault="00000000" w:rsidP="00C34779">
      <w:pPr>
        <w:numPr>
          <w:ilvl w:val="0"/>
          <w:numId w:val="27"/>
        </w:numPr>
        <w:tabs>
          <w:tab w:val="left" w:pos="720"/>
        </w:tabs>
        <w:spacing w:line="400" w:lineRule="exact"/>
        <w:ind w:firstLine="200"/>
        <w:rPr>
          <w:rFonts w:ascii="宋体" w:hAnsi="宋体"/>
          <w:szCs w:val="21"/>
        </w:rPr>
      </w:pPr>
      <w:r>
        <w:rPr>
          <w:rFonts w:ascii="宋体" w:hAnsi="宋体"/>
          <w:szCs w:val="21"/>
        </w:rPr>
        <w:t>筛选工具栏：</w:t>
      </w:r>
    </w:p>
    <w:p w14:paraId="4B187CEC" w14:textId="77777777" w:rsidR="00D63202" w:rsidRDefault="00000000" w:rsidP="00C34779">
      <w:pPr>
        <w:numPr>
          <w:ilvl w:val="1"/>
          <w:numId w:val="27"/>
        </w:numPr>
        <w:tabs>
          <w:tab w:val="left" w:pos="1440"/>
        </w:tabs>
        <w:spacing w:line="400" w:lineRule="exact"/>
        <w:ind w:firstLine="200"/>
        <w:rPr>
          <w:rFonts w:ascii="宋体" w:hAnsi="宋体"/>
          <w:szCs w:val="21"/>
        </w:rPr>
      </w:pPr>
      <w:r>
        <w:rPr>
          <w:rFonts w:ascii="宋体" w:hAnsi="宋体"/>
          <w:szCs w:val="21"/>
        </w:rPr>
        <w:t>关键字搜索框：支持模糊搜索</w:t>
      </w:r>
    </w:p>
    <w:p w14:paraId="057D50FD" w14:textId="77777777" w:rsidR="00D63202" w:rsidRDefault="00000000" w:rsidP="00C34779">
      <w:pPr>
        <w:numPr>
          <w:ilvl w:val="1"/>
          <w:numId w:val="27"/>
        </w:numPr>
        <w:tabs>
          <w:tab w:val="left" w:pos="1440"/>
        </w:tabs>
        <w:spacing w:line="400" w:lineRule="exact"/>
        <w:ind w:firstLine="200"/>
        <w:rPr>
          <w:rFonts w:ascii="宋体" w:hAnsi="宋体"/>
          <w:szCs w:val="21"/>
        </w:rPr>
      </w:pPr>
      <w:r>
        <w:rPr>
          <w:rFonts w:ascii="宋体" w:hAnsi="宋体"/>
          <w:szCs w:val="21"/>
        </w:rPr>
        <w:t>选手筛选下拉框：全部/Player1/Player2</w:t>
      </w:r>
    </w:p>
    <w:p w14:paraId="3398B8ED" w14:textId="77777777" w:rsidR="00D63202" w:rsidRDefault="00000000" w:rsidP="00C34779">
      <w:pPr>
        <w:numPr>
          <w:ilvl w:val="1"/>
          <w:numId w:val="27"/>
        </w:numPr>
        <w:tabs>
          <w:tab w:val="left" w:pos="1440"/>
        </w:tabs>
        <w:spacing w:line="400" w:lineRule="exact"/>
        <w:ind w:firstLine="200"/>
        <w:rPr>
          <w:rFonts w:ascii="宋体" w:hAnsi="宋体"/>
          <w:szCs w:val="21"/>
        </w:rPr>
      </w:pPr>
      <w:r>
        <w:rPr>
          <w:rFonts w:ascii="宋体" w:hAnsi="宋体"/>
          <w:szCs w:val="21"/>
        </w:rPr>
        <w:t>击球类型筛选下拉框：全部/杀球/抽球/吊球/网前/挑球/高远球</w:t>
      </w:r>
    </w:p>
    <w:p w14:paraId="04FB2CB9" w14:textId="77777777" w:rsidR="00D63202" w:rsidRDefault="00000000" w:rsidP="00C34779">
      <w:pPr>
        <w:numPr>
          <w:ilvl w:val="1"/>
          <w:numId w:val="27"/>
        </w:numPr>
        <w:tabs>
          <w:tab w:val="left" w:pos="1440"/>
        </w:tabs>
        <w:spacing w:line="400" w:lineRule="exact"/>
        <w:ind w:firstLine="200"/>
        <w:rPr>
          <w:rFonts w:ascii="宋体" w:hAnsi="宋体"/>
          <w:szCs w:val="21"/>
        </w:rPr>
      </w:pPr>
      <w:r>
        <w:rPr>
          <w:rFonts w:ascii="宋体" w:hAnsi="宋体"/>
          <w:szCs w:val="21"/>
        </w:rPr>
        <w:t>清空筛选按钮：重置所有筛选条件</w:t>
      </w:r>
    </w:p>
    <w:p w14:paraId="32EF79C4" w14:textId="77777777" w:rsidR="00D63202" w:rsidRDefault="00000000" w:rsidP="00C34779">
      <w:pPr>
        <w:numPr>
          <w:ilvl w:val="0"/>
          <w:numId w:val="27"/>
        </w:numPr>
        <w:tabs>
          <w:tab w:val="left" w:pos="720"/>
        </w:tabs>
        <w:spacing w:line="400" w:lineRule="exact"/>
        <w:ind w:firstLine="200"/>
        <w:rPr>
          <w:rFonts w:ascii="宋体" w:hAnsi="宋体"/>
          <w:szCs w:val="21"/>
        </w:rPr>
      </w:pPr>
      <w:r>
        <w:rPr>
          <w:rFonts w:ascii="宋体" w:hAnsi="宋体"/>
          <w:szCs w:val="21"/>
        </w:rPr>
        <w:t>事件详情面板：选中行后显示详细信息和对应帧的截图</w:t>
      </w:r>
    </w:p>
    <w:p w14:paraId="281F35C3" w14:textId="77777777" w:rsidR="00D63202" w:rsidRDefault="00000000" w:rsidP="00C34779">
      <w:pPr>
        <w:spacing w:line="400" w:lineRule="exact"/>
        <w:ind w:firstLineChars="200" w:firstLine="422"/>
        <w:rPr>
          <w:rFonts w:ascii="宋体" w:hAnsi="宋体"/>
          <w:szCs w:val="21"/>
        </w:rPr>
      </w:pPr>
      <w:r>
        <w:rPr>
          <w:rFonts w:ascii="宋体" w:hAnsi="宋体"/>
          <w:b/>
          <w:bCs/>
          <w:szCs w:val="21"/>
        </w:rPr>
        <w:t>标签页3：CSV数据</w:t>
      </w:r>
    </w:p>
    <w:p w14:paraId="505E4059" w14:textId="77777777" w:rsidR="00D63202" w:rsidRDefault="00000000" w:rsidP="00C34779">
      <w:pPr>
        <w:numPr>
          <w:ilvl w:val="0"/>
          <w:numId w:val="28"/>
        </w:numPr>
        <w:tabs>
          <w:tab w:val="left" w:pos="720"/>
        </w:tabs>
        <w:spacing w:line="400" w:lineRule="exact"/>
        <w:ind w:firstLine="200"/>
        <w:rPr>
          <w:rFonts w:ascii="宋体" w:hAnsi="宋体"/>
          <w:szCs w:val="21"/>
        </w:rPr>
      </w:pPr>
      <w:r>
        <w:rPr>
          <w:rFonts w:ascii="宋体" w:hAnsi="宋体"/>
          <w:szCs w:val="21"/>
        </w:rPr>
        <w:t>原始数据表格视图：显示完整的CSV数据，</w:t>
      </w:r>
      <w:proofErr w:type="gramStart"/>
      <w:r>
        <w:rPr>
          <w:rFonts w:ascii="宋体" w:hAnsi="宋体"/>
          <w:szCs w:val="21"/>
        </w:rPr>
        <w:t>支持分</w:t>
      </w:r>
      <w:proofErr w:type="gramEnd"/>
      <w:r>
        <w:rPr>
          <w:rFonts w:ascii="宋体" w:hAnsi="宋体"/>
          <w:szCs w:val="21"/>
        </w:rPr>
        <w:t>页显示、列冻结</w:t>
      </w:r>
    </w:p>
    <w:p w14:paraId="4AD76D40" w14:textId="77777777" w:rsidR="00D63202" w:rsidRDefault="00000000" w:rsidP="00C34779">
      <w:pPr>
        <w:numPr>
          <w:ilvl w:val="0"/>
          <w:numId w:val="28"/>
        </w:numPr>
        <w:tabs>
          <w:tab w:val="left" w:pos="720"/>
        </w:tabs>
        <w:spacing w:line="400" w:lineRule="exact"/>
        <w:ind w:firstLine="200"/>
        <w:rPr>
          <w:rFonts w:ascii="宋体" w:hAnsi="宋体"/>
          <w:szCs w:val="21"/>
        </w:rPr>
      </w:pPr>
      <w:r>
        <w:rPr>
          <w:rFonts w:ascii="宋体" w:hAnsi="宋体"/>
          <w:szCs w:val="21"/>
        </w:rPr>
        <w:t>数据统计面板：显示总行数、总列数、数据完整性检查、数据类型分布</w:t>
      </w:r>
    </w:p>
    <w:p w14:paraId="4586FEB3" w14:textId="77777777" w:rsidR="00D63202" w:rsidRDefault="00000000" w:rsidP="00C34779">
      <w:pPr>
        <w:spacing w:line="400" w:lineRule="exact"/>
        <w:ind w:firstLineChars="200" w:firstLine="422"/>
        <w:rPr>
          <w:rFonts w:ascii="宋体" w:hAnsi="宋体"/>
          <w:szCs w:val="21"/>
        </w:rPr>
      </w:pPr>
      <w:r>
        <w:rPr>
          <w:rFonts w:ascii="宋体" w:hAnsi="宋体"/>
          <w:b/>
          <w:bCs/>
          <w:szCs w:val="21"/>
        </w:rPr>
        <w:t>标签页4：球速曲线</w:t>
      </w:r>
    </w:p>
    <w:p w14:paraId="66E5F9AF" w14:textId="77777777" w:rsidR="00D63202" w:rsidRDefault="00000000" w:rsidP="00C34779">
      <w:pPr>
        <w:numPr>
          <w:ilvl w:val="0"/>
          <w:numId w:val="29"/>
        </w:numPr>
        <w:tabs>
          <w:tab w:val="left" w:pos="720"/>
        </w:tabs>
        <w:spacing w:line="400" w:lineRule="exact"/>
        <w:ind w:firstLine="200"/>
        <w:rPr>
          <w:rFonts w:ascii="宋体" w:hAnsi="宋体"/>
          <w:szCs w:val="21"/>
        </w:rPr>
      </w:pPr>
      <w:r>
        <w:rPr>
          <w:rFonts w:ascii="宋体" w:hAnsi="宋体"/>
          <w:szCs w:val="21"/>
        </w:rPr>
        <w:t>实时曲线图（基于matplotlib）：</w:t>
      </w:r>
    </w:p>
    <w:p w14:paraId="1FA8948E" w14:textId="77777777" w:rsidR="00D63202" w:rsidRDefault="00000000" w:rsidP="00C34779">
      <w:pPr>
        <w:numPr>
          <w:ilvl w:val="1"/>
          <w:numId w:val="29"/>
        </w:numPr>
        <w:tabs>
          <w:tab w:val="left" w:pos="1440"/>
        </w:tabs>
        <w:spacing w:line="400" w:lineRule="exact"/>
        <w:ind w:firstLine="200"/>
        <w:rPr>
          <w:rFonts w:ascii="宋体" w:hAnsi="宋体"/>
          <w:szCs w:val="21"/>
        </w:rPr>
      </w:pPr>
      <w:r>
        <w:rPr>
          <w:rFonts w:ascii="宋体" w:hAnsi="宋体"/>
          <w:szCs w:val="21"/>
        </w:rPr>
        <w:t>X轴：时间（秒）</w:t>
      </w:r>
    </w:p>
    <w:p w14:paraId="2157C73B" w14:textId="77777777" w:rsidR="00D63202" w:rsidRDefault="00000000" w:rsidP="00C34779">
      <w:pPr>
        <w:numPr>
          <w:ilvl w:val="1"/>
          <w:numId w:val="29"/>
        </w:numPr>
        <w:tabs>
          <w:tab w:val="left" w:pos="1440"/>
        </w:tabs>
        <w:spacing w:line="400" w:lineRule="exact"/>
        <w:ind w:firstLine="200"/>
        <w:rPr>
          <w:rFonts w:ascii="宋体" w:hAnsi="宋体"/>
          <w:szCs w:val="21"/>
        </w:rPr>
      </w:pPr>
      <w:r>
        <w:rPr>
          <w:rFonts w:ascii="宋体" w:hAnsi="宋体"/>
          <w:szCs w:val="21"/>
        </w:rPr>
        <w:t>Y轴：球速（像素/秒）</w:t>
      </w:r>
    </w:p>
    <w:p w14:paraId="3F82EC63" w14:textId="77777777" w:rsidR="00D63202" w:rsidRDefault="00000000" w:rsidP="00C34779">
      <w:pPr>
        <w:numPr>
          <w:ilvl w:val="1"/>
          <w:numId w:val="29"/>
        </w:numPr>
        <w:tabs>
          <w:tab w:val="left" w:pos="1440"/>
        </w:tabs>
        <w:spacing w:line="400" w:lineRule="exact"/>
        <w:ind w:firstLine="200"/>
        <w:rPr>
          <w:rFonts w:ascii="宋体" w:hAnsi="宋体"/>
          <w:szCs w:val="21"/>
        </w:rPr>
      </w:pPr>
      <w:r>
        <w:rPr>
          <w:rFonts w:ascii="宋体" w:hAnsi="宋体"/>
          <w:szCs w:val="21"/>
        </w:rPr>
        <w:t>曲线样式：蓝色实线，线宽2px</w:t>
      </w:r>
    </w:p>
    <w:p w14:paraId="1CB37685" w14:textId="77777777" w:rsidR="00D63202" w:rsidRDefault="00000000" w:rsidP="00C34779">
      <w:pPr>
        <w:numPr>
          <w:ilvl w:val="1"/>
          <w:numId w:val="29"/>
        </w:numPr>
        <w:tabs>
          <w:tab w:val="left" w:pos="1440"/>
        </w:tabs>
        <w:spacing w:line="400" w:lineRule="exact"/>
        <w:ind w:firstLine="200"/>
        <w:rPr>
          <w:rFonts w:ascii="宋体" w:hAnsi="宋体"/>
          <w:szCs w:val="21"/>
        </w:rPr>
      </w:pPr>
      <w:r>
        <w:rPr>
          <w:rFonts w:ascii="宋体" w:hAnsi="宋体"/>
          <w:szCs w:val="21"/>
        </w:rPr>
        <w:t>网格线：浅灰色虚线</w:t>
      </w:r>
    </w:p>
    <w:p w14:paraId="2BD69D04" w14:textId="77777777" w:rsidR="00D63202" w:rsidRDefault="00000000" w:rsidP="00C34779">
      <w:pPr>
        <w:numPr>
          <w:ilvl w:val="0"/>
          <w:numId w:val="29"/>
        </w:numPr>
        <w:tabs>
          <w:tab w:val="left" w:pos="720"/>
        </w:tabs>
        <w:spacing w:line="400" w:lineRule="exact"/>
        <w:ind w:firstLine="200"/>
        <w:rPr>
          <w:rFonts w:ascii="宋体" w:hAnsi="宋体"/>
          <w:szCs w:val="21"/>
        </w:rPr>
      </w:pPr>
      <w:r>
        <w:rPr>
          <w:rFonts w:ascii="宋体" w:hAnsi="宋体"/>
          <w:szCs w:val="21"/>
        </w:rPr>
        <w:t>交互功能：鼠标悬停显示详细数值、点击曲线点跳转到对应视频帧、滚轮缩放、拖拽平移</w:t>
      </w:r>
    </w:p>
    <w:p w14:paraId="63526DFB" w14:textId="77777777" w:rsidR="00D63202" w:rsidRDefault="00000000" w:rsidP="00C34779">
      <w:pPr>
        <w:numPr>
          <w:ilvl w:val="0"/>
          <w:numId w:val="29"/>
        </w:numPr>
        <w:tabs>
          <w:tab w:val="left" w:pos="720"/>
        </w:tabs>
        <w:spacing w:line="400" w:lineRule="exact"/>
        <w:ind w:firstLine="200"/>
        <w:rPr>
          <w:rFonts w:ascii="宋体" w:hAnsi="宋体"/>
          <w:szCs w:val="21"/>
        </w:rPr>
      </w:pPr>
      <w:r>
        <w:rPr>
          <w:rFonts w:ascii="宋体" w:hAnsi="宋体"/>
          <w:szCs w:val="21"/>
        </w:rPr>
        <w:t>击球点标注：在击球</w:t>
      </w:r>
      <w:proofErr w:type="gramStart"/>
      <w:r>
        <w:rPr>
          <w:rFonts w:ascii="宋体" w:hAnsi="宋体"/>
          <w:szCs w:val="21"/>
        </w:rPr>
        <w:t>帧</w:t>
      </w:r>
      <w:proofErr w:type="gramEnd"/>
      <w:r>
        <w:rPr>
          <w:rFonts w:ascii="宋体" w:hAnsi="宋体"/>
          <w:szCs w:val="21"/>
        </w:rPr>
        <w:t>位置显示红色三角形标记</w:t>
      </w:r>
    </w:p>
    <w:p w14:paraId="6C52139E" w14:textId="77777777" w:rsidR="00D63202" w:rsidRDefault="00000000" w:rsidP="00C34779">
      <w:pPr>
        <w:spacing w:line="400" w:lineRule="exact"/>
        <w:ind w:firstLineChars="200" w:firstLine="422"/>
        <w:rPr>
          <w:rFonts w:ascii="宋体" w:hAnsi="宋体"/>
          <w:szCs w:val="21"/>
        </w:rPr>
      </w:pPr>
      <w:r>
        <w:rPr>
          <w:rFonts w:ascii="宋体" w:hAnsi="宋体"/>
          <w:b/>
          <w:bCs/>
          <w:szCs w:val="21"/>
        </w:rPr>
        <w:t>标签页5：球高度</w:t>
      </w:r>
    </w:p>
    <w:p w14:paraId="23C781A5" w14:textId="77777777" w:rsidR="00D63202" w:rsidRDefault="00000000" w:rsidP="00C34779">
      <w:pPr>
        <w:numPr>
          <w:ilvl w:val="0"/>
          <w:numId w:val="30"/>
        </w:numPr>
        <w:tabs>
          <w:tab w:val="left" w:pos="720"/>
        </w:tabs>
        <w:spacing w:line="400" w:lineRule="exact"/>
        <w:ind w:firstLine="200"/>
        <w:rPr>
          <w:rFonts w:ascii="宋体" w:hAnsi="宋体"/>
          <w:szCs w:val="21"/>
        </w:rPr>
      </w:pPr>
      <w:r>
        <w:rPr>
          <w:rFonts w:ascii="宋体" w:hAnsi="宋体"/>
          <w:szCs w:val="21"/>
        </w:rPr>
        <w:t>高度变化曲线图：</w:t>
      </w:r>
    </w:p>
    <w:p w14:paraId="37C56A7D" w14:textId="77777777" w:rsidR="00D63202" w:rsidRDefault="00000000" w:rsidP="00C34779">
      <w:pPr>
        <w:numPr>
          <w:ilvl w:val="1"/>
          <w:numId w:val="30"/>
        </w:numPr>
        <w:tabs>
          <w:tab w:val="left" w:pos="1440"/>
        </w:tabs>
        <w:spacing w:line="400" w:lineRule="exact"/>
        <w:ind w:firstLine="200"/>
        <w:rPr>
          <w:rFonts w:ascii="宋体" w:hAnsi="宋体"/>
          <w:szCs w:val="21"/>
        </w:rPr>
      </w:pPr>
      <w:r>
        <w:rPr>
          <w:rFonts w:ascii="宋体" w:hAnsi="宋体"/>
          <w:szCs w:val="21"/>
        </w:rPr>
        <w:t>X轴：时间（秒）</w:t>
      </w:r>
    </w:p>
    <w:p w14:paraId="2B930531" w14:textId="77777777" w:rsidR="00D63202" w:rsidRDefault="00000000" w:rsidP="00C34779">
      <w:pPr>
        <w:numPr>
          <w:ilvl w:val="1"/>
          <w:numId w:val="30"/>
        </w:numPr>
        <w:tabs>
          <w:tab w:val="left" w:pos="1440"/>
        </w:tabs>
        <w:spacing w:line="400" w:lineRule="exact"/>
        <w:ind w:firstLine="200"/>
        <w:rPr>
          <w:rFonts w:ascii="宋体" w:hAnsi="宋体"/>
          <w:szCs w:val="21"/>
        </w:rPr>
      </w:pPr>
      <w:r>
        <w:rPr>
          <w:rFonts w:ascii="宋体" w:hAnsi="宋体"/>
          <w:szCs w:val="21"/>
        </w:rPr>
        <w:t>Y轴：球高度（像素，720-y）</w:t>
      </w:r>
    </w:p>
    <w:p w14:paraId="423B0317" w14:textId="77777777" w:rsidR="00D63202" w:rsidRDefault="00000000" w:rsidP="00C34779">
      <w:pPr>
        <w:numPr>
          <w:ilvl w:val="1"/>
          <w:numId w:val="30"/>
        </w:numPr>
        <w:tabs>
          <w:tab w:val="left" w:pos="1440"/>
        </w:tabs>
        <w:spacing w:line="400" w:lineRule="exact"/>
        <w:ind w:firstLine="200"/>
        <w:rPr>
          <w:rFonts w:ascii="宋体" w:hAnsi="宋体"/>
          <w:szCs w:val="21"/>
        </w:rPr>
      </w:pPr>
      <w:r>
        <w:rPr>
          <w:rFonts w:ascii="宋体" w:hAnsi="宋体"/>
          <w:szCs w:val="21"/>
        </w:rPr>
        <w:t>曲线样式：绿色实线，线宽2px</w:t>
      </w:r>
    </w:p>
    <w:p w14:paraId="6CF25E79" w14:textId="77777777" w:rsidR="00D63202" w:rsidRDefault="00000000" w:rsidP="00C34779">
      <w:pPr>
        <w:numPr>
          <w:ilvl w:val="0"/>
          <w:numId w:val="30"/>
        </w:numPr>
        <w:tabs>
          <w:tab w:val="left" w:pos="720"/>
        </w:tabs>
        <w:spacing w:line="400" w:lineRule="exact"/>
        <w:ind w:firstLine="200"/>
        <w:rPr>
          <w:rFonts w:ascii="宋体" w:hAnsi="宋体"/>
          <w:szCs w:val="21"/>
        </w:rPr>
      </w:pPr>
      <w:r>
        <w:rPr>
          <w:rFonts w:ascii="宋体" w:hAnsi="宋体"/>
          <w:szCs w:val="21"/>
        </w:rPr>
        <w:t>高度区间标注：</w:t>
      </w:r>
    </w:p>
    <w:p w14:paraId="291F2EFC" w14:textId="77777777" w:rsidR="00D63202" w:rsidRDefault="00000000" w:rsidP="00C34779">
      <w:pPr>
        <w:numPr>
          <w:ilvl w:val="1"/>
          <w:numId w:val="30"/>
        </w:numPr>
        <w:tabs>
          <w:tab w:val="left" w:pos="1440"/>
        </w:tabs>
        <w:spacing w:line="400" w:lineRule="exact"/>
        <w:ind w:firstLine="200"/>
        <w:rPr>
          <w:rFonts w:ascii="宋体" w:hAnsi="宋体"/>
          <w:szCs w:val="21"/>
        </w:rPr>
      </w:pPr>
      <w:proofErr w:type="gramStart"/>
      <w:r>
        <w:rPr>
          <w:rFonts w:ascii="宋体" w:hAnsi="宋体"/>
          <w:szCs w:val="21"/>
        </w:rPr>
        <w:t>高远球</w:t>
      </w:r>
      <w:proofErr w:type="gramEnd"/>
      <w:r>
        <w:rPr>
          <w:rFonts w:ascii="宋体" w:hAnsi="宋体"/>
          <w:szCs w:val="21"/>
        </w:rPr>
        <w:t>区间（高度&gt;500px）：浅红色背景</w:t>
      </w:r>
    </w:p>
    <w:p w14:paraId="2C5A4A19" w14:textId="77777777" w:rsidR="00D63202" w:rsidRDefault="00000000" w:rsidP="00C34779">
      <w:pPr>
        <w:numPr>
          <w:ilvl w:val="1"/>
          <w:numId w:val="30"/>
        </w:numPr>
        <w:tabs>
          <w:tab w:val="left" w:pos="1440"/>
        </w:tabs>
        <w:spacing w:line="400" w:lineRule="exact"/>
        <w:ind w:firstLine="200"/>
        <w:rPr>
          <w:rFonts w:ascii="宋体" w:hAnsi="宋体"/>
          <w:szCs w:val="21"/>
        </w:rPr>
      </w:pPr>
      <w:r>
        <w:rPr>
          <w:rFonts w:ascii="宋体" w:hAnsi="宋体"/>
          <w:szCs w:val="21"/>
        </w:rPr>
        <w:t>平抽区间（高度200-500px）：浅黄色背景</w:t>
      </w:r>
    </w:p>
    <w:p w14:paraId="1ED95EAD" w14:textId="77777777" w:rsidR="00D63202" w:rsidRDefault="00000000" w:rsidP="00C34779">
      <w:pPr>
        <w:numPr>
          <w:ilvl w:val="1"/>
          <w:numId w:val="30"/>
        </w:numPr>
        <w:tabs>
          <w:tab w:val="left" w:pos="1440"/>
        </w:tabs>
        <w:spacing w:line="400" w:lineRule="exact"/>
        <w:ind w:firstLine="200"/>
        <w:rPr>
          <w:rFonts w:ascii="宋体" w:hAnsi="宋体"/>
          <w:szCs w:val="21"/>
        </w:rPr>
      </w:pPr>
      <w:r>
        <w:rPr>
          <w:rFonts w:ascii="宋体" w:hAnsi="宋体"/>
          <w:szCs w:val="21"/>
        </w:rPr>
        <w:t>网前球区间（高度&lt;200px）：浅蓝色背景</w:t>
      </w:r>
    </w:p>
    <w:p w14:paraId="1411D22A" w14:textId="77777777" w:rsidR="00D63202" w:rsidRDefault="00000000" w:rsidP="00C34779">
      <w:pPr>
        <w:numPr>
          <w:ilvl w:val="0"/>
          <w:numId w:val="30"/>
        </w:numPr>
        <w:tabs>
          <w:tab w:val="left" w:pos="720"/>
        </w:tabs>
        <w:spacing w:line="400" w:lineRule="exact"/>
        <w:ind w:firstLine="200"/>
        <w:rPr>
          <w:rFonts w:ascii="宋体" w:hAnsi="宋体"/>
          <w:szCs w:val="21"/>
        </w:rPr>
      </w:pPr>
      <w:r>
        <w:rPr>
          <w:rFonts w:ascii="宋体" w:hAnsi="宋体"/>
          <w:szCs w:val="21"/>
        </w:rPr>
        <w:t>高度统计面板：显示</w:t>
      </w:r>
      <w:proofErr w:type="gramStart"/>
      <w:r>
        <w:rPr>
          <w:rFonts w:ascii="宋体" w:hAnsi="宋体"/>
          <w:szCs w:val="21"/>
        </w:rPr>
        <w:t>各高度</w:t>
      </w:r>
      <w:proofErr w:type="gramEnd"/>
      <w:r>
        <w:rPr>
          <w:rFonts w:ascii="宋体" w:hAnsi="宋体"/>
          <w:szCs w:val="21"/>
        </w:rPr>
        <w:t>区间的击球数量和占比</w:t>
      </w:r>
    </w:p>
    <w:p w14:paraId="0AB85B65" w14:textId="77777777" w:rsidR="00D63202" w:rsidRDefault="00000000" w:rsidP="00C34779">
      <w:pPr>
        <w:spacing w:line="400" w:lineRule="exact"/>
        <w:ind w:firstLineChars="200" w:firstLine="422"/>
        <w:rPr>
          <w:rFonts w:ascii="宋体" w:hAnsi="宋体"/>
          <w:szCs w:val="21"/>
        </w:rPr>
      </w:pPr>
      <w:r>
        <w:rPr>
          <w:rFonts w:ascii="宋体" w:hAnsi="宋体"/>
          <w:b/>
          <w:bCs/>
          <w:szCs w:val="21"/>
        </w:rPr>
        <w:lastRenderedPageBreak/>
        <w:t>标签页6：累计击球数</w:t>
      </w:r>
    </w:p>
    <w:p w14:paraId="5D96E5C4" w14:textId="77777777" w:rsidR="00D63202" w:rsidRDefault="00000000" w:rsidP="00C34779">
      <w:pPr>
        <w:numPr>
          <w:ilvl w:val="0"/>
          <w:numId w:val="31"/>
        </w:numPr>
        <w:tabs>
          <w:tab w:val="left" w:pos="720"/>
        </w:tabs>
        <w:spacing w:line="400" w:lineRule="exact"/>
        <w:ind w:firstLine="200"/>
        <w:rPr>
          <w:rFonts w:ascii="宋体" w:hAnsi="宋体"/>
          <w:szCs w:val="21"/>
        </w:rPr>
      </w:pPr>
      <w:r>
        <w:rPr>
          <w:rFonts w:ascii="宋体" w:hAnsi="宋体"/>
          <w:szCs w:val="21"/>
        </w:rPr>
        <w:t>累计曲线图：</w:t>
      </w:r>
    </w:p>
    <w:p w14:paraId="00F97343" w14:textId="77777777" w:rsidR="00D63202" w:rsidRDefault="00000000" w:rsidP="00C34779">
      <w:pPr>
        <w:numPr>
          <w:ilvl w:val="1"/>
          <w:numId w:val="31"/>
        </w:numPr>
        <w:tabs>
          <w:tab w:val="left" w:pos="1440"/>
        </w:tabs>
        <w:spacing w:line="400" w:lineRule="exact"/>
        <w:ind w:firstLine="200"/>
        <w:rPr>
          <w:rFonts w:ascii="宋体" w:hAnsi="宋体"/>
          <w:szCs w:val="21"/>
        </w:rPr>
      </w:pPr>
      <w:r>
        <w:rPr>
          <w:rFonts w:ascii="宋体" w:hAnsi="宋体"/>
          <w:szCs w:val="21"/>
        </w:rPr>
        <w:t>X轴：时间（秒）</w:t>
      </w:r>
    </w:p>
    <w:p w14:paraId="7CC789C2" w14:textId="77777777" w:rsidR="00D63202" w:rsidRDefault="00000000" w:rsidP="00C34779">
      <w:pPr>
        <w:numPr>
          <w:ilvl w:val="1"/>
          <w:numId w:val="31"/>
        </w:numPr>
        <w:tabs>
          <w:tab w:val="left" w:pos="1440"/>
        </w:tabs>
        <w:spacing w:line="400" w:lineRule="exact"/>
        <w:ind w:firstLine="200"/>
        <w:rPr>
          <w:rFonts w:ascii="宋体" w:hAnsi="宋体"/>
          <w:szCs w:val="21"/>
        </w:rPr>
      </w:pPr>
      <w:r>
        <w:rPr>
          <w:rFonts w:ascii="宋体" w:hAnsi="宋体"/>
          <w:szCs w:val="21"/>
        </w:rPr>
        <w:t>Y轴：累计击球数</w:t>
      </w:r>
    </w:p>
    <w:p w14:paraId="0DFCCF11" w14:textId="77777777" w:rsidR="00D63202" w:rsidRDefault="00000000" w:rsidP="00C34779">
      <w:pPr>
        <w:numPr>
          <w:ilvl w:val="1"/>
          <w:numId w:val="31"/>
        </w:numPr>
        <w:tabs>
          <w:tab w:val="left" w:pos="1440"/>
        </w:tabs>
        <w:spacing w:line="400" w:lineRule="exact"/>
        <w:ind w:firstLine="200"/>
        <w:rPr>
          <w:rFonts w:ascii="宋体" w:hAnsi="宋体"/>
          <w:szCs w:val="21"/>
        </w:rPr>
      </w:pPr>
      <w:r>
        <w:rPr>
          <w:rFonts w:ascii="宋体" w:hAnsi="宋体"/>
          <w:szCs w:val="21"/>
        </w:rPr>
        <w:t>曲线样式：紫色实线，线宽2px</w:t>
      </w:r>
    </w:p>
    <w:p w14:paraId="36A07A4C" w14:textId="77777777" w:rsidR="00D63202" w:rsidRDefault="00000000" w:rsidP="00C34779">
      <w:pPr>
        <w:numPr>
          <w:ilvl w:val="1"/>
          <w:numId w:val="31"/>
        </w:numPr>
        <w:tabs>
          <w:tab w:val="left" w:pos="1440"/>
        </w:tabs>
        <w:spacing w:line="400" w:lineRule="exact"/>
        <w:ind w:firstLine="200"/>
        <w:rPr>
          <w:rFonts w:ascii="宋体" w:hAnsi="宋体"/>
          <w:szCs w:val="21"/>
        </w:rPr>
      </w:pPr>
      <w:r>
        <w:rPr>
          <w:rFonts w:ascii="宋体" w:hAnsi="宋体"/>
          <w:szCs w:val="21"/>
        </w:rPr>
        <w:t>填充区域：曲线下方半透明紫色填充</w:t>
      </w:r>
    </w:p>
    <w:p w14:paraId="45807526" w14:textId="77777777" w:rsidR="00D63202" w:rsidRDefault="00000000" w:rsidP="00C34779">
      <w:pPr>
        <w:numPr>
          <w:ilvl w:val="0"/>
          <w:numId w:val="31"/>
        </w:numPr>
        <w:tabs>
          <w:tab w:val="left" w:pos="720"/>
        </w:tabs>
        <w:spacing w:line="400" w:lineRule="exact"/>
        <w:ind w:firstLine="200"/>
        <w:rPr>
          <w:rFonts w:ascii="宋体" w:hAnsi="宋体"/>
          <w:szCs w:val="21"/>
        </w:rPr>
      </w:pPr>
      <w:r>
        <w:rPr>
          <w:rFonts w:ascii="宋体" w:hAnsi="宋体"/>
          <w:szCs w:val="21"/>
        </w:rPr>
        <w:t>击球率统计：显示每分钟击球数（击球频率）</w:t>
      </w:r>
    </w:p>
    <w:p w14:paraId="6C1B0DD7" w14:textId="77777777" w:rsidR="00D63202" w:rsidRDefault="00000000" w:rsidP="00C34779">
      <w:pPr>
        <w:spacing w:line="400" w:lineRule="exact"/>
        <w:ind w:firstLineChars="200" w:firstLine="422"/>
        <w:rPr>
          <w:rFonts w:ascii="宋体" w:hAnsi="宋体"/>
          <w:szCs w:val="21"/>
        </w:rPr>
      </w:pPr>
      <w:r>
        <w:rPr>
          <w:rFonts w:ascii="宋体" w:hAnsi="宋体"/>
          <w:b/>
          <w:bCs/>
          <w:szCs w:val="21"/>
        </w:rPr>
        <w:t>标签页7：分布</w:t>
      </w:r>
    </w:p>
    <w:p w14:paraId="64EEE58B" w14:textId="77777777" w:rsidR="00D63202" w:rsidRDefault="00000000" w:rsidP="00C34779">
      <w:pPr>
        <w:numPr>
          <w:ilvl w:val="0"/>
          <w:numId w:val="32"/>
        </w:numPr>
        <w:tabs>
          <w:tab w:val="left" w:pos="720"/>
        </w:tabs>
        <w:spacing w:line="400" w:lineRule="exact"/>
        <w:ind w:firstLine="200"/>
        <w:rPr>
          <w:rFonts w:ascii="宋体" w:hAnsi="宋体"/>
          <w:szCs w:val="21"/>
        </w:rPr>
      </w:pPr>
      <w:r>
        <w:rPr>
          <w:rFonts w:ascii="宋体" w:hAnsi="宋体"/>
          <w:szCs w:val="21"/>
        </w:rPr>
        <w:t>四图网格布局（2×2）：</w:t>
      </w:r>
    </w:p>
    <w:p w14:paraId="3BE8E9D3" w14:textId="77777777" w:rsidR="00D63202" w:rsidRDefault="00000000" w:rsidP="00C34779">
      <w:pPr>
        <w:numPr>
          <w:ilvl w:val="1"/>
          <w:numId w:val="32"/>
        </w:numPr>
        <w:tabs>
          <w:tab w:val="left" w:pos="1440"/>
        </w:tabs>
        <w:spacing w:line="400" w:lineRule="exact"/>
        <w:ind w:firstLine="200"/>
        <w:rPr>
          <w:rFonts w:ascii="宋体" w:hAnsi="宋体"/>
          <w:szCs w:val="21"/>
        </w:rPr>
      </w:pPr>
      <w:r>
        <w:rPr>
          <w:rFonts w:ascii="宋体" w:hAnsi="宋体"/>
          <w:szCs w:val="21"/>
        </w:rPr>
        <w:t>球速分布图（Pro分布）：直方图 + 核密度估计曲线，蓝色填充</w:t>
      </w:r>
    </w:p>
    <w:p w14:paraId="715F25CE" w14:textId="77777777" w:rsidR="00D63202" w:rsidRDefault="00000000" w:rsidP="00C34779">
      <w:pPr>
        <w:numPr>
          <w:ilvl w:val="1"/>
          <w:numId w:val="32"/>
        </w:numPr>
        <w:tabs>
          <w:tab w:val="left" w:pos="1440"/>
        </w:tabs>
        <w:spacing w:line="400" w:lineRule="exact"/>
        <w:ind w:firstLine="200"/>
        <w:rPr>
          <w:rFonts w:ascii="宋体" w:hAnsi="宋体"/>
          <w:szCs w:val="21"/>
        </w:rPr>
      </w:pPr>
      <w:r>
        <w:rPr>
          <w:rFonts w:ascii="宋体" w:hAnsi="宋体"/>
          <w:szCs w:val="21"/>
        </w:rPr>
        <w:t>击球间隔分布图（Pro分布）：直方图 + 核密度估计曲线，绿色填充</w:t>
      </w:r>
    </w:p>
    <w:p w14:paraId="6A3A4E16" w14:textId="77777777" w:rsidR="00D63202" w:rsidRDefault="00000000" w:rsidP="00C34779">
      <w:pPr>
        <w:numPr>
          <w:ilvl w:val="1"/>
          <w:numId w:val="32"/>
        </w:numPr>
        <w:tabs>
          <w:tab w:val="left" w:pos="1440"/>
        </w:tabs>
        <w:spacing w:line="400" w:lineRule="exact"/>
        <w:ind w:firstLine="200"/>
        <w:rPr>
          <w:rFonts w:ascii="宋体" w:hAnsi="宋体"/>
          <w:szCs w:val="21"/>
        </w:rPr>
      </w:pPr>
      <w:r>
        <w:rPr>
          <w:rFonts w:ascii="宋体" w:hAnsi="宋体"/>
          <w:szCs w:val="21"/>
        </w:rPr>
        <w:t>击球高度分布图（Pro分布）：直方图 + 核密度估计曲线，橙色填充</w:t>
      </w:r>
    </w:p>
    <w:p w14:paraId="59D2A4BE" w14:textId="77777777" w:rsidR="00D63202" w:rsidRDefault="00000000" w:rsidP="00C34779">
      <w:pPr>
        <w:numPr>
          <w:ilvl w:val="1"/>
          <w:numId w:val="32"/>
        </w:numPr>
        <w:tabs>
          <w:tab w:val="left" w:pos="1440"/>
        </w:tabs>
        <w:spacing w:line="400" w:lineRule="exact"/>
        <w:ind w:firstLine="200"/>
        <w:rPr>
          <w:rFonts w:ascii="宋体" w:hAnsi="宋体"/>
          <w:szCs w:val="21"/>
        </w:rPr>
      </w:pPr>
      <w:r>
        <w:rPr>
          <w:rFonts w:ascii="宋体" w:hAnsi="宋体"/>
          <w:szCs w:val="21"/>
        </w:rPr>
        <w:t>选手速度分布图（Pro分布）：Player1红色、Player2蓝色双曲线</w:t>
      </w:r>
    </w:p>
    <w:p w14:paraId="0106E571" w14:textId="77777777" w:rsidR="00D63202" w:rsidRDefault="00000000" w:rsidP="00C34779">
      <w:pPr>
        <w:numPr>
          <w:ilvl w:val="0"/>
          <w:numId w:val="32"/>
        </w:numPr>
        <w:tabs>
          <w:tab w:val="left" w:pos="720"/>
        </w:tabs>
        <w:spacing w:line="400" w:lineRule="exact"/>
        <w:ind w:firstLine="200"/>
        <w:rPr>
          <w:rFonts w:ascii="宋体" w:hAnsi="宋体"/>
          <w:szCs w:val="21"/>
        </w:rPr>
      </w:pPr>
      <w:r>
        <w:rPr>
          <w:rFonts w:ascii="宋体" w:hAnsi="宋体"/>
          <w:szCs w:val="21"/>
        </w:rPr>
        <w:t>统计参数面板：显示均值、中位数、标准差、最小值、最大值、四分位数</w:t>
      </w:r>
    </w:p>
    <w:p w14:paraId="009CE06B" w14:textId="77777777" w:rsidR="00D63202" w:rsidRDefault="00000000" w:rsidP="00C34779">
      <w:pPr>
        <w:spacing w:line="400" w:lineRule="exact"/>
        <w:ind w:firstLineChars="200" w:firstLine="422"/>
        <w:rPr>
          <w:rFonts w:ascii="宋体" w:hAnsi="宋体"/>
          <w:szCs w:val="21"/>
        </w:rPr>
      </w:pPr>
      <w:r>
        <w:rPr>
          <w:rFonts w:ascii="宋体" w:hAnsi="宋体"/>
          <w:b/>
          <w:bCs/>
          <w:szCs w:val="21"/>
        </w:rPr>
        <w:t>标签页8：选手</w:t>
      </w:r>
    </w:p>
    <w:p w14:paraId="1D5A1D79" w14:textId="77777777" w:rsidR="00D63202" w:rsidRDefault="00000000" w:rsidP="00C34779">
      <w:pPr>
        <w:numPr>
          <w:ilvl w:val="0"/>
          <w:numId w:val="33"/>
        </w:numPr>
        <w:tabs>
          <w:tab w:val="left" w:pos="720"/>
        </w:tabs>
        <w:spacing w:line="400" w:lineRule="exact"/>
        <w:ind w:firstLine="200"/>
        <w:rPr>
          <w:rFonts w:ascii="宋体" w:hAnsi="宋体"/>
          <w:szCs w:val="21"/>
        </w:rPr>
      </w:pPr>
      <w:r>
        <w:rPr>
          <w:rFonts w:ascii="宋体" w:hAnsi="宋体"/>
          <w:szCs w:val="21"/>
        </w:rPr>
        <w:t>选手位置覆盖图（2×1布局）：</w:t>
      </w:r>
    </w:p>
    <w:p w14:paraId="25297D91" w14:textId="77777777" w:rsidR="00D63202" w:rsidRDefault="00000000" w:rsidP="00C34779">
      <w:pPr>
        <w:numPr>
          <w:ilvl w:val="1"/>
          <w:numId w:val="33"/>
        </w:numPr>
        <w:tabs>
          <w:tab w:val="left" w:pos="1440"/>
        </w:tabs>
        <w:spacing w:line="400" w:lineRule="exact"/>
        <w:ind w:firstLine="200"/>
        <w:rPr>
          <w:rFonts w:ascii="宋体" w:hAnsi="宋体"/>
          <w:szCs w:val="21"/>
        </w:rPr>
      </w:pPr>
      <w:r>
        <w:rPr>
          <w:rFonts w:ascii="宋体" w:hAnsi="宋体"/>
          <w:szCs w:val="21"/>
        </w:rPr>
        <w:t>Player1覆盖图（凸包）：红色多边形，填充半透明红色，边框实线红色</w:t>
      </w:r>
    </w:p>
    <w:p w14:paraId="43C2DD42" w14:textId="77777777" w:rsidR="00D63202" w:rsidRDefault="00000000" w:rsidP="00C34779">
      <w:pPr>
        <w:numPr>
          <w:ilvl w:val="1"/>
          <w:numId w:val="33"/>
        </w:numPr>
        <w:tabs>
          <w:tab w:val="left" w:pos="1440"/>
        </w:tabs>
        <w:spacing w:line="400" w:lineRule="exact"/>
        <w:ind w:firstLine="200"/>
        <w:rPr>
          <w:rFonts w:ascii="宋体" w:hAnsi="宋体"/>
          <w:szCs w:val="21"/>
        </w:rPr>
      </w:pPr>
      <w:r>
        <w:rPr>
          <w:rFonts w:ascii="宋体" w:hAnsi="宋体"/>
          <w:szCs w:val="21"/>
        </w:rPr>
        <w:t>Player2覆盖图（凸包）：蓝色多边形，填充半透明蓝色，边框实线蓝色</w:t>
      </w:r>
    </w:p>
    <w:p w14:paraId="25AF0A4D" w14:textId="77777777" w:rsidR="00D63202" w:rsidRDefault="00000000" w:rsidP="00C34779">
      <w:pPr>
        <w:numPr>
          <w:ilvl w:val="1"/>
          <w:numId w:val="33"/>
        </w:numPr>
        <w:tabs>
          <w:tab w:val="left" w:pos="1440"/>
        </w:tabs>
        <w:spacing w:line="400" w:lineRule="exact"/>
        <w:ind w:firstLine="200"/>
        <w:rPr>
          <w:rFonts w:ascii="宋体" w:hAnsi="宋体"/>
          <w:szCs w:val="21"/>
        </w:rPr>
      </w:pPr>
      <w:r>
        <w:rPr>
          <w:rFonts w:ascii="宋体" w:hAnsi="宋体"/>
          <w:szCs w:val="21"/>
        </w:rPr>
        <w:t>当前位置标记：实心圆点，半径5px，带脉冲动画效果</w:t>
      </w:r>
    </w:p>
    <w:p w14:paraId="472AFB8C" w14:textId="77777777" w:rsidR="00D63202" w:rsidRDefault="00000000" w:rsidP="00C34779">
      <w:pPr>
        <w:numPr>
          <w:ilvl w:val="0"/>
          <w:numId w:val="33"/>
        </w:numPr>
        <w:tabs>
          <w:tab w:val="left" w:pos="720"/>
        </w:tabs>
        <w:spacing w:line="400" w:lineRule="exact"/>
        <w:ind w:firstLine="200"/>
        <w:rPr>
          <w:rFonts w:ascii="宋体" w:hAnsi="宋体"/>
          <w:szCs w:val="21"/>
        </w:rPr>
      </w:pPr>
      <w:r>
        <w:rPr>
          <w:rFonts w:ascii="宋体" w:hAnsi="宋体"/>
          <w:szCs w:val="21"/>
        </w:rPr>
        <w:t>选手间距曲线图：</w:t>
      </w:r>
    </w:p>
    <w:p w14:paraId="5700FFF3" w14:textId="77777777" w:rsidR="00D63202" w:rsidRDefault="00000000" w:rsidP="00C34779">
      <w:pPr>
        <w:numPr>
          <w:ilvl w:val="1"/>
          <w:numId w:val="33"/>
        </w:numPr>
        <w:tabs>
          <w:tab w:val="left" w:pos="1440"/>
        </w:tabs>
        <w:spacing w:line="400" w:lineRule="exact"/>
        <w:ind w:firstLine="200"/>
        <w:rPr>
          <w:rFonts w:ascii="宋体" w:hAnsi="宋体"/>
          <w:szCs w:val="21"/>
        </w:rPr>
      </w:pPr>
      <w:r>
        <w:rPr>
          <w:rFonts w:ascii="宋体" w:hAnsi="宋体"/>
          <w:szCs w:val="21"/>
        </w:rPr>
        <w:t>X轴：时间（秒）</w:t>
      </w:r>
    </w:p>
    <w:p w14:paraId="5C68022A" w14:textId="77777777" w:rsidR="00D63202" w:rsidRDefault="00000000" w:rsidP="00C34779">
      <w:pPr>
        <w:numPr>
          <w:ilvl w:val="1"/>
          <w:numId w:val="33"/>
        </w:numPr>
        <w:tabs>
          <w:tab w:val="left" w:pos="1440"/>
        </w:tabs>
        <w:spacing w:line="400" w:lineRule="exact"/>
        <w:ind w:firstLine="200"/>
        <w:rPr>
          <w:rFonts w:ascii="宋体" w:hAnsi="宋体"/>
          <w:szCs w:val="21"/>
        </w:rPr>
      </w:pPr>
      <w:r>
        <w:rPr>
          <w:rFonts w:ascii="宋体" w:hAnsi="宋体"/>
          <w:szCs w:val="21"/>
        </w:rPr>
        <w:t>Y轴：选手间距（像素）</w:t>
      </w:r>
    </w:p>
    <w:p w14:paraId="1D27ECE3" w14:textId="77777777" w:rsidR="00D63202" w:rsidRDefault="00000000" w:rsidP="00C34779">
      <w:pPr>
        <w:numPr>
          <w:ilvl w:val="1"/>
          <w:numId w:val="33"/>
        </w:numPr>
        <w:tabs>
          <w:tab w:val="left" w:pos="1440"/>
        </w:tabs>
        <w:spacing w:line="400" w:lineRule="exact"/>
        <w:ind w:firstLine="200"/>
        <w:rPr>
          <w:rFonts w:ascii="宋体" w:hAnsi="宋体"/>
          <w:szCs w:val="21"/>
        </w:rPr>
      </w:pPr>
      <w:r>
        <w:rPr>
          <w:rFonts w:ascii="宋体" w:hAnsi="宋体"/>
          <w:szCs w:val="21"/>
        </w:rPr>
        <w:t>曲线样式：橙色实线，线宽2px</w:t>
      </w:r>
    </w:p>
    <w:p w14:paraId="1FB77BF6" w14:textId="77777777" w:rsidR="00D63202" w:rsidRDefault="00000000" w:rsidP="00C34779">
      <w:pPr>
        <w:numPr>
          <w:ilvl w:val="0"/>
          <w:numId w:val="33"/>
        </w:numPr>
        <w:tabs>
          <w:tab w:val="left" w:pos="720"/>
        </w:tabs>
        <w:spacing w:line="400" w:lineRule="exact"/>
        <w:ind w:firstLine="200"/>
        <w:rPr>
          <w:rFonts w:ascii="宋体" w:hAnsi="宋体"/>
          <w:szCs w:val="21"/>
        </w:rPr>
      </w:pPr>
      <w:r>
        <w:rPr>
          <w:rFonts w:ascii="宋体" w:hAnsi="宋体"/>
          <w:szCs w:val="21"/>
        </w:rPr>
        <w:t>选手速度曲线图（2×1布局）：</w:t>
      </w:r>
    </w:p>
    <w:p w14:paraId="5D1B4862" w14:textId="77777777" w:rsidR="00D63202" w:rsidRDefault="00000000" w:rsidP="00C34779">
      <w:pPr>
        <w:numPr>
          <w:ilvl w:val="1"/>
          <w:numId w:val="33"/>
        </w:numPr>
        <w:tabs>
          <w:tab w:val="left" w:pos="1440"/>
        </w:tabs>
        <w:spacing w:line="400" w:lineRule="exact"/>
        <w:ind w:firstLine="200"/>
        <w:rPr>
          <w:rFonts w:ascii="宋体" w:hAnsi="宋体"/>
          <w:szCs w:val="21"/>
        </w:rPr>
      </w:pPr>
      <w:r>
        <w:rPr>
          <w:rFonts w:ascii="宋体" w:hAnsi="宋体"/>
          <w:szCs w:val="21"/>
        </w:rPr>
        <w:t>Player1速度曲线：红色实线</w:t>
      </w:r>
    </w:p>
    <w:p w14:paraId="7AB4C465" w14:textId="77777777" w:rsidR="00D63202" w:rsidRDefault="00000000" w:rsidP="00C34779">
      <w:pPr>
        <w:numPr>
          <w:ilvl w:val="1"/>
          <w:numId w:val="33"/>
        </w:numPr>
        <w:tabs>
          <w:tab w:val="left" w:pos="1440"/>
        </w:tabs>
        <w:spacing w:line="400" w:lineRule="exact"/>
        <w:ind w:firstLine="200"/>
        <w:rPr>
          <w:rFonts w:ascii="宋体" w:hAnsi="宋体"/>
          <w:szCs w:val="21"/>
        </w:rPr>
      </w:pPr>
      <w:r>
        <w:rPr>
          <w:rFonts w:ascii="宋体" w:hAnsi="宋体"/>
          <w:szCs w:val="21"/>
        </w:rPr>
        <w:t>Player2速度曲线：蓝色实线</w:t>
      </w:r>
    </w:p>
    <w:p w14:paraId="03DF4D02" w14:textId="77777777" w:rsidR="00D63202" w:rsidRDefault="00000000" w:rsidP="00C34779">
      <w:pPr>
        <w:numPr>
          <w:ilvl w:val="1"/>
          <w:numId w:val="33"/>
        </w:numPr>
        <w:tabs>
          <w:tab w:val="left" w:pos="1440"/>
        </w:tabs>
        <w:spacing w:line="400" w:lineRule="exact"/>
        <w:ind w:firstLine="200"/>
        <w:rPr>
          <w:rFonts w:ascii="宋体" w:hAnsi="宋体"/>
          <w:szCs w:val="21"/>
        </w:rPr>
      </w:pPr>
      <w:r>
        <w:rPr>
          <w:rFonts w:ascii="宋体" w:hAnsi="宋体"/>
          <w:szCs w:val="21"/>
        </w:rPr>
        <w:t>支持叠加显示和分离显示切换</w:t>
      </w:r>
    </w:p>
    <w:p w14:paraId="2899F203" w14:textId="77777777" w:rsidR="00C2465C" w:rsidRDefault="00C2465C" w:rsidP="00E561B1">
      <w:pPr>
        <w:spacing w:line="400" w:lineRule="exact"/>
        <w:rPr>
          <w:rStyle w:val="qwen-markdown-text"/>
          <w:rFonts w:ascii="黑体" w:eastAsia="黑体" w:hAnsi="黑体"/>
          <w:b/>
          <w:bCs/>
        </w:rPr>
      </w:pPr>
      <w:bookmarkStart w:id="112" w:name="_Toc219071376"/>
    </w:p>
    <w:p w14:paraId="34E61DFB" w14:textId="77777777" w:rsidR="00D63202" w:rsidRPr="000569B4" w:rsidRDefault="00000000" w:rsidP="00825FF1">
      <w:pPr>
        <w:pStyle w:val="4"/>
        <w:ind w:firstLine="422"/>
      </w:pPr>
      <w:bookmarkStart w:id="113" w:name="_Toc219932833"/>
      <w:r w:rsidRPr="000569B4">
        <w:rPr>
          <w:rStyle w:val="qwen-markdown-text"/>
          <w:rFonts w:ascii="黑体" w:hAnsi="黑体" w:hint="eastAsia"/>
        </w:rPr>
        <w:t>3</w:t>
      </w:r>
      <w:r w:rsidRPr="000569B4">
        <w:rPr>
          <w:rStyle w:val="qwen-markdown-text"/>
          <w:rFonts w:ascii="黑体" w:hAnsi="黑体"/>
        </w:rPr>
        <w:t>.</w:t>
      </w:r>
      <w:r w:rsidRPr="000569B4">
        <w:rPr>
          <w:rStyle w:val="qwen-markdown-text"/>
          <w:rFonts w:ascii="黑体" w:hAnsi="黑体" w:hint="eastAsia"/>
        </w:rPr>
        <w:t>1</w:t>
      </w:r>
      <w:r w:rsidRPr="000569B4">
        <w:rPr>
          <w:rStyle w:val="qwen-markdown-text"/>
          <w:rFonts w:ascii="黑体" w:hAnsi="黑体"/>
        </w:rPr>
        <w:t>.1.2 参数配置区（右侧，宽度占比40%）</w:t>
      </w:r>
      <w:bookmarkEnd w:id="112"/>
      <w:bookmarkEnd w:id="113"/>
    </w:p>
    <w:p w14:paraId="7B18E532" w14:textId="77777777" w:rsidR="00D63202" w:rsidRDefault="00000000" w:rsidP="00C34779">
      <w:pPr>
        <w:spacing w:line="400" w:lineRule="exact"/>
        <w:ind w:firstLineChars="200" w:firstLine="422"/>
        <w:rPr>
          <w:rFonts w:ascii="宋体" w:hAnsi="宋体"/>
        </w:rPr>
      </w:pPr>
      <w:r>
        <w:rPr>
          <w:rFonts w:ascii="宋体" w:hAnsi="宋体"/>
          <w:b/>
          <w:bCs/>
        </w:rPr>
        <w:t>1. 参数配置标签页组</w:t>
      </w:r>
    </w:p>
    <w:p w14:paraId="051DA627" w14:textId="77777777" w:rsidR="00D63202" w:rsidRDefault="00000000" w:rsidP="00C34779">
      <w:pPr>
        <w:spacing w:line="400" w:lineRule="exact"/>
        <w:ind w:firstLineChars="200" w:firstLine="420"/>
        <w:rPr>
          <w:rFonts w:ascii="宋体" w:hAnsi="宋体"/>
        </w:rPr>
      </w:pPr>
      <w:r>
        <w:rPr>
          <w:rFonts w:ascii="宋体" w:hAnsi="宋体"/>
        </w:rPr>
        <w:t>该区域采用</w:t>
      </w:r>
      <w:proofErr w:type="spellStart"/>
      <w:r>
        <w:rPr>
          <w:rFonts w:ascii="宋体" w:hAnsi="宋体"/>
        </w:rPr>
        <w:t>QTabWidget</w:t>
      </w:r>
      <w:proofErr w:type="spellEnd"/>
      <w:r>
        <w:rPr>
          <w:rFonts w:ascii="宋体" w:hAnsi="宋体"/>
        </w:rPr>
        <w:t>组件实现参数配置和日志查看的统一管理。</w:t>
      </w:r>
    </w:p>
    <w:p w14:paraId="5D7BEABA" w14:textId="77777777" w:rsidR="00D63202" w:rsidRDefault="00000000" w:rsidP="00C34779">
      <w:pPr>
        <w:spacing w:line="400" w:lineRule="exact"/>
        <w:ind w:firstLineChars="200" w:firstLine="422"/>
        <w:rPr>
          <w:rFonts w:ascii="宋体" w:hAnsi="宋体"/>
        </w:rPr>
      </w:pPr>
      <w:r>
        <w:rPr>
          <w:rFonts w:ascii="宋体" w:hAnsi="宋体"/>
          <w:b/>
          <w:bCs/>
        </w:rPr>
        <w:t>标签页1：参数</w:t>
      </w:r>
    </w:p>
    <w:p w14:paraId="75E8C320" w14:textId="77777777" w:rsidR="00D63202" w:rsidRDefault="00000000" w:rsidP="00C34779">
      <w:pPr>
        <w:spacing w:line="400" w:lineRule="exact"/>
        <w:ind w:firstLineChars="200" w:firstLine="422"/>
        <w:rPr>
          <w:rFonts w:ascii="宋体" w:hAnsi="宋体"/>
        </w:rPr>
      </w:pPr>
      <w:r>
        <w:rPr>
          <w:rFonts w:ascii="宋体" w:hAnsi="宋体"/>
          <w:b/>
          <w:bCs/>
        </w:rPr>
        <w:t>视频处理参数组</w:t>
      </w:r>
      <w:r>
        <w:rPr>
          <w:rFonts w:ascii="宋体" w:hAnsi="宋体"/>
        </w:rPr>
        <w:t>：</w:t>
      </w:r>
    </w:p>
    <w:p w14:paraId="7D928F7E" w14:textId="77777777" w:rsidR="00D63202" w:rsidRDefault="00000000" w:rsidP="00C34779">
      <w:pPr>
        <w:numPr>
          <w:ilvl w:val="0"/>
          <w:numId w:val="34"/>
        </w:numPr>
        <w:tabs>
          <w:tab w:val="left" w:pos="720"/>
        </w:tabs>
        <w:spacing w:line="400" w:lineRule="exact"/>
        <w:ind w:firstLineChars="200" w:firstLine="420"/>
        <w:rPr>
          <w:rFonts w:ascii="宋体" w:hAnsi="宋体"/>
        </w:rPr>
      </w:pPr>
      <w:r>
        <w:rPr>
          <w:rFonts w:ascii="宋体" w:hAnsi="宋体"/>
        </w:rPr>
        <w:t>视频路径输入框（只读）：显示当前视频文件路径，</w:t>
      </w:r>
      <w:proofErr w:type="gramStart"/>
      <w:r>
        <w:rPr>
          <w:rFonts w:ascii="宋体" w:hAnsi="宋体"/>
        </w:rPr>
        <w:t>右侧"</w:t>
      </w:r>
      <w:proofErr w:type="gramEnd"/>
      <w:r>
        <w:rPr>
          <w:rFonts w:ascii="宋体" w:hAnsi="宋体"/>
        </w:rPr>
        <w:t>浏览"按钮</w:t>
      </w:r>
    </w:p>
    <w:p w14:paraId="7A97D220" w14:textId="77777777" w:rsidR="00D63202" w:rsidRDefault="00000000" w:rsidP="00C34779">
      <w:pPr>
        <w:numPr>
          <w:ilvl w:val="0"/>
          <w:numId w:val="34"/>
        </w:numPr>
        <w:tabs>
          <w:tab w:val="left" w:pos="720"/>
        </w:tabs>
        <w:spacing w:line="400" w:lineRule="exact"/>
        <w:ind w:firstLineChars="200" w:firstLine="420"/>
        <w:rPr>
          <w:rFonts w:ascii="宋体" w:hAnsi="宋体"/>
        </w:rPr>
      </w:pPr>
      <w:r>
        <w:rPr>
          <w:rFonts w:ascii="宋体" w:hAnsi="宋体"/>
        </w:rPr>
        <w:t>输出目录输入框（可编辑）：显示结果保存路径，</w:t>
      </w:r>
      <w:proofErr w:type="gramStart"/>
      <w:r>
        <w:rPr>
          <w:rFonts w:ascii="宋体" w:hAnsi="宋体"/>
        </w:rPr>
        <w:t>右侧"</w:t>
      </w:r>
      <w:proofErr w:type="gramEnd"/>
      <w:r>
        <w:rPr>
          <w:rFonts w:ascii="宋体" w:hAnsi="宋体"/>
        </w:rPr>
        <w:t>浏览"按钮</w:t>
      </w:r>
    </w:p>
    <w:p w14:paraId="2D65117C" w14:textId="77777777" w:rsidR="00D63202" w:rsidRDefault="00000000" w:rsidP="00C34779">
      <w:pPr>
        <w:numPr>
          <w:ilvl w:val="0"/>
          <w:numId w:val="34"/>
        </w:numPr>
        <w:tabs>
          <w:tab w:val="left" w:pos="720"/>
        </w:tabs>
        <w:spacing w:line="400" w:lineRule="exact"/>
        <w:ind w:firstLineChars="200" w:firstLine="420"/>
        <w:rPr>
          <w:rFonts w:ascii="宋体" w:hAnsi="宋体"/>
        </w:rPr>
      </w:pPr>
      <w:r>
        <w:rPr>
          <w:rFonts w:ascii="宋体" w:hAnsi="宋体"/>
        </w:rPr>
        <w:t>计算设备下拉框：选项包括"</w:t>
      </w:r>
      <w:proofErr w:type="spellStart"/>
      <w:r>
        <w:rPr>
          <w:rFonts w:ascii="宋体" w:hAnsi="宋体"/>
        </w:rPr>
        <w:t>cuda</w:t>
      </w:r>
      <w:proofErr w:type="spellEnd"/>
      <w:r>
        <w:rPr>
          <w:rFonts w:ascii="宋体" w:hAnsi="宋体"/>
        </w:rPr>
        <w:t>"、"</w:t>
      </w:r>
      <w:proofErr w:type="spellStart"/>
      <w:r>
        <w:rPr>
          <w:rFonts w:ascii="宋体" w:hAnsi="宋体"/>
        </w:rPr>
        <w:t>cpu</w:t>
      </w:r>
      <w:proofErr w:type="spellEnd"/>
      <w:r>
        <w:rPr>
          <w:rFonts w:ascii="宋体" w:hAnsi="宋体"/>
        </w:rPr>
        <w:t>"，默认"</w:t>
      </w:r>
      <w:proofErr w:type="spellStart"/>
      <w:r>
        <w:rPr>
          <w:rFonts w:ascii="宋体" w:hAnsi="宋体"/>
        </w:rPr>
        <w:t>cuda</w:t>
      </w:r>
      <w:proofErr w:type="spellEnd"/>
      <w:r>
        <w:rPr>
          <w:rFonts w:ascii="宋体" w:hAnsi="宋体"/>
        </w:rPr>
        <w:t>"</w:t>
      </w:r>
    </w:p>
    <w:p w14:paraId="195C7F44" w14:textId="77777777" w:rsidR="00D63202" w:rsidRDefault="00000000" w:rsidP="00C34779">
      <w:pPr>
        <w:numPr>
          <w:ilvl w:val="0"/>
          <w:numId w:val="34"/>
        </w:numPr>
        <w:tabs>
          <w:tab w:val="left" w:pos="720"/>
        </w:tabs>
        <w:spacing w:line="400" w:lineRule="exact"/>
        <w:ind w:firstLineChars="200" w:firstLine="420"/>
        <w:rPr>
          <w:rFonts w:ascii="宋体" w:hAnsi="宋体"/>
        </w:rPr>
      </w:pPr>
      <w:r>
        <w:rPr>
          <w:rFonts w:ascii="宋体" w:hAnsi="宋体"/>
        </w:rPr>
        <w:lastRenderedPageBreak/>
        <w:t>Pose模型下拉框：选项包括"</w:t>
      </w:r>
      <w:proofErr w:type="spellStart"/>
      <w:r>
        <w:rPr>
          <w:rFonts w:ascii="宋体" w:hAnsi="宋体"/>
        </w:rPr>
        <w:t>rtmpose</w:t>
      </w:r>
      <w:proofErr w:type="spellEnd"/>
      <w:r>
        <w:rPr>
          <w:rFonts w:ascii="宋体" w:hAnsi="宋体"/>
        </w:rPr>
        <w:t>-t"、"</w:t>
      </w:r>
      <w:proofErr w:type="spellStart"/>
      <w:r>
        <w:rPr>
          <w:rFonts w:ascii="宋体" w:hAnsi="宋体"/>
        </w:rPr>
        <w:t>rtmpose</w:t>
      </w:r>
      <w:proofErr w:type="spellEnd"/>
      <w:r>
        <w:rPr>
          <w:rFonts w:ascii="宋体" w:hAnsi="宋体"/>
        </w:rPr>
        <w:t>-s"、"</w:t>
      </w:r>
      <w:proofErr w:type="spellStart"/>
      <w:r>
        <w:rPr>
          <w:rFonts w:ascii="宋体" w:hAnsi="宋体"/>
        </w:rPr>
        <w:t>rtmpose</w:t>
      </w:r>
      <w:proofErr w:type="spellEnd"/>
      <w:r>
        <w:rPr>
          <w:rFonts w:ascii="宋体" w:hAnsi="宋体"/>
        </w:rPr>
        <w:t>-m"、"</w:t>
      </w:r>
      <w:proofErr w:type="spellStart"/>
      <w:r>
        <w:rPr>
          <w:rFonts w:ascii="宋体" w:hAnsi="宋体"/>
        </w:rPr>
        <w:t>rtmpose</w:t>
      </w:r>
      <w:proofErr w:type="spellEnd"/>
      <w:r>
        <w:rPr>
          <w:rFonts w:ascii="宋体" w:hAnsi="宋体"/>
        </w:rPr>
        <w:t>-l"，默认"</w:t>
      </w:r>
      <w:proofErr w:type="spellStart"/>
      <w:r>
        <w:rPr>
          <w:rFonts w:ascii="宋体" w:hAnsi="宋体"/>
        </w:rPr>
        <w:t>rtmpose</w:t>
      </w:r>
      <w:proofErr w:type="spellEnd"/>
      <w:r>
        <w:rPr>
          <w:rFonts w:ascii="宋体" w:hAnsi="宋体"/>
        </w:rPr>
        <w:t>-m"</w:t>
      </w:r>
    </w:p>
    <w:p w14:paraId="0C8B168B" w14:textId="77777777" w:rsidR="00D63202" w:rsidRDefault="00000000" w:rsidP="00C34779">
      <w:pPr>
        <w:numPr>
          <w:ilvl w:val="0"/>
          <w:numId w:val="34"/>
        </w:numPr>
        <w:tabs>
          <w:tab w:val="left" w:pos="720"/>
        </w:tabs>
        <w:spacing w:line="400" w:lineRule="exact"/>
        <w:ind w:firstLineChars="200" w:firstLine="420"/>
        <w:rPr>
          <w:rFonts w:ascii="宋体" w:hAnsi="宋体"/>
        </w:rPr>
      </w:pPr>
      <w:r>
        <w:rPr>
          <w:rFonts w:ascii="宋体" w:hAnsi="宋体"/>
        </w:rPr>
        <w:t>启用球场/球网检测复选框：默认勾选</w:t>
      </w:r>
    </w:p>
    <w:p w14:paraId="4EEC86DF" w14:textId="77777777" w:rsidR="00D63202" w:rsidRDefault="00000000" w:rsidP="00C34779">
      <w:pPr>
        <w:spacing w:line="400" w:lineRule="exact"/>
        <w:ind w:firstLineChars="200" w:firstLine="422"/>
        <w:rPr>
          <w:rFonts w:ascii="宋体" w:hAnsi="宋体"/>
        </w:rPr>
      </w:pPr>
      <w:r>
        <w:rPr>
          <w:rFonts w:ascii="宋体" w:hAnsi="宋体"/>
          <w:b/>
          <w:bCs/>
        </w:rPr>
        <w:t>模型参数组</w:t>
      </w:r>
      <w:r>
        <w:rPr>
          <w:rFonts w:ascii="宋体" w:hAnsi="宋体"/>
        </w:rPr>
        <w:t>：</w:t>
      </w:r>
    </w:p>
    <w:p w14:paraId="62FEF193" w14:textId="77777777" w:rsidR="00D63202" w:rsidRDefault="00000000" w:rsidP="00C34779">
      <w:pPr>
        <w:numPr>
          <w:ilvl w:val="0"/>
          <w:numId w:val="35"/>
        </w:numPr>
        <w:tabs>
          <w:tab w:val="left" w:pos="720"/>
        </w:tabs>
        <w:spacing w:line="400" w:lineRule="exact"/>
        <w:ind w:firstLineChars="200" w:firstLine="420"/>
        <w:rPr>
          <w:rFonts w:ascii="宋体" w:hAnsi="宋体"/>
        </w:rPr>
      </w:pPr>
      <w:proofErr w:type="spellStart"/>
      <w:r>
        <w:rPr>
          <w:rFonts w:ascii="宋体" w:hAnsi="宋体"/>
        </w:rPr>
        <w:t>TrackNet</w:t>
      </w:r>
      <w:proofErr w:type="spellEnd"/>
      <w:r>
        <w:rPr>
          <w:rFonts w:ascii="宋体" w:hAnsi="宋体"/>
        </w:rPr>
        <w:t>权重路径输入框（可编辑）：显示TrackNetV3模型权重文件路径</w:t>
      </w:r>
    </w:p>
    <w:p w14:paraId="69868910" w14:textId="77777777" w:rsidR="00D63202" w:rsidRDefault="00000000" w:rsidP="00C34779">
      <w:pPr>
        <w:numPr>
          <w:ilvl w:val="0"/>
          <w:numId w:val="35"/>
        </w:numPr>
        <w:tabs>
          <w:tab w:val="left" w:pos="720"/>
        </w:tabs>
        <w:spacing w:line="400" w:lineRule="exact"/>
        <w:ind w:firstLineChars="200" w:firstLine="420"/>
        <w:rPr>
          <w:rFonts w:ascii="宋体" w:hAnsi="宋体"/>
        </w:rPr>
      </w:pPr>
      <w:r>
        <w:rPr>
          <w:rFonts w:ascii="宋体" w:hAnsi="宋体"/>
        </w:rPr>
        <w:t>球场模型路径输入框（可编辑）：显示球场检测模型路径</w:t>
      </w:r>
    </w:p>
    <w:p w14:paraId="694523E5" w14:textId="77777777" w:rsidR="00D63202" w:rsidRDefault="00000000" w:rsidP="00C34779">
      <w:pPr>
        <w:numPr>
          <w:ilvl w:val="0"/>
          <w:numId w:val="35"/>
        </w:numPr>
        <w:tabs>
          <w:tab w:val="left" w:pos="720"/>
        </w:tabs>
        <w:spacing w:line="400" w:lineRule="exact"/>
        <w:ind w:firstLineChars="200" w:firstLine="420"/>
        <w:rPr>
          <w:rFonts w:ascii="宋体" w:hAnsi="宋体"/>
        </w:rPr>
      </w:pPr>
      <w:r>
        <w:rPr>
          <w:rFonts w:ascii="宋体" w:hAnsi="宋体"/>
        </w:rPr>
        <w:t>球网模型路径输入框（可编辑）：显示球网检测模型路径</w:t>
      </w:r>
    </w:p>
    <w:p w14:paraId="1C7EF66A" w14:textId="77777777" w:rsidR="00D63202" w:rsidRDefault="00000000" w:rsidP="00C34779">
      <w:pPr>
        <w:spacing w:line="400" w:lineRule="exact"/>
        <w:ind w:firstLineChars="200" w:firstLine="422"/>
        <w:rPr>
          <w:rFonts w:ascii="宋体" w:hAnsi="宋体"/>
        </w:rPr>
      </w:pPr>
      <w:r>
        <w:rPr>
          <w:rFonts w:ascii="宋体" w:hAnsi="宋体"/>
          <w:b/>
          <w:bCs/>
        </w:rPr>
        <w:t>检测参数组</w:t>
      </w:r>
      <w:r>
        <w:rPr>
          <w:rFonts w:ascii="宋体" w:hAnsi="宋体"/>
        </w:rPr>
        <w:t>：</w:t>
      </w:r>
    </w:p>
    <w:p w14:paraId="4DBFFB67" w14:textId="77777777" w:rsidR="00D63202" w:rsidRDefault="00000000" w:rsidP="00C34779">
      <w:pPr>
        <w:numPr>
          <w:ilvl w:val="0"/>
          <w:numId w:val="36"/>
        </w:numPr>
        <w:tabs>
          <w:tab w:val="left" w:pos="720"/>
        </w:tabs>
        <w:spacing w:line="400" w:lineRule="exact"/>
        <w:ind w:firstLineChars="200" w:firstLine="420"/>
        <w:rPr>
          <w:rFonts w:ascii="宋体" w:hAnsi="宋体"/>
        </w:rPr>
      </w:pPr>
      <w:r>
        <w:rPr>
          <w:rFonts w:ascii="宋体" w:hAnsi="宋体"/>
        </w:rPr>
        <w:t>输入帧数微调框：范围1-9，默认3</w:t>
      </w:r>
    </w:p>
    <w:p w14:paraId="591C6F6A" w14:textId="77777777" w:rsidR="00D63202" w:rsidRDefault="00000000" w:rsidP="00C34779">
      <w:pPr>
        <w:numPr>
          <w:ilvl w:val="0"/>
          <w:numId w:val="36"/>
        </w:numPr>
        <w:tabs>
          <w:tab w:val="left" w:pos="720"/>
        </w:tabs>
        <w:spacing w:line="400" w:lineRule="exact"/>
        <w:ind w:firstLineChars="200" w:firstLine="420"/>
        <w:rPr>
          <w:rFonts w:ascii="宋体" w:hAnsi="宋体"/>
        </w:rPr>
      </w:pPr>
      <w:r>
        <w:rPr>
          <w:rFonts w:ascii="宋体" w:hAnsi="宋体"/>
        </w:rPr>
        <w:t>检测阈值微调框：范围0.0-1.0，默认0.5</w:t>
      </w:r>
    </w:p>
    <w:p w14:paraId="32EB1CE9" w14:textId="77777777" w:rsidR="00D63202" w:rsidRDefault="00000000" w:rsidP="00C34779">
      <w:pPr>
        <w:numPr>
          <w:ilvl w:val="0"/>
          <w:numId w:val="36"/>
        </w:numPr>
        <w:tabs>
          <w:tab w:val="left" w:pos="720"/>
        </w:tabs>
        <w:spacing w:line="400" w:lineRule="exact"/>
        <w:ind w:firstLineChars="200" w:firstLine="420"/>
        <w:rPr>
          <w:rFonts w:ascii="宋体" w:hAnsi="宋体"/>
        </w:rPr>
      </w:pPr>
      <w:r>
        <w:rPr>
          <w:rFonts w:ascii="宋体" w:hAnsi="宋体"/>
        </w:rPr>
        <w:t>轨迹长度微调框：范围1-60，默认10</w:t>
      </w:r>
    </w:p>
    <w:p w14:paraId="00C0E39A" w14:textId="77777777" w:rsidR="00D63202" w:rsidRDefault="00000000" w:rsidP="00C34779">
      <w:pPr>
        <w:numPr>
          <w:ilvl w:val="0"/>
          <w:numId w:val="36"/>
        </w:numPr>
        <w:tabs>
          <w:tab w:val="left" w:pos="720"/>
        </w:tabs>
        <w:spacing w:line="400" w:lineRule="exact"/>
        <w:ind w:firstLineChars="200" w:firstLine="420"/>
        <w:rPr>
          <w:rFonts w:ascii="宋体" w:hAnsi="宋体"/>
        </w:rPr>
      </w:pPr>
      <w:r>
        <w:rPr>
          <w:rFonts w:ascii="宋体" w:hAnsi="宋体"/>
        </w:rPr>
        <w:t>球场检测间隔微调框：范围1-300，默认30</w:t>
      </w:r>
    </w:p>
    <w:p w14:paraId="02E82CF8" w14:textId="77777777" w:rsidR="00D63202" w:rsidRDefault="00000000" w:rsidP="00C34779">
      <w:pPr>
        <w:numPr>
          <w:ilvl w:val="0"/>
          <w:numId w:val="36"/>
        </w:numPr>
        <w:tabs>
          <w:tab w:val="left" w:pos="720"/>
        </w:tabs>
        <w:spacing w:line="400" w:lineRule="exact"/>
        <w:ind w:firstLineChars="200" w:firstLine="420"/>
        <w:rPr>
          <w:rFonts w:ascii="宋体" w:hAnsi="宋体"/>
        </w:rPr>
      </w:pPr>
      <w:r>
        <w:rPr>
          <w:rFonts w:ascii="宋体" w:hAnsi="宋体"/>
        </w:rPr>
        <w:t>预览抽样间隔微调框：范围1-60，默认5</w:t>
      </w:r>
    </w:p>
    <w:p w14:paraId="2011C50B" w14:textId="77777777" w:rsidR="00D63202" w:rsidRDefault="00000000" w:rsidP="00C34779">
      <w:pPr>
        <w:numPr>
          <w:ilvl w:val="0"/>
          <w:numId w:val="36"/>
        </w:numPr>
        <w:tabs>
          <w:tab w:val="left" w:pos="720"/>
        </w:tabs>
        <w:spacing w:line="400" w:lineRule="exact"/>
        <w:ind w:firstLineChars="200" w:firstLine="420"/>
        <w:rPr>
          <w:rFonts w:ascii="宋体" w:hAnsi="宋体"/>
        </w:rPr>
      </w:pPr>
      <w:r>
        <w:rPr>
          <w:rFonts w:ascii="宋体" w:hAnsi="宋体"/>
        </w:rPr>
        <w:t>合成预览抽样微调框：范围1-60，默认2</w:t>
      </w:r>
    </w:p>
    <w:p w14:paraId="64C0F6A5" w14:textId="77777777" w:rsidR="00D63202" w:rsidRDefault="00000000" w:rsidP="00C34779">
      <w:pPr>
        <w:spacing w:line="400" w:lineRule="exact"/>
        <w:ind w:firstLineChars="200" w:firstLine="422"/>
        <w:rPr>
          <w:rFonts w:ascii="宋体" w:hAnsi="宋体"/>
        </w:rPr>
      </w:pPr>
      <w:r>
        <w:rPr>
          <w:rFonts w:ascii="宋体" w:hAnsi="宋体"/>
          <w:b/>
          <w:bCs/>
        </w:rPr>
        <w:t>参数说明面板</w:t>
      </w:r>
      <w:r>
        <w:rPr>
          <w:rFonts w:ascii="宋体" w:hAnsi="宋体"/>
        </w:rPr>
        <w:t>：显示当前选中参数的详细说明</w:t>
      </w:r>
    </w:p>
    <w:p w14:paraId="59C2F99C" w14:textId="77777777" w:rsidR="00D63202" w:rsidRDefault="00000000" w:rsidP="00C34779">
      <w:pPr>
        <w:spacing w:line="400" w:lineRule="exact"/>
        <w:ind w:firstLineChars="200" w:firstLine="422"/>
        <w:rPr>
          <w:rFonts w:ascii="宋体" w:hAnsi="宋体"/>
        </w:rPr>
      </w:pPr>
      <w:r>
        <w:rPr>
          <w:rFonts w:ascii="宋体" w:hAnsi="宋体"/>
          <w:b/>
          <w:bCs/>
        </w:rPr>
        <w:t>标签页2：日志</w:t>
      </w:r>
    </w:p>
    <w:p w14:paraId="27EEB9C7" w14:textId="77777777" w:rsidR="00D63202" w:rsidRDefault="00000000" w:rsidP="00C34779">
      <w:pPr>
        <w:spacing w:line="400" w:lineRule="exact"/>
        <w:ind w:firstLineChars="200" w:firstLine="422"/>
        <w:rPr>
          <w:rFonts w:ascii="宋体" w:hAnsi="宋体"/>
        </w:rPr>
      </w:pPr>
      <w:r>
        <w:rPr>
          <w:rFonts w:ascii="宋体" w:hAnsi="宋体"/>
          <w:b/>
          <w:bCs/>
        </w:rPr>
        <w:t>日志输出面板</w:t>
      </w:r>
      <w:r>
        <w:rPr>
          <w:rFonts w:ascii="宋体" w:hAnsi="宋体"/>
        </w:rPr>
        <w:t>：</w:t>
      </w:r>
    </w:p>
    <w:p w14:paraId="0C59D48C" w14:textId="77777777" w:rsidR="00D63202" w:rsidRDefault="00000000" w:rsidP="00C34779">
      <w:pPr>
        <w:numPr>
          <w:ilvl w:val="0"/>
          <w:numId w:val="37"/>
        </w:numPr>
        <w:tabs>
          <w:tab w:val="left" w:pos="720"/>
        </w:tabs>
        <w:spacing w:line="400" w:lineRule="exact"/>
        <w:ind w:firstLineChars="200" w:firstLine="420"/>
        <w:rPr>
          <w:rFonts w:ascii="宋体" w:hAnsi="宋体"/>
        </w:rPr>
      </w:pPr>
      <w:r>
        <w:rPr>
          <w:rFonts w:ascii="宋体" w:hAnsi="宋体"/>
        </w:rPr>
        <w:t>日志级别：INFO（蓝色）、WARNING（黄色）、ERROR（红色）</w:t>
      </w:r>
    </w:p>
    <w:p w14:paraId="6D3BBCBF" w14:textId="77777777" w:rsidR="00D63202" w:rsidRDefault="00000000" w:rsidP="00C34779">
      <w:pPr>
        <w:numPr>
          <w:ilvl w:val="0"/>
          <w:numId w:val="37"/>
        </w:numPr>
        <w:tabs>
          <w:tab w:val="left" w:pos="720"/>
        </w:tabs>
        <w:spacing w:line="400" w:lineRule="exact"/>
        <w:ind w:firstLineChars="200" w:firstLine="420"/>
        <w:rPr>
          <w:rFonts w:ascii="宋体" w:hAnsi="宋体"/>
        </w:rPr>
      </w:pPr>
      <w:r>
        <w:rPr>
          <w:rFonts w:ascii="宋体" w:hAnsi="宋体"/>
        </w:rPr>
        <w:t>日志格式："[时间戳] [级别] 消息内容"</w:t>
      </w:r>
    </w:p>
    <w:p w14:paraId="27C4ECF1" w14:textId="77777777" w:rsidR="00D63202" w:rsidRDefault="00000000" w:rsidP="00C34779">
      <w:pPr>
        <w:numPr>
          <w:ilvl w:val="0"/>
          <w:numId w:val="37"/>
        </w:numPr>
        <w:tabs>
          <w:tab w:val="left" w:pos="720"/>
        </w:tabs>
        <w:spacing w:line="400" w:lineRule="exact"/>
        <w:ind w:firstLineChars="200" w:firstLine="420"/>
        <w:rPr>
          <w:rFonts w:ascii="宋体" w:hAnsi="宋体"/>
        </w:rPr>
      </w:pPr>
      <w:r>
        <w:rPr>
          <w:rFonts w:ascii="宋体" w:hAnsi="宋体"/>
        </w:rPr>
        <w:t>自动滚动：新日志自动滚动到底部</w:t>
      </w:r>
    </w:p>
    <w:p w14:paraId="48C28F46" w14:textId="77777777" w:rsidR="00D63202" w:rsidRDefault="00000000" w:rsidP="00C34779">
      <w:pPr>
        <w:numPr>
          <w:ilvl w:val="0"/>
          <w:numId w:val="37"/>
        </w:numPr>
        <w:tabs>
          <w:tab w:val="left" w:pos="720"/>
        </w:tabs>
        <w:spacing w:line="400" w:lineRule="exact"/>
        <w:ind w:firstLineChars="200" w:firstLine="420"/>
        <w:rPr>
          <w:rFonts w:ascii="宋体" w:hAnsi="宋体"/>
        </w:rPr>
      </w:pPr>
      <w:r>
        <w:rPr>
          <w:rFonts w:ascii="宋体" w:hAnsi="宋体"/>
        </w:rPr>
        <w:t>日志导出：右键菜单支持导出日志为TXT文件</w:t>
      </w:r>
    </w:p>
    <w:p w14:paraId="6AFF5355" w14:textId="77777777" w:rsidR="00D63202" w:rsidRDefault="00000000" w:rsidP="00C34779">
      <w:pPr>
        <w:numPr>
          <w:ilvl w:val="0"/>
          <w:numId w:val="37"/>
        </w:numPr>
        <w:tabs>
          <w:tab w:val="left" w:pos="720"/>
        </w:tabs>
        <w:spacing w:line="400" w:lineRule="exact"/>
        <w:ind w:firstLineChars="200" w:firstLine="420"/>
        <w:rPr>
          <w:rFonts w:ascii="宋体" w:hAnsi="宋体"/>
        </w:rPr>
      </w:pPr>
      <w:r>
        <w:rPr>
          <w:rFonts w:ascii="宋体" w:hAnsi="宋体"/>
        </w:rPr>
        <w:t>日志搜索：支持关键字搜索和过滤</w:t>
      </w:r>
    </w:p>
    <w:p w14:paraId="602CDB17" w14:textId="77777777" w:rsidR="00D63202" w:rsidRDefault="00000000" w:rsidP="00C34779">
      <w:pPr>
        <w:numPr>
          <w:ilvl w:val="0"/>
          <w:numId w:val="37"/>
        </w:numPr>
        <w:tabs>
          <w:tab w:val="left" w:pos="720"/>
        </w:tabs>
        <w:spacing w:line="400" w:lineRule="exact"/>
        <w:ind w:firstLineChars="200" w:firstLine="420"/>
        <w:rPr>
          <w:rFonts w:ascii="宋体" w:hAnsi="宋体"/>
        </w:rPr>
      </w:pPr>
      <w:r>
        <w:rPr>
          <w:rFonts w:ascii="宋体" w:hAnsi="宋体"/>
        </w:rPr>
        <w:t>日志清除：支持清除所有日志或清除特定级别日志</w:t>
      </w:r>
    </w:p>
    <w:p w14:paraId="33DDDAE5" w14:textId="77777777" w:rsidR="00D63202" w:rsidRDefault="00000000" w:rsidP="00C34779">
      <w:pPr>
        <w:spacing w:line="400" w:lineRule="exact"/>
        <w:ind w:firstLineChars="200" w:firstLine="422"/>
        <w:rPr>
          <w:rFonts w:ascii="宋体" w:hAnsi="宋体"/>
        </w:rPr>
      </w:pPr>
      <w:r>
        <w:rPr>
          <w:rFonts w:ascii="宋体" w:hAnsi="宋体"/>
          <w:b/>
          <w:bCs/>
        </w:rPr>
        <w:t>2. 运行状态面板</w:t>
      </w:r>
    </w:p>
    <w:p w14:paraId="61235F5A" w14:textId="77777777" w:rsidR="00D63202" w:rsidRDefault="00000000" w:rsidP="00C34779">
      <w:pPr>
        <w:spacing w:line="400" w:lineRule="exact"/>
        <w:ind w:firstLineChars="200" w:firstLine="422"/>
        <w:rPr>
          <w:rFonts w:ascii="宋体" w:hAnsi="宋体"/>
        </w:rPr>
      </w:pPr>
      <w:r>
        <w:rPr>
          <w:rFonts w:ascii="宋体" w:hAnsi="宋体"/>
          <w:b/>
          <w:bCs/>
        </w:rPr>
        <w:t>状态信息行1</w:t>
      </w:r>
      <w:r>
        <w:rPr>
          <w:rFonts w:ascii="宋体" w:hAnsi="宋体"/>
        </w:rPr>
        <w:t>：</w:t>
      </w:r>
    </w:p>
    <w:p w14:paraId="250DE992" w14:textId="77777777" w:rsidR="00D63202" w:rsidRDefault="00000000" w:rsidP="00C34779">
      <w:pPr>
        <w:numPr>
          <w:ilvl w:val="0"/>
          <w:numId w:val="38"/>
        </w:numPr>
        <w:tabs>
          <w:tab w:val="left" w:pos="720"/>
        </w:tabs>
        <w:spacing w:line="400" w:lineRule="exact"/>
        <w:ind w:firstLineChars="200" w:firstLine="420"/>
        <w:rPr>
          <w:rFonts w:ascii="宋体" w:hAnsi="宋体"/>
        </w:rPr>
      </w:pPr>
      <w:r>
        <w:rPr>
          <w:rFonts w:ascii="宋体" w:hAnsi="宋体"/>
        </w:rPr>
        <w:t>当前步骤标签：显示"当前步骤："，固定宽度</w:t>
      </w:r>
    </w:p>
    <w:p w14:paraId="21C652C5" w14:textId="77777777" w:rsidR="00D63202" w:rsidRDefault="00000000" w:rsidP="00C34779">
      <w:pPr>
        <w:numPr>
          <w:ilvl w:val="0"/>
          <w:numId w:val="38"/>
        </w:numPr>
        <w:tabs>
          <w:tab w:val="left" w:pos="720"/>
        </w:tabs>
        <w:spacing w:line="400" w:lineRule="exact"/>
        <w:ind w:firstLineChars="200" w:firstLine="420"/>
        <w:rPr>
          <w:rFonts w:ascii="宋体" w:hAnsi="宋体"/>
        </w:rPr>
      </w:pPr>
      <w:r>
        <w:rPr>
          <w:rFonts w:ascii="宋体" w:hAnsi="宋体"/>
        </w:rPr>
        <w:t>当前步骤值：显示当前执行步骤名称，动态更新</w:t>
      </w:r>
    </w:p>
    <w:p w14:paraId="5062030B" w14:textId="77777777" w:rsidR="00D63202" w:rsidRDefault="00000000" w:rsidP="00C34779">
      <w:pPr>
        <w:numPr>
          <w:ilvl w:val="0"/>
          <w:numId w:val="38"/>
        </w:numPr>
        <w:tabs>
          <w:tab w:val="left" w:pos="720"/>
        </w:tabs>
        <w:spacing w:line="400" w:lineRule="exact"/>
        <w:ind w:firstLineChars="200" w:firstLine="420"/>
        <w:rPr>
          <w:rFonts w:ascii="宋体" w:hAnsi="宋体"/>
        </w:rPr>
      </w:pPr>
      <w:r>
        <w:rPr>
          <w:rFonts w:ascii="宋体" w:hAnsi="宋体"/>
        </w:rPr>
        <w:t>总体进度标签：显示"总体进度：XX%"，颜色根据进度变化</w:t>
      </w:r>
    </w:p>
    <w:p w14:paraId="5B1B8EAB" w14:textId="77777777" w:rsidR="00D63202" w:rsidRDefault="00000000" w:rsidP="00C34779">
      <w:pPr>
        <w:spacing w:line="400" w:lineRule="exact"/>
        <w:ind w:firstLineChars="200" w:firstLine="422"/>
        <w:rPr>
          <w:rFonts w:ascii="宋体" w:hAnsi="宋体"/>
        </w:rPr>
      </w:pPr>
      <w:r>
        <w:rPr>
          <w:rFonts w:ascii="宋体" w:hAnsi="宋体"/>
          <w:b/>
          <w:bCs/>
        </w:rPr>
        <w:t>状态信息行2</w:t>
      </w:r>
      <w:r>
        <w:rPr>
          <w:rFonts w:ascii="宋体" w:hAnsi="宋体"/>
        </w:rPr>
        <w:t>：</w:t>
      </w:r>
    </w:p>
    <w:p w14:paraId="4B3D0F83" w14:textId="77777777" w:rsidR="00D63202" w:rsidRDefault="00000000" w:rsidP="00C34779">
      <w:pPr>
        <w:numPr>
          <w:ilvl w:val="0"/>
          <w:numId w:val="39"/>
        </w:numPr>
        <w:tabs>
          <w:tab w:val="left" w:pos="720"/>
        </w:tabs>
        <w:spacing w:line="400" w:lineRule="exact"/>
        <w:ind w:firstLineChars="200" w:firstLine="420"/>
        <w:rPr>
          <w:rFonts w:ascii="宋体" w:hAnsi="宋体"/>
        </w:rPr>
      </w:pPr>
      <w:r>
        <w:rPr>
          <w:rFonts w:ascii="宋体" w:hAnsi="宋体"/>
        </w:rPr>
        <w:t>进度标签：显示"进度："，固定宽度</w:t>
      </w:r>
    </w:p>
    <w:p w14:paraId="0088E2D2" w14:textId="77777777" w:rsidR="00D63202" w:rsidRDefault="00000000" w:rsidP="00C34779">
      <w:pPr>
        <w:numPr>
          <w:ilvl w:val="0"/>
          <w:numId w:val="39"/>
        </w:numPr>
        <w:tabs>
          <w:tab w:val="left" w:pos="720"/>
        </w:tabs>
        <w:spacing w:line="400" w:lineRule="exact"/>
        <w:ind w:firstLineChars="200" w:firstLine="420"/>
        <w:rPr>
          <w:rFonts w:ascii="宋体" w:hAnsi="宋体"/>
        </w:rPr>
      </w:pPr>
      <w:r>
        <w:rPr>
          <w:rFonts w:ascii="宋体" w:hAnsi="宋体"/>
        </w:rPr>
        <w:t>进度值：显示当前步骤进度百分比，动态更新</w:t>
      </w:r>
    </w:p>
    <w:p w14:paraId="1E7237AE" w14:textId="77777777" w:rsidR="00D63202" w:rsidRDefault="00000000" w:rsidP="00C34779">
      <w:pPr>
        <w:numPr>
          <w:ilvl w:val="0"/>
          <w:numId w:val="39"/>
        </w:numPr>
        <w:tabs>
          <w:tab w:val="left" w:pos="720"/>
        </w:tabs>
        <w:spacing w:line="400" w:lineRule="exact"/>
        <w:ind w:firstLineChars="200" w:firstLine="420"/>
        <w:rPr>
          <w:rFonts w:ascii="宋体" w:hAnsi="宋体"/>
        </w:rPr>
      </w:pPr>
      <w:r>
        <w:rPr>
          <w:rFonts w:ascii="宋体" w:hAnsi="宋体"/>
        </w:rPr>
        <w:t>耗时标签：显示"耗时：MM:SS"，动态更新</w:t>
      </w:r>
    </w:p>
    <w:p w14:paraId="1ECEDA31" w14:textId="77777777" w:rsidR="00D63202" w:rsidRDefault="00000000" w:rsidP="00C34779">
      <w:pPr>
        <w:numPr>
          <w:ilvl w:val="0"/>
          <w:numId w:val="39"/>
        </w:numPr>
        <w:tabs>
          <w:tab w:val="left" w:pos="720"/>
        </w:tabs>
        <w:spacing w:line="400" w:lineRule="exact"/>
        <w:ind w:firstLineChars="200" w:firstLine="420"/>
        <w:rPr>
          <w:rFonts w:ascii="宋体" w:hAnsi="宋体"/>
        </w:rPr>
      </w:pPr>
      <w:r>
        <w:rPr>
          <w:rFonts w:ascii="宋体" w:hAnsi="宋体"/>
        </w:rPr>
        <w:t>预计剩余标签：显示"预计剩余：MM:SS"，动态更新</w:t>
      </w:r>
    </w:p>
    <w:p w14:paraId="00954FD3" w14:textId="77777777" w:rsidR="00D63202" w:rsidRDefault="00000000" w:rsidP="00C34779">
      <w:pPr>
        <w:spacing w:line="400" w:lineRule="exact"/>
        <w:ind w:firstLineChars="200" w:firstLine="422"/>
        <w:rPr>
          <w:rFonts w:ascii="宋体" w:hAnsi="宋体"/>
        </w:rPr>
      </w:pPr>
      <w:r>
        <w:rPr>
          <w:rFonts w:ascii="宋体" w:hAnsi="宋体"/>
          <w:b/>
          <w:bCs/>
        </w:rPr>
        <w:t>进度条</w:t>
      </w:r>
      <w:r>
        <w:rPr>
          <w:rFonts w:ascii="宋体" w:hAnsi="宋体"/>
        </w:rPr>
        <w:t>：</w:t>
      </w:r>
    </w:p>
    <w:p w14:paraId="7B240E74" w14:textId="77777777" w:rsidR="00D63202" w:rsidRDefault="00000000" w:rsidP="00C34779">
      <w:pPr>
        <w:numPr>
          <w:ilvl w:val="0"/>
          <w:numId w:val="40"/>
        </w:numPr>
        <w:tabs>
          <w:tab w:val="left" w:pos="720"/>
        </w:tabs>
        <w:spacing w:line="400" w:lineRule="exact"/>
        <w:ind w:firstLineChars="200" w:firstLine="420"/>
        <w:rPr>
          <w:rFonts w:ascii="宋体" w:hAnsi="宋体"/>
        </w:rPr>
      </w:pPr>
      <w:r>
        <w:rPr>
          <w:rFonts w:ascii="宋体" w:hAnsi="宋体"/>
        </w:rPr>
        <w:t>范围：0-100</w:t>
      </w:r>
    </w:p>
    <w:p w14:paraId="314B7490" w14:textId="77777777" w:rsidR="00D63202" w:rsidRDefault="00000000" w:rsidP="00C34779">
      <w:pPr>
        <w:numPr>
          <w:ilvl w:val="0"/>
          <w:numId w:val="40"/>
        </w:numPr>
        <w:tabs>
          <w:tab w:val="left" w:pos="720"/>
        </w:tabs>
        <w:spacing w:line="400" w:lineRule="exact"/>
        <w:ind w:firstLineChars="200" w:firstLine="420"/>
        <w:rPr>
          <w:rFonts w:ascii="宋体" w:hAnsi="宋体"/>
        </w:rPr>
      </w:pPr>
      <w:r>
        <w:rPr>
          <w:rFonts w:ascii="宋体" w:hAnsi="宋体"/>
        </w:rPr>
        <w:t>当前值：动态更新</w:t>
      </w:r>
    </w:p>
    <w:p w14:paraId="36C37BAD" w14:textId="77777777" w:rsidR="00D63202" w:rsidRDefault="00000000" w:rsidP="00C34779">
      <w:pPr>
        <w:numPr>
          <w:ilvl w:val="0"/>
          <w:numId w:val="40"/>
        </w:numPr>
        <w:tabs>
          <w:tab w:val="left" w:pos="720"/>
        </w:tabs>
        <w:spacing w:line="400" w:lineRule="exact"/>
        <w:ind w:firstLineChars="200" w:firstLine="420"/>
        <w:rPr>
          <w:rFonts w:ascii="宋体" w:hAnsi="宋体"/>
        </w:rPr>
      </w:pPr>
      <w:r>
        <w:rPr>
          <w:rFonts w:ascii="宋体" w:hAnsi="宋体"/>
        </w:rPr>
        <w:lastRenderedPageBreak/>
        <w:t>样式：绿色填充块，浅灰色背景，圆角边框</w:t>
      </w:r>
    </w:p>
    <w:p w14:paraId="046C5AA4" w14:textId="77777777" w:rsidR="00D63202" w:rsidRDefault="00000000" w:rsidP="00C34779">
      <w:pPr>
        <w:spacing w:line="400" w:lineRule="exact"/>
        <w:ind w:firstLineChars="200" w:firstLine="422"/>
        <w:rPr>
          <w:rFonts w:ascii="宋体" w:hAnsi="宋体"/>
        </w:rPr>
      </w:pPr>
      <w:r>
        <w:rPr>
          <w:rFonts w:ascii="宋体" w:hAnsi="宋体"/>
          <w:b/>
          <w:bCs/>
        </w:rPr>
        <w:t>步骤流指示器</w:t>
      </w:r>
      <w:r>
        <w:rPr>
          <w:rFonts w:ascii="宋体" w:hAnsi="宋体"/>
        </w:rPr>
        <w:t>（</w:t>
      </w:r>
      <w:proofErr w:type="spellStart"/>
      <w:r>
        <w:rPr>
          <w:rFonts w:ascii="宋体" w:hAnsi="宋体"/>
        </w:rPr>
        <w:t>StepperWidget</w:t>
      </w:r>
      <w:proofErr w:type="spellEnd"/>
      <w:r>
        <w:rPr>
          <w:rFonts w:ascii="宋体" w:hAnsi="宋体"/>
        </w:rPr>
        <w:t>）：</w:t>
      </w:r>
    </w:p>
    <w:p w14:paraId="4BDE014C" w14:textId="77777777" w:rsidR="00D63202" w:rsidRDefault="00000000" w:rsidP="00C34779">
      <w:pPr>
        <w:numPr>
          <w:ilvl w:val="0"/>
          <w:numId w:val="41"/>
        </w:numPr>
        <w:tabs>
          <w:tab w:val="left" w:pos="720"/>
        </w:tabs>
        <w:spacing w:line="400" w:lineRule="exact"/>
        <w:ind w:firstLineChars="200" w:firstLine="420"/>
        <w:rPr>
          <w:rFonts w:ascii="宋体" w:hAnsi="宋体"/>
        </w:rPr>
      </w:pPr>
      <w:r>
        <w:rPr>
          <w:rFonts w:ascii="宋体" w:hAnsi="宋体"/>
        </w:rPr>
        <w:t>显示七个处理步骤的流程图</w:t>
      </w:r>
    </w:p>
    <w:p w14:paraId="1EE49189" w14:textId="77777777" w:rsidR="00D63202" w:rsidRDefault="00000000" w:rsidP="00C34779">
      <w:pPr>
        <w:numPr>
          <w:ilvl w:val="0"/>
          <w:numId w:val="41"/>
        </w:numPr>
        <w:tabs>
          <w:tab w:val="left" w:pos="720"/>
        </w:tabs>
        <w:spacing w:line="400" w:lineRule="exact"/>
        <w:ind w:firstLineChars="200" w:firstLine="420"/>
        <w:rPr>
          <w:rFonts w:ascii="宋体" w:hAnsi="宋体"/>
        </w:rPr>
      </w:pPr>
      <w:r>
        <w:rPr>
          <w:rFonts w:ascii="宋体" w:hAnsi="宋体"/>
        </w:rPr>
        <w:t>步骤节点：圆形图标，半径7px</w:t>
      </w:r>
    </w:p>
    <w:p w14:paraId="41AFEED7" w14:textId="77777777" w:rsidR="00D63202" w:rsidRDefault="00000000" w:rsidP="00C34779">
      <w:pPr>
        <w:numPr>
          <w:ilvl w:val="0"/>
          <w:numId w:val="41"/>
        </w:numPr>
        <w:tabs>
          <w:tab w:val="left" w:pos="720"/>
        </w:tabs>
        <w:spacing w:line="400" w:lineRule="exact"/>
        <w:ind w:firstLineChars="200" w:firstLine="420"/>
        <w:rPr>
          <w:rFonts w:ascii="宋体" w:hAnsi="宋体"/>
        </w:rPr>
      </w:pPr>
      <w:r>
        <w:rPr>
          <w:rFonts w:ascii="宋体" w:hAnsi="宋体"/>
        </w:rPr>
        <w:t>连接线：灰色实线，线宽2px</w:t>
      </w:r>
    </w:p>
    <w:p w14:paraId="156A7F2E" w14:textId="77777777" w:rsidR="00D63202" w:rsidRDefault="00000000" w:rsidP="00C34779">
      <w:pPr>
        <w:numPr>
          <w:ilvl w:val="0"/>
          <w:numId w:val="41"/>
        </w:numPr>
        <w:tabs>
          <w:tab w:val="left" w:pos="720"/>
        </w:tabs>
        <w:spacing w:line="400" w:lineRule="exact"/>
        <w:ind w:firstLineChars="200" w:firstLine="420"/>
        <w:rPr>
          <w:rFonts w:ascii="宋体" w:hAnsi="宋体"/>
        </w:rPr>
      </w:pPr>
      <w:r>
        <w:rPr>
          <w:rFonts w:ascii="宋体" w:hAnsi="宋体"/>
        </w:rPr>
        <w:t>状态颜色：未开始（灰色）、进行中（蓝色）、已完成（绿色）、失败（红色）</w:t>
      </w:r>
    </w:p>
    <w:p w14:paraId="319DCFB8" w14:textId="77777777" w:rsidR="00D63202" w:rsidRDefault="00000000" w:rsidP="00C34779">
      <w:pPr>
        <w:numPr>
          <w:ilvl w:val="0"/>
          <w:numId w:val="41"/>
        </w:numPr>
        <w:tabs>
          <w:tab w:val="left" w:pos="720"/>
        </w:tabs>
        <w:spacing w:line="400" w:lineRule="exact"/>
        <w:ind w:firstLineChars="200" w:firstLine="420"/>
        <w:rPr>
          <w:rFonts w:ascii="宋体" w:hAnsi="宋体"/>
        </w:rPr>
      </w:pPr>
      <w:r>
        <w:rPr>
          <w:rFonts w:ascii="宋体" w:hAnsi="宋体"/>
        </w:rPr>
        <w:t>步骤名称：显示在流程图下方</w:t>
      </w:r>
    </w:p>
    <w:p w14:paraId="0E368EAD" w14:textId="77777777" w:rsidR="00D63202" w:rsidRDefault="00000000" w:rsidP="00C34779">
      <w:pPr>
        <w:spacing w:line="400" w:lineRule="exact"/>
        <w:ind w:firstLineChars="200" w:firstLine="422"/>
        <w:rPr>
          <w:rFonts w:ascii="宋体" w:hAnsi="宋体"/>
        </w:rPr>
      </w:pPr>
      <w:r>
        <w:rPr>
          <w:rFonts w:ascii="宋体" w:hAnsi="宋体"/>
          <w:b/>
          <w:bCs/>
        </w:rPr>
        <w:t>3. 结果浏览面板</w:t>
      </w:r>
    </w:p>
    <w:p w14:paraId="5E0C4B9A" w14:textId="77777777" w:rsidR="00D63202" w:rsidRDefault="00000000" w:rsidP="00C34779">
      <w:pPr>
        <w:spacing w:line="400" w:lineRule="exact"/>
        <w:ind w:firstLineChars="200" w:firstLine="422"/>
        <w:rPr>
          <w:rFonts w:ascii="宋体" w:hAnsi="宋体"/>
        </w:rPr>
      </w:pPr>
      <w:r>
        <w:rPr>
          <w:rFonts w:ascii="宋体" w:hAnsi="宋体"/>
          <w:b/>
          <w:bCs/>
        </w:rPr>
        <w:t>结果集选择</w:t>
      </w:r>
      <w:r>
        <w:rPr>
          <w:rFonts w:ascii="宋体" w:hAnsi="宋体"/>
        </w:rPr>
        <w:t>：</w:t>
      </w:r>
    </w:p>
    <w:p w14:paraId="18BD3B19" w14:textId="77777777" w:rsidR="00D63202" w:rsidRDefault="00000000" w:rsidP="00C34779">
      <w:pPr>
        <w:numPr>
          <w:ilvl w:val="0"/>
          <w:numId w:val="42"/>
        </w:numPr>
        <w:tabs>
          <w:tab w:val="left" w:pos="720"/>
        </w:tabs>
        <w:spacing w:line="400" w:lineRule="exact"/>
        <w:ind w:firstLineChars="200" w:firstLine="420"/>
        <w:rPr>
          <w:rFonts w:ascii="宋体" w:hAnsi="宋体"/>
        </w:rPr>
      </w:pPr>
      <w:r>
        <w:rPr>
          <w:rFonts w:ascii="宋体" w:hAnsi="宋体"/>
        </w:rPr>
        <w:t>结果集下拉框：显示所有已处理的结果集，格式为"结果集名称（处理时间）"</w:t>
      </w:r>
    </w:p>
    <w:p w14:paraId="2E90F3FE" w14:textId="77777777" w:rsidR="00D63202" w:rsidRDefault="00000000" w:rsidP="00C34779">
      <w:pPr>
        <w:numPr>
          <w:ilvl w:val="0"/>
          <w:numId w:val="42"/>
        </w:numPr>
        <w:tabs>
          <w:tab w:val="left" w:pos="720"/>
        </w:tabs>
        <w:spacing w:line="400" w:lineRule="exact"/>
        <w:ind w:firstLineChars="200" w:firstLine="420"/>
        <w:rPr>
          <w:rFonts w:ascii="宋体" w:hAnsi="宋体"/>
        </w:rPr>
      </w:pPr>
      <w:r>
        <w:rPr>
          <w:rFonts w:ascii="宋体" w:hAnsi="宋体"/>
        </w:rPr>
        <w:t>刷新按钮：重新扫描results目录，更新结果集列表</w:t>
      </w:r>
    </w:p>
    <w:p w14:paraId="09ED1CCF" w14:textId="77777777" w:rsidR="00D63202" w:rsidRDefault="00000000" w:rsidP="00C34779">
      <w:pPr>
        <w:numPr>
          <w:ilvl w:val="0"/>
          <w:numId w:val="42"/>
        </w:numPr>
        <w:tabs>
          <w:tab w:val="left" w:pos="720"/>
        </w:tabs>
        <w:spacing w:line="400" w:lineRule="exact"/>
        <w:ind w:firstLineChars="200" w:firstLine="420"/>
        <w:rPr>
          <w:rFonts w:ascii="宋体" w:hAnsi="宋体"/>
        </w:rPr>
      </w:pPr>
      <w:r>
        <w:rPr>
          <w:rFonts w:ascii="宋体" w:hAnsi="宋体"/>
        </w:rPr>
        <w:t>加载结果按钮：加载选中的结果集到界面</w:t>
      </w:r>
    </w:p>
    <w:p w14:paraId="6876FA41" w14:textId="77777777" w:rsidR="00D63202" w:rsidRDefault="00000000" w:rsidP="00C34779">
      <w:pPr>
        <w:spacing w:line="400" w:lineRule="exact"/>
        <w:ind w:firstLineChars="200" w:firstLine="422"/>
        <w:rPr>
          <w:rFonts w:ascii="宋体" w:hAnsi="宋体"/>
        </w:rPr>
      </w:pPr>
      <w:r>
        <w:rPr>
          <w:rFonts w:ascii="宋体" w:hAnsi="宋体"/>
          <w:b/>
          <w:bCs/>
        </w:rPr>
        <w:t>结果集信息面板</w:t>
      </w:r>
      <w:r>
        <w:rPr>
          <w:rFonts w:ascii="宋体" w:hAnsi="宋体"/>
        </w:rPr>
        <w:t>：显示选中结果集的详细信息</w:t>
      </w:r>
    </w:p>
    <w:p w14:paraId="376B6D46" w14:textId="77777777" w:rsidR="00D63202" w:rsidRDefault="00000000" w:rsidP="00C34779">
      <w:pPr>
        <w:spacing w:line="400" w:lineRule="exact"/>
        <w:ind w:firstLineChars="200" w:firstLine="422"/>
        <w:rPr>
          <w:rFonts w:ascii="宋体" w:hAnsi="宋体"/>
        </w:rPr>
      </w:pPr>
      <w:r>
        <w:rPr>
          <w:rFonts w:ascii="宋体" w:hAnsi="宋体"/>
          <w:b/>
          <w:bCs/>
        </w:rPr>
        <w:t>4. 操作按钮区</w:t>
      </w:r>
    </w:p>
    <w:p w14:paraId="2F4BF238" w14:textId="77777777" w:rsidR="00D63202" w:rsidRDefault="00000000" w:rsidP="00C34779">
      <w:pPr>
        <w:spacing w:line="400" w:lineRule="exact"/>
        <w:ind w:firstLineChars="200" w:firstLine="422"/>
        <w:rPr>
          <w:rFonts w:ascii="宋体" w:hAnsi="宋体"/>
        </w:rPr>
      </w:pPr>
      <w:r>
        <w:rPr>
          <w:rFonts w:ascii="宋体" w:hAnsi="宋体"/>
          <w:b/>
          <w:bCs/>
        </w:rPr>
        <w:t>按钮布局</w:t>
      </w:r>
      <w:r>
        <w:rPr>
          <w:rFonts w:ascii="宋体" w:hAnsi="宋体"/>
        </w:rPr>
        <w:t>（从左到右）：</w:t>
      </w:r>
    </w:p>
    <w:p w14:paraId="0F981561" w14:textId="77777777" w:rsidR="00D63202" w:rsidRDefault="00000000" w:rsidP="00C34779">
      <w:pPr>
        <w:numPr>
          <w:ilvl w:val="0"/>
          <w:numId w:val="43"/>
        </w:numPr>
        <w:tabs>
          <w:tab w:val="left" w:pos="720"/>
        </w:tabs>
        <w:spacing w:line="400" w:lineRule="exact"/>
        <w:ind w:firstLineChars="200" w:firstLine="422"/>
        <w:rPr>
          <w:rFonts w:ascii="宋体" w:hAnsi="宋体"/>
        </w:rPr>
      </w:pPr>
      <w:r>
        <w:rPr>
          <w:rFonts w:ascii="宋体" w:hAnsi="宋体"/>
          <w:b/>
          <w:bCs/>
        </w:rPr>
        <w:t>导入视频按钮</w:t>
      </w:r>
      <w:r>
        <w:rPr>
          <w:rFonts w:ascii="宋体" w:hAnsi="宋体"/>
        </w:rPr>
        <w:t>：打开文件选择对话框，快捷键</w:t>
      </w:r>
      <w:proofErr w:type="spellStart"/>
      <w:r>
        <w:rPr>
          <w:rFonts w:ascii="宋体" w:hAnsi="宋体"/>
        </w:rPr>
        <w:t>Ctrl+O</w:t>
      </w:r>
      <w:proofErr w:type="spellEnd"/>
    </w:p>
    <w:p w14:paraId="5878E535" w14:textId="77777777" w:rsidR="00D63202" w:rsidRDefault="00000000" w:rsidP="00C34779">
      <w:pPr>
        <w:numPr>
          <w:ilvl w:val="0"/>
          <w:numId w:val="43"/>
        </w:numPr>
        <w:tabs>
          <w:tab w:val="left" w:pos="720"/>
        </w:tabs>
        <w:spacing w:line="400" w:lineRule="exact"/>
        <w:ind w:firstLineChars="200" w:firstLine="422"/>
        <w:rPr>
          <w:rFonts w:ascii="宋体" w:hAnsi="宋体"/>
        </w:rPr>
      </w:pPr>
      <w:r>
        <w:rPr>
          <w:rFonts w:ascii="宋体" w:hAnsi="宋体"/>
          <w:b/>
          <w:bCs/>
        </w:rPr>
        <w:t>开始分析按钮</w:t>
      </w:r>
      <w:r>
        <w:rPr>
          <w:rFonts w:ascii="宋体" w:hAnsi="宋体"/>
        </w:rPr>
        <w:t>：启动视频分析流程，快捷键F5</w:t>
      </w:r>
    </w:p>
    <w:p w14:paraId="30FDFA39" w14:textId="77777777" w:rsidR="00D63202" w:rsidRDefault="00000000" w:rsidP="00C34779">
      <w:pPr>
        <w:numPr>
          <w:ilvl w:val="0"/>
          <w:numId w:val="43"/>
        </w:numPr>
        <w:tabs>
          <w:tab w:val="left" w:pos="720"/>
        </w:tabs>
        <w:spacing w:line="400" w:lineRule="exact"/>
        <w:ind w:firstLineChars="200" w:firstLine="422"/>
        <w:rPr>
          <w:rFonts w:ascii="宋体" w:hAnsi="宋体"/>
        </w:rPr>
      </w:pPr>
      <w:r>
        <w:rPr>
          <w:rFonts w:ascii="宋体" w:hAnsi="宋体"/>
          <w:b/>
          <w:bCs/>
        </w:rPr>
        <w:t>停止按钮</w:t>
      </w:r>
      <w:r>
        <w:rPr>
          <w:rFonts w:ascii="宋体" w:hAnsi="宋体"/>
        </w:rPr>
        <w:t>：中断当前处理流程，快捷键Esc</w:t>
      </w:r>
    </w:p>
    <w:p w14:paraId="1A7519A0" w14:textId="77777777" w:rsidR="00D63202" w:rsidRDefault="00000000" w:rsidP="00C34779">
      <w:pPr>
        <w:numPr>
          <w:ilvl w:val="0"/>
          <w:numId w:val="43"/>
        </w:numPr>
        <w:tabs>
          <w:tab w:val="left" w:pos="720"/>
        </w:tabs>
        <w:spacing w:line="400" w:lineRule="exact"/>
        <w:ind w:firstLineChars="200" w:firstLine="422"/>
        <w:rPr>
          <w:rFonts w:ascii="宋体" w:hAnsi="宋体"/>
        </w:rPr>
      </w:pPr>
      <w:r>
        <w:rPr>
          <w:rFonts w:ascii="宋体" w:hAnsi="宋体"/>
          <w:b/>
          <w:bCs/>
        </w:rPr>
        <w:t>打开输出目录按钮</w:t>
      </w:r>
      <w:r>
        <w:rPr>
          <w:rFonts w:ascii="宋体" w:hAnsi="宋体"/>
        </w:rPr>
        <w:t>：在系统文件管理器中打开输出目录，快捷键</w:t>
      </w:r>
      <w:proofErr w:type="spellStart"/>
      <w:r>
        <w:rPr>
          <w:rFonts w:ascii="宋体" w:hAnsi="宋体"/>
        </w:rPr>
        <w:t>Ctrl+E</w:t>
      </w:r>
      <w:proofErr w:type="spellEnd"/>
    </w:p>
    <w:p w14:paraId="1964DC74" w14:textId="77777777" w:rsidR="00C2465C" w:rsidRDefault="00C2465C" w:rsidP="00E561B1">
      <w:pPr>
        <w:spacing w:line="400" w:lineRule="exact"/>
        <w:rPr>
          <w:rStyle w:val="qwen-markdown-text"/>
          <w:rFonts w:ascii="黑体" w:eastAsia="黑体" w:hAnsi="黑体" w:cs="Arial"/>
          <w:b/>
          <w:bCs/>
          <w:color w:val="1D1D1F"/>
          <w:bdr w:val="single" w:sz="2" w:space="0" w:color="E3E3E3"/>
        </w:rPr>
      </w:pPr>
      <w:bookmarkStart w:id="114" w:name="_Toc219071377"/>
    </w:p>
    <w:p w14:paraId="4D6A1300" w14:textId="77777777" w:rsidR="00D63202" w:rsidRPr="00460767" w:rsidRDefault="00000000" w:rsidP="00825FF1">
      <w:pPr>
        <w:pStyle w:val="4"/>
        <w:ind w:firstLine="422"/>
        <w:rPr>
          <w:rStyle w:val="qwen-markdown-text"/>
        </w:rPr>
      </w:pPr>
      <w:bookmarkStart w:id="115" w:name="_Toc219932834"/>
      <w:r w:rsidRPr="00460767">
        <w:rPr>
          <w:rStyle w:val="qwen-markdown-text"/>
          <w:rFonts w:ascii="黑体" w:hAnsi="黑体" w:hint="eastAsia"/>
        </w:rPr>
        <w:t>3</w:t>
      </w:r>
      <w:r w:rsidRPr="00460767">
        <w:rPr>
          <w:rStyle w:val="qwen-markdown-text"/>
          <w:rFonts w:ascii="黑体" w:hAnsi="黑体"/>
        </w:rPr>
        <w:t>.</w:t>
      </w:r>
      <w:r w:rsidRPr="00460767">
        <w:rPr>
          <w:rStyle w:val="qwen-markdown-text"/>
          <w:rFonts w:ascii="黑体" w:hAnsi="黑体" w:hint="eastAsia"/>
        </w:rPr>
        <w:t>1</w:t>
      </w:r>
      <w:r w:rsidRPr="00460767">
        <w:rPr>
          <w:rStyle w:val="qwen-markdown-text"/>
          <w:rFonts w:ascii="黑体" w:hAnsi="黑体"/>
        </w:rPr>
        <w:t>.1.3 顶部菜单栏（高度占比8%）</w:t>
      </w:r>
      <w:bookmarkEnd w:id="114"/>
      <w:bookmarkEnd w:id="115"/>
    </w:p>
    <w:p w14:paraId="7967BE10" w14:textId="77777777" w:rsidR="00D63202" w:rsidRDefault="00000000" w:rsidP="00C34779">
      <w:pPr>
        <w:spacing w:line="400" w:lineRule="exact"/>
        <w:ind w:firstLineChars="200" w:firstLine="422"/>
        <w:rPr>
          <w:rFonts w:ascii="宋体" w:hAnsi="宋体"/>
        </w:rPr>
      </w:pPr>
      <w:r>
        <w:rPr>
          <w:rFonts w:ascii="宋体" w:hAnsi="宋体"/>
          <w:b/>
          <w:bCs/>
        </w:rPr>
        <w:t>菜单栏结构</w:t>
      </w:r>
      <w:r>
        <w:rPr>
          <w:rFonts w:ascii="宋体" w:hAnsi="宋体"/>
        </w:rPr>
        <w:t>：</w:t>
      </w:r>
    </w:p>
    <w:p w14:paraId="1BF36E91" w14:textId="77777777" w:rsidR="00D63202" w:rsidRDefault="00000000" w:rsidP="00C34779">
      <w:pPr>
        <w:spacing w:line="400" w:lineRule="exact"/>
        <w:ind w:firstLineChars="200" w:firstLine="422"/>
        <w:rPr>
          <w:rFonts w:ascii="宋体" w:hAnsi="宋体"/>
        </w:rPr>
      </w:pPr>
      <w:r>
        <w:rPr>
          <w:rFonts w:ascii="宋体" w:hAnsi="宋体"/>
          <w:b/>
          <w:bCs/>
        </w:rPr>
        <w:t>1. 文件菜单</w:t>
      </w:r>
      <w:r>
        <w:rPr>
          <w:rFonts w:ascii="宋体" w:hAnsi="宋体"/>
        </w:rPr>
        <w:t>：</w:t>
      </w:r>
    </w:p>
    <w:p w14:paraId="64E562CD" w14:textId="77777777" w:rsidR="00D63202" w:rsidRDefault="00000000" w:rsidP="00C34779">
      <w:pPr>
        <w:numPr>
          <w:ilvl w:val="0"/>
          <w:numId w:val="44"/>
        </w:numPr>
        <w:tabs>
          <w:tab w:val="left" w:pos="720"/>
        </w:tabs>
        <w:spacing w:line="400" w:lineRule="exact"/>
        <w:ind w:firstLineChars="200" w:firstLine="420"/>
        <w:rPr>
          <w:rFonts w:ascii="宋体" w:hAnsi="宋体"/>
        </w:rPr>
      </w:pPr>
      <w:r>
        <w:rPr>
          <w:rFonts w:ascii="宋体" w:hAnsi="宋体"/>
        </w:rPr>
        <w:t>导入视频：打开文件选择对话框</w:t>
      </w:r>
    </w:p>
    <w:p w14:paraId="4F0C402B" w14:textId="77777777" w:rsidR="00D63202" w:rsidRDefault="00000000" w:rsidP="00C34779">
      <w:pPr>
        <w:numPr>
          <w:ilvl w:val="0"/>
          <w:numId w:val="44"/>
        </w:numPr>
        <w:tabs>
          <w:tab w:val="left" w:pos="720"/>
        </w:tabs>
        <w:spacing w:line="400" w:lineRule="exact"/>
        <w:ind w:firstLineChars="200" w:firstLine="420"/>
        <w:rPr>
          <w:rFonts w:ascii="宋体" w:hAnsi="宋体"/>
        </w:rPr>
      </w:pPr>
      <w:r>
        <w:rPr>
          <w:rFonts w:ascii="宋体" w:hAnsi="宋体"/>
        </w:rPr>
        <w:t>打开输出目录：打开输出目录</w:t>
      </w:r>
    </w:p>
    <w:p w14:paraId="24068877" w14:textId="77777777" w:rsidR="00D63202" w:rsidRDefault="00000000" w:rsidP="00C34779">
      <w:pPr>
        <w:numPr>
          <w:ilvl w:val="0"/>
          <w:numId w:val="44"/>
        </w:numPr>
        <w:tabs>
          <w:tab w:val="left" w:pos="720"/>
        </w:tabs>
        <w:spacing w:line="400" w:lineRule="exact"/>
        <w:ind w:firstLineChars="200" w:firstLine="420"/>
        <w:rPr>
          <w:rFonts w:ascii="宋体" w:hAnsi="宋体"/>
        </w:rPr>
      </w:pPr>
      <w:r>
        <w:rPr>
          <w:rFonts w:ascii="宋体" w:hAnsi="宋体"/>
        </w:rPr>
        <w:t>最近文件：显示最近打开的文件列表（最多10个）</w:t>
      </w:r>
    </w:p>
    <w:p w14:paraId="29AE04B7" w14:textId="77777777" w:rsidR="00D63202" w:rsidRDefault="00000000" w:rsidP="00C34779">
      <w:pPr>
        <w:numPr>
          <w:ilvl w:val="0"/>
          <w:numId w:val="44"/>
        </w:numPr>
        <w:tabs>
          <w:tab w:val="left" w:pos="720"/>
        </w:tabs>
        <w:spacing w:line="400" w:lineRule="exact"/>
        <w:ind w:firstLineChars="200" w:firstLine="420"/>
        <w:rPr>
          <w:rFonts w:ascii="宋体" w:hAnsi="宋体"/>
        </w:rPr>
      </w:pPr>
      <w:r>
        <w:rPr>
          <w:rFonts w:ascii="宋体" w:hAnsi="宋体"/>
        </w:rPr>
        <w:t>退出：关闭应用程序</w:t>
      </w:r>
    </w:p>
    <w:p w14:paraId="13F79EE6" w14:textId="77777777" w:rsidR="00D63202" w:rsidRDefault="00000000" w:rsidP="00C34779">
      <w:pPr>
        <w:spacing w:line="400" w:lineRule="exact"/>
        <w:ind w:firstLineChars="200" w:firstLine="422"/>
        <w:rPr>
          <w:rFonts w:ascii="宋体" w:hAnsi="宋体"/>
        </w:rPr>
      </w:pPr>
      <w:r>
        <w:rPr>
          <w:rFonts w:ascii="宋体" w:hAnsi="宋体"/>
          <w:b/>
          <w:bCs/>
        </w:rPr>
        <w:t>2. 比赛复盘菜单</w:t>
      </w:r>
      <w:r>
        <w:rPr>
          <w:rFonts w:ascii="宋体" w:hAnsi="宋体"/>
        </w:rPr>
        <w:t>：</w:t>
      </w:r>
    </w:p>
    <w:p w14:paraId="1D979CCC" w14:textId="77777777" w:rsidR="00D63202" w:rsidRDefault="00000000" w:rsidP="00C34779">
      <w:pPr>
        <w:numPr>
          <w:ilvl w:val="0"/>
          <w:numId w:val="45"/>
        </w:numPr>
        <w:tabs>
          <w:tab w:val="left" w:pos="720"/>
        </w:tabs>
        <w:spacing w:line="400" w:lineRule="exact"/>
        <w:ind w:firstLineChars="200" w:firstLine="420"/>
        <w:rPr>
          <w:rFonts w:ascii="宋体" w:hAnsi="宋体"/>
        </w:rPr>
      </w:pPr>
      <w:r>
        <w:rPr>
          <w:rFonts w:ascii="宋体" w:hAnsi="宋体"/>
        </w:rPr>
        <w:t>打开比赛复盘窗口：打开专业比赛复盘系统</w:t>
      </w:r>
    </w:p>
    <w:p w14:paraId="5C66FD46" w14:textId="77777777" w:rsidR="00D63202" w:rsidRDefault="00000000" w:rsidP="00C34779">
      <w:pPr>
        <w:spacing w:line="400" w:lineRule="exact"/>
        <w:ind w:firstLineChars="200" w:firstLine="422"/>
        <w:rPr>
          <w:rFonts w:ascii="宋体" w:hAnsi="宋体"/>
        </w:rPr>
      </w:pPr>
      <w:r>
        <w:rPr>
          <w:rFonts w:ascii="宋体" w:hAnsi="宋体"/>
          <w:b/>
          <w:bCs/>
        </w:rPr>
        <w:t>3. 导出菜单</w:t>
      </w:r>
      <w:r>
        <w:rPr>
          <w:rFonts w:ascii="宋体" w:hAnsi="宋体"/>
        </w:rPr>
        <w:t>：</w:t>
      </w:r>
    </w:p>
    <w:p w14:paraId="760F44FC" w14:textId="77777777" w:rsidR="00D63202" w:rsidRDefault="00000000" w:rsidP="00C34779">
      <w:pPr>
        <w:numPr>
          <w:ilvl w:val="0"/>
          <w:numId w:val="46"/>
        </w:numPr>
        <w:tabs>
          <w:tab w:val="left" w:pos="720"/>
        </w:tabs>
        <w:spacing w:line="400" w:lineRule="exact"/>
        <w:ind w:firstLineChars="200" w:firstLine="420"/>
        <w:rPr>
          <w:rFonts w:ascii="宋体" w:hAnsi="宋体"/>
        </w:rPr>
      </w:pPr>
      <w:r>
        <w:rPr>
          <w:rFonts w:ascii="宋体" w:hAnsi="宋体"/>
        </w:rPr>
        <w:t>导出概览截图：保存当前界面截图为PNG格式</w:t>
      </w:r>
    </w:p>
    <w:p w14:paraId="42D68097" w14:textId="77777777" w:rsidR="00D63202" w:rsidRDefault="00000000" w:rsidP="00C34779">
      <w:pPr>
        <w:numPr>
          <w:ilvl w:val="0"/>
          <w:numId w:val="46"/>
        </w:numPr>
        <w:tabs>
          <w:tab w:val="left" w:pos="720"/>
        </w:tabs>
        <w:spacing w:line="400" w:lineRule="exact"/>
        <w:ind w:firstLineChars="200" w:firstLine="420"/>
        <w:rPr>
          <w:rFonts w:ascii="宋体" w:hAnsi="宋体"/>
        </w:rPr>
      </w:pPr>
      <w:r>
        <w:rPr>
          <w:rFonts w:ascii="宋体" w:hAnsi="宋体"/>
        </w:rPr>
        <w:t>导出当前事件表(CSV)：导出筛选后的击球事件为CSV格式</w:t>
      </w:r>
    </w:p>
    <w:p w14:paraId="3A10033D" w14:textId="77777777" w:rsidR="00D63202" w:rsidRDefault="00000000" w:rsidP="00C34779">
      <w:pPr>
        <w:numPr>
          <w:ilvl w:val="0"/>
          <w:numId w:val="46"/>
        </w:numPr>
        <w:tabs>
          <w:tab w:val="left" w:pos="720"/>
        </w:tabs>
        <w:spacing w:line="400" w:lineRule="exact"/>
        <w:ind w:firstLineChars="200" w:firstLine="420"/>
        <w:rPr>
          <w:rFonts w:ascii="宋体" w:hAnsi="宋体"/>
        </w:rPr>
      </w:pPr>
      <w:r>
        <w:rPr>
          <w:rFonts w:ascii="宋体" w:hAnsi="宋体"/>
        </w:rPr>
        <w:t>导出当前CSV数据(CSV)：导出原始数据表为CSV格式</w:t>
      </w:r>
    </w:p>
    <w:p w14:paraId="13590199" w14:textId="77777777" w:rsidR="00D63202" w:rsidRDefault="00000000" w:rsidP="00C34779">
      <w:pPr>
        <w:numPr>
          <w:ilvl w:val="0"/>
          <w:numId w:val="46"/>
        </w:numPr>
        <w:tabs>
          <w:tab w:val="left" w:pos="720"/>
        </w:tabs>
        <w:spacing w:line="400" w:lineRule="exact"/>
        <w:ind w:firstLineChars="200" w:firstLine="420"/>
        <w:rPr>
          <w:rFonts w:ascii="宋体" w:hAnsi="宋体"/>
        </w:rPr>
      </w:pPr>
      <w:r>
        <w:rPr>
          <w:rFonts w:ascii="宋体" w:hAnsi="宋体"/>
        </w:rPr>
        <w:t>导出所有结果：打包导出所有结果文件为ZIP格式</w:t>
      </w:r>
    </w:p>
    <w:p w14:paraId="589EF42B" w14:textId="77777777" w:rsidR="00D63202" w:rsidRDefault="00000000" w:rsidP="00C34779">
      <w:pPr>
        <w:spacing w:line="400" w:lineRule="exact"/>
        <w:ind w:firstLineChars="200" w:firstLine="422"/>
        <w:rPr>
          <w:rFonts w:ascii="宋体" w:hAnsi="宋体"/>
        </w:rPr>
      </w:pPr>
      <w:r>
        <w:rPr>
          <w:rFonts w:ascii="宋体" w:hAnsi="宋体"/>
          <w:b/>
          <w:bCs/>
        </w:rPr>
        <w:t>4. 视图菜单</w:t>
      </w:r>
      <w:r>
        <w:rPr>
          <w:rFonts w:ascii="宋体" w:hAnsi="宋体"/>
        </w:rPr>
        <w:t>：</w:t>
      </w:r>
    </w:p>
    <w:p w14:paraId="6509E831" w14:textId="77777777" w:rsidR="00D63202" w:rsidRDefault="00000000" w:rsidP="00C34779">
      <w:pPr>
        <w:numPr>
          <w:ilvl w:val="0"/>
          <w:numId w:val="47"/>
        </w:numPr>
        <w:tabs>
          <w:tab w:val="left" w:pos="720"/>
        </w:tabs>
        <w:spacing w:line="400" w:lineRule="exact"/>
        <w:ind w:firstLineChars="200" w:firstLine="420"/>
        <w:rPr>
          <w:rFonts w:ascii="宋体" w:hAnsi="宋体"/>
        </w:rPr>
      </w:pPr>
      <w:r>
        <w:rPr>
          <w:rFonts w:ascii="宋体" w:hAnsi="宋体"/>
        </w:rPr>
        <w:t>全屏模式：切换全屏/窗口模式</w:t>
      </w:r>
    </w:p>
    <w:p w14:paraId="481D8015" w14:textId="77777777" w:rsidR="00D63202" w:rsidRDefault="00000000" w:rsidP="00C34779">
      <w:pPr>
        <w:numPr>
          <w:ilvl w:val="0"/>
          <w:numId w:val="47"/>
        </w:numPr>
        <w:tabs>
          <w:tab w:val="left" w:pos="720"/>
        </w:tabs>
        <w:spacing w:line="400" w:lineRule="exact"/>
        <w:ind w:firstLineChars="200" w:firstLine="420"/>
        <w:rPr>
          <w:rFonts w:ascii="宋体" w:hAnsi="宋体"/>
        </w:rPr>
      </w:pPr>
      <w:r>
        <w:rPr>
          <w:rFonts w:ascii="宋体" w:hAnsi="宋体"/>
        </w:rPr>
        <w:lastRenderedPageBreak/>
        <w:t>重置布局：恢复默认布局</w:t>
      </w:r>
    </w:p>
    <w:p w14:paraId="2EC78F21" w14:textId="77777777" w:rsidR="00D63202" w:rsidRDefault="00000000" w:rsidP="00C34779">
      <w:pPr>
        <w:numPr>
          <w:ilvl w:val="0"/>
          <w:numId w:val="47"/>
        </w:numPr>
        <w:tabs>
          <w:tab w:val="left" w:pos="720"/>
        </w:tabs>
        <w:spacing w:line="400" w:lineRule="exact"/>
        <w:ind w:firstLineChars="200" w:firstLine="420"/>
        <w:rPr>
          <w:rFonts w:ascii="宋体" w:hAnsi="宋体"/>
        </w:rPr>
      </w:pPr>
      <w:r>
        <w:rPr>
          <w:rFonts w:ascii="宋体" w:hAnsi="宋体"/>
        </w:rPr>
        <w:t>显示/隐藏日志：切换日志面板显示状态</w:t>
      </w:r>
    </w:p>
    <w:p w14:paraId="38CAB53D" w14:textId="77777777" w:rsidR="00D63202" w:rsidRDefault="00000000" w:rsidP="00C34779">
      <w:pPr>
        <w:numPr>
          <w:ilvl w:val="0"/>
          <w:numId w:val="47"/>
        </w:numPr>
        <w:tabs>
          <w:tab w:val="left" w:pos="720"/>
        </w:tabs>
        <w:spacing w:line="400" w:lineRule="exact"/>
        <w:ind w:firstLineChars="200" w:firstLine="420"/>
        <w:rPr>
          <w:rFonts w:ascii="宋体" w:hAnsi="宋体"/>
        </w:rPr>
      </w:pPr>
      <w:r>
        <w:rPr>
          <w:rFonts w:ascii="宋体" w:hAnsi="宋体"/>
        </w:rPr>
        <w:t>显示/隐藏状态栏：切换状态栏显示状态</w:t>
      </w:r>
    </w:p>
    <w:p w14:paraId="5397AD3E" w14:textId="77777777" w:rsidR="00D63202" w:rsidRDefault="00000000" w:rsidP="00C34779">
      <w:pPr>
        <w:spacing w:line="400" w:lineRule="exact"/>
        <w:ind w:firstLineChars="200" w:firstLine="422"/>
        <w:rPr>
          <w:rFonts w:ascii="宋体" w:hAnsi="宋体"/>
        </w:rPr>
      </w:pPr>
      <w:r>
        <w:rPr>
          <w:rFonts w:ascii="宋体" w:hAnsi="宋体"/>
          <w:b/>
          <w:bCs/>
        </w:rPr>
        <w:t>5. 帮助菜单</w:t>
      </w:r>
      <w:r>
        <w:rPr>
          <w:rFonts w:ascii="宋体" w:hAnsi="宋体"/>
        </w:rPr>
        <w:t>：</w:t>
      </w:r>
    </w:p>
    <w:p w14:paraId="7CDDF352" w14:textId="77777777" w:rsidR="00D63202" w:rsidRDefault="00000000" w:rsidP="00C34779">
      <w:pPr>
        <w:numPr>
          <w:ilvl w:val="0"/>
          <w:numId w:val="48"/>
        </w:numPr>
        <w:tabs>
          <w:tab w:val="left" w:pos="720"/>
        </w:tabs>
        <w:spacing w:line="400" w:lineRule="exact"/>
        <w:ind w:firstLineChars="200" w:firstLine="420"/>
        <w:rPr>
          <w:rFonts w:ascii="宋体" w:hAnsi="宋体"/>
        </w:rPr>
      </w:pPr>
      <w:r>
        <w:rPr>
          <w:rFonts w:ascii="宋体" w:hAnsi="宋体"/>
        </w:rPr>
        <w:t>使用说明：打开使用说明文档</w:t>
      </w:r>
    </w:p>
    <w:p w14:paraId="69CC7BC9" w14:textId="77777777" w:rsidR="00D63202" w:rsidRDefault="00000000" w:rsidP="00C34779">
      <w:pPr>
        <w:numPr>
          <w:ilvl w:val="0"/>
          <w:numId w:val="48"/>
        </w:numPr>
        <w:tabs>
          <w:tab w:val="left" w:pos="720"/>
        </w:tabs>
        <w:spacing w:line="400" w:lineRule="exact"/>
        <w:ind w:firstLineChars="200" w:firstLine="420"/>
        <w:rPr>
          <w:rFonts w:ascii="宋体" w:hAnsi="宋体"/>
        </w:rPr>
      </w:pPr>
      <w:r>
        <w:rPr>
          <w:rFonts w:ascii="宋体" w:hAnsi="宋体"/>
        </w:rPr>
        <w:t>快捷键列表：显示快捷键列表</w:t>
      </w:r>
    </w:p>
    <w:p w14:paraId="64B5B68B" w14:textId="77777777" w:rsidR="00D63202" w:rsidRDefault="00000000" w:rsidP="00C34779">
      <w:pPr>
        <w:numPr>
          <w:ilvl w:val="0"/>
          <w:numId w:val="48"/>
        </w:numPr>
        <w:tabs>
          <w:tab w:val="left" w:pos="720"/>
        </w:tabs>
        <w:spacing w:line="400" w:lineRule="exact"/>
        <w:ind w:firstLineChars="200" w:firstLine="420"/>
        <w:rPr>
          <w:rFonts w:ascii="宋体" w:hAnsi="宋体"/>
        </w:rPr>
      </w:pPr>
      <w:r>
        <w:rPr>
          <w:rFonts w:ascii="宋体" w:hAnsi="宋体"/>
        </w:rPr>
        <w:t>关于：显示关于对话框</w:t>
      </w:r>
    </w:p>
    <w:p w14:paraId="2A28DB3F" w14:textId="77777777" w:rsidR="00C2465C" w:rsidRDefault="00C2465C" w:rsidP="00E561B1">
      <w:pPr>
        <w:spacing w:line="400" w:lineRule="exact"/>
        <w:rPr>
          <w:rStyle w:val="qwen-markdown-text"/>
          <w:rFonts w:ascii="黑体" w:eastAsia="黑体" w:hAnsi="黑体" w:cs="Arial"/>
          <w:b/>
          <w:bCs/>
          <w:color w:val="1D1D1F"/>
          <w:bdr w:val="single" w:sz="2" w:space="0" w:color="E3E3E3"/>
        </w:rPr>
      </w:pPr>
      <w:bookmarkStart w:id="116" w:name="_Toc219071378"/>
    </w:p>
    <w:p w14:paraId="7C6FD72D" w14:textId="77777777" w:rsidR="00D63202" w:rsidRPr="000569B4" w:rsidRDefault="00000000" w:rsidP="00825FF1">
      <w:pPr>
        <w:pStyle w:val="4"/>
        <w:ind w:firstLine="422"/>
        <w:rPr>
          <w:rStyle w:val="qwen-markdown-text"/>
        </w:rPr>
      </w:pPr>
      <w:bookmarkStart w:id="117" w:name="_Toc219932835"/>
      <w:r w:rsidRPr="000569B4">
        <w:rPr>
          <w:rStyle w:val="qwen-markdown-text"/>
          <w:rFonts w:ascii="黑体" w:hAnsi="黑体" w:hint="eastAsia"/>
        </w:rPr>
        <w:t>3</w:t>
      </w:r>
      <w:r w:rsidRPr="000569B4">
        <w:rPr>
          <w:rStyle w:val="qwen-markdown-text"/>
          <w:rFonts w:ascii="黑体" w:hAnsi="黑体"/>
        </w:rPr>
        <w:t>.</w:t>
      </w:r>
      <w:r w:rsidRPr="000569B4">
        <w:rPr>
          <w:rStyle w:val="qwen-markdown-text"/>
          <w:rFonts w:ascii="黑体" w:hAnsi="黑体" w:hint="eastAsia"/>
        </w:rPr>
        <w:t>1</w:t>
      </w:r>
      <w:r w:rsidRPr="000569B4">
        <w:rPr>
          <w:rStyle w:val="qwen-markdown-text"/>
          <w:rFonts w:ascii="黑体" w:hAnsi="黑体"/>
        </w:rPr>
        <w:t>.1.4 底部状态栏（高度占比5%）</w:t>
      </w:r>
      <w:bookmarkEnd w:id="116"/>
      <w:bookmarkEnd w:id="117"/>
    </w:p>
    <w:p w14:paraId="699ECAA3" w14:textId="77777777" w:rsidR="00D63202" w:rsidRDefault="00000000" w:rsidP="00C34779">
      <w:pPr>
        <w:spacing w:line="400" w:lineRule="exact"/>
        <w:ind w:firstLineChars="200" w:firstLine="422"/>
        <w:rPr>
          <w:rFonts w:ascii="宋体" w:hAnsi="宋体"/>
        </w:rPr>
      </w:pPr>
      <w:r>
        <w:rPr>
          <w:rFonts w:ascii="宋体" w:hAnsi="宋体"/>
          <w:b/>
          <w:bCs/>
        </w:rPr>
        <w:t>状态栏结构</w:t>
      </w:r>
      <w:r>
        <w:rPr>
          <w:rFonts w:ascii="宋体" w:hAnsi="宋体"/>
        </w:rPr>
        <w:t>：</w:t>
      </w:r>
    </w:p>
    <w:p w14:paraId="0BD0C1A2" w14:textId="77777777" w:rsidR="00D63202" w:rsidRDefault="00000000" w:rsidP="00C34779">
      <w:pPr>
        <w:spacing w:line="400" w:lineRule="exact"/>
        <w:ind w:firstLineChars="200" w:firstLine="422"/>
        <w:rPr>
          <w:rFonts w:ascii="宋体" w:hAnsi="宋体"/>
        </w:rPr>
      </w:pPr>
      <w:r>
        <w:rPr>
          <w:rFonts w:ascii="宋体" w:hAnsi="宋体"/>
          <w:b/>
          <w:bCs/>
        </w:rPr>
        <w:t>1. 系统状态区</w:t>
      </w:r>
      <w:r>
        <w:rPr>
          <w:rFonts w:ascii="宋体" w:hAnsi="宋体"/>
        </w:rPr>
        <w:t>（左侧，宽度占比40%）：</w:t>
      </w:r>
    </w:p>
    <w:p w14:paraId="62A12556" w14:textId="77777777" w:rsidR="00D63202" w:rsidRDefault="00000000" w:rsidP="00C34779">
      <w:pPr>
        <w:numPr>
          <w:ilvl w:val="0"/>
          <w:numId w:val="49"/>
        </w:numPr>
        <w:tabs>
          <w:tab w:val="left" w:pos="720"/>
        </w:tabs>
        <w:spacing w:line="400" w:lineRule="exact"/>
        <w:ind w:firstLineChars="200" w:firstLine="420"/>
        <w:rPr>
          <w:rFonts w:ascii="宋体" w:hAnsi="宋体"/>
        </w:rPr>
      </w:pPr>
      <w:r>
        <w:rPr>
          <w:rFonts w:ascii="宋体" w:hAnsi="宋体"/>
        </w:rPr>
        <w:t>状态图标：显示当前系统状态（就绪/处理中/错误）</w:t>
      </w:r>
    </w:p>
    <w:p w14:paraId="5B224B01" w14:textId="77777777" w:rsidR="00D63202" w:rsidRDefault="00000000" w:rsidP="00C34779">
      <w:pPr>
        <w:numPr>
          <w:ilvl w:val="0"/>
          <w:numId w:val="49"/>
        </w:numPr>
        <w:tabs>
          <w:tab w:val="left" w:pos="720"/>
        </w:tabs>
        <w:spacing w:line="400" w:lineRule="exact"/>
        <w:ind w:firstLineChars="200" w:firstLine="420"/>
        <w:rPr>
          <w:rFonts w:ascii="宋体" w:hAnsi="宋体"/>
        </w:rPr>
      </w:pPr>
      <w:r>
        <w:rPr>
          <w:rFonts w:ascii="宋体" w:hAnsi="宋体"/>
        </w:rPr>
        <w:t>状态文本：显示详细状态信息</w:t>
      </w:r>
    </w:p>
    <w:p w14:paraId="4DA43B61" w14:textId="77777777" w:rsidR="00D63202" w:rsidRDefault="00000000" w:rsidP="00C34779">
      <w:pPr>
        <w:spacing w:line="400" w:lineRule="exact"/>
        <w:ind w:firstLineChars="200" w:firstLine="422"/>
        <w:rPr>
          <w:rFonts w:ascii="宋体" w:hAnsi="宋体"/>
        </w:rPr>
      </w:pPr>
      <w:r>
        <w:rPr>
          <w:rFonts w:ascii="宋体" w:hAnsi="宋体"/>
          <w:b/>
          <w:bCs/>
        </w:rPr>
        <w:t>2. 资源监控区</w:t>
      </w:r>
      <w:r>
        <w:rPr>
          <w:rFonts w:ascii="宋体" w:hAnsi="宋体"/>
        </w:rPr>
        <w:t>（中间，宽度占比40%）：</w:t>
      </w:r>
    </w:p>
    <w:p w14:paraId="3086E629" w14:textId="77777777" w:rsidR="00D63202" w:rsidRDefault="00000000" w:rsidP="00C34779">
      <w:pPr>
        <w:numPr>
          <w:ilvl w:val="0"/>
          <w:numId w:val="50"/>
        </w:numPr>
        <w:tabs>
          <w:tab w:val="left" w:pos="720"/>
        </w:tabs>
        <w:spacing w:line="400" w:lineRule="exact"/>
        <w:ind w:firstLineChars="200" w:firstLine="420"/>
        <w:rPr>
          <w:rFonts w:ascii="宋体" w:hAnsi="宋体"/>
        </w:rPr>
      </w:pPr>
      <w:r>
        <w:rPr>
          <w:rFonts w:ascii="宋体" w:hAnsi="宋体"/>
        </w:rPr>
        <w:t>CPU占用率：显示当前CPU使用百分比</w:t>
      </w:r>
    </w:p>
    <w:p w14:paraId="42387847" w14:textId="77777777" w:rsidR="00D63202" w:rsidRDefault="00000000" w:rsidP="00C34779">
      <w:pPr>
        <w:numPr>
          <w:ilvl w:val="0"/>
          <w:numId w:val="50"/>
        </w:numPr>
        <w:tabs>
          <w:tab w:val="left" w:pos="720"/>
        </w:tabs>
        <w:spacing w:line="400" w:lineRule="exact"/>
        <w:ind w:firstLineChars="200" w:firstLine="420"/>
        <w:rPr>
          <w:rFonts w:ascii="宋体" w:hAnsi="宋体"/>
        </w:rPr>
      </w:pPr>
      <w:r>
        <w:rPr>
          <w:rFonts w:ascii="宋体" w:hAnsi="宋体"/>
        </w:rPr>
        <w:t>GPU占用率：显示当前GPU显</w:t>
      </w:r>
      <w:proofErr w:type="gramStart"/>
      <w:r>
        <w:rPr>
          <w:rFonts w:ascii="宋体" w:hAnsi="宋体"/>
        </w:rPr>
        <w:t>存使用</w:t>
      </w:r>
      <w:proofErr w:type="gramEnd"/>
      <w:r>
        <w:rPr>
          <w:rFonts w:ascii="宋体" w:hAnsi="宋体"/>
        </w:rPr>
        <w:t>百分比</w:t>
      </w:r>
    </w:p>
    <w:p w14:paraId="0B6B1D47" w14:textId="77777777" w:rsidR="00D63202" w:rsidRDefault="00000000" w:rsidP="00C34779">
      <w:pPr>
        <w:numPr>
          <w:ilvl w:val="0"/>
          <w:numId w:val="50"/>
        </w:numPr>
        <w:tabs>
          <w:tab w:val="left" w:pos="720"/>
        </w:tabs>
        <w:spacing w:line="400" w:lineRule="exact"/>
        <w:ind w:firstLineChars="200" w:firstLine="420"/>
        <w:rPr>
          <w:rFonts w:ascii="宋体" w:hAnsi="宋体"/>
        </w:rPr>
      </w:pPr>
      <w:r>
        <w:rPr>
          <w:rFonts w:ascii="宋体" w:hAnsi="宋体"/>
        </w:rPr>
        <w:t>内存占用率：显示当前内存使用百分比</w:t>
      </w:r>
    </w:p>
    <w:p w14:paraId="274EEC56" w14:textId="77777777" w:rsidR="00D63202" w:rsidRDefault="00000000" w:rsidP="00C34779">
      <w:pPr>
        <w:numPr>
          <w:ilvl w:val="0"/>
          <w:numId w:val="50"/>
        </w:numPr>
        <w:tabs>
          <w:tab w:val="left" w:pos="720"/>
        </w:tabs>
        <w:spacing w:line="400" w:lineRule="exact"/>
        <w:ind w:firstLineChars="200" w:firstLine="420"/>
        <w:rPr>
          <w:rFonts w:ascii="宋体" w:hAnsi="宋体"/>
        </w:rPr>
      </w:pPr>
      <w:r>
        <w:rPr>
          <w:rFonts w:ascii="宋体" w:hAnsi="宋体"/>
        </w:rPr>
        <w:t>FPS指标：显示当前视频播放帧率</w:t>
      </w:r>
    </w:p>
    <w:p w14:paraId="19CD53EB" w14:textId="77777777" w:rsidR="00D63202" w:rsidRDefault="00000000" w:rsidP="00C34779">
      <w:pPr>
        <w:spacing w:line="400" w:lineRule="exact"/>
        <w:ind w:firstLineChars="200" w:firstLine="422"/>
        <w:rPr>
          <w:rFonts w:ascii="宋体" w:hAnsi="宋体"/>
        </w:rPr>
      </w:pPr>
      <w:r>
        <w:rPr>
          <w:rFonts w:ascii="宋体" w:hAnsi="宋体"/>
          <w:b/>
          <w:bCs/>
        </w:rPr>
        <w:t>3. 用户信息区</w:t>
      </w:r>
      <w:r>
        <w:rPr>
          <w:rFonts w:ascii="宋体" w:hAnsi="宋体"/>
        </w:rPr>
        <w:t>（右侧，宽度占比20%）：</w:t>
      </w:r>
    </w:p>
    <w:p w14:paraId="75192C72" w14:textId="77777777" w:rsidR="00D63202" w:rsidRDefault="00000000" w:rsidP="00C34779">
      <w:pPr>
        <w:numPr>
          <w:ilvl w:val="0"/>
          <w:numId w:val="51"/>
        </w:numPr>
        <w:tabs>
          <w:tab w:val="left" w:pos="720"/>
        </w:tabs>
        <w:spacing w:line="400" w:lineRule="exact"/>
        <w:ind w:firstLineChars="200" w:firstLine="420"/>
        <w:rPr>
          <w:rFonts w:ascii="宋体" w:hAnsi="宋体"/>
        </w:rPr>
      </w:pPr>
      <w:r>
        <w:rPr>
          <w:rFonts w:ascii="宋体" w:hAnsi="宋体"/>
        </w:rPr>
        <w:t>用户角色：显示当前用户角色（教练/运动员/管理员）</w:t>
      </w:r>
    </w:p>
    <w:p w14:paraId="61CAF597" w14:textId="77777777" w:rsidR="00D63202" w:rsidRDefault="00000000" w:rsidP="00C34779">
      <w:pPr>
        <w:numPr>
          <w:ilvl w:val="0"/>
          <w:numId w:val="51"/>
        </w:numPr>
        <w:tabs>
          <w:tab w:val="left" w:pos="720"/>
        </w:tabs>
        <w:spacing w:line="400" w:lineRule="exact"/>
        <w:ind w:firstLineChars="200" w:firstLine="420"/>
        <w:rPr>
          <w:rFonts w:ascii="宋体" w:hAnsi="宋体"/>
        </w:rPr>
      </w:pPr>
      <w:r>
        <w:rPr>
          <w:rFonts w:ascii="宋体" w:hAnsi="宋体"/>
        </w:rPr>
        <w:t>权限级别：显示当前权限级别</w:t>
      </w:r>
    </w:p>
    <w:p w14:paraId="423C9C83" w14:textId="77777777" w:rsidR="00C2465C" w:rsidRDefault="00C2465C" w:rsidP="00E561B1">
      <w:pPr>
        <w:spacing w:line="400" w:lineRule="exact"/>
        <w:rPr>
          <w:rFonts w:ascii="黑体" w:eastAsia="黑体" w:hAnsi="黑体"/>
          <w:b/>
          <w:bCs/>
        </w:rPr>
      </w:pPr>
      <w:bookmarkStart w:id="118" w:name="_Toc219071379"/>
      <w:bookmarkStart w:id="119" w:name="_Toc219060391"/>
      <w:bookmarkStart w:id="120" w:name="_Toc219053979"/>
    </w:p>
    <w:p w14:paraId="2A4D34B1" w14:textId="77777777" w:rsidR="00D63202" w:rsidRPr="000569B4" w:rsidRDefault="00000000" w:rsidP="00825FF1">
      <w:pPr>
        <w:pStyle w:val="3"/>
        <w:ind w:firstLine="482"/>
      </w:pPr>
      <w:bookmarkStart w:id="121" w:name="_Toc219932836"/>
      <w:r w:rsidRPr="000569B4">
        <w:rPr>
          <w:rFonts w:hint="eastAsia"/>
        </w:rPr>
        <w:t>3</w:t>
      </w:r>
      <w:r w:rsidRPr="000569B4">
        <w:t>.</w:t>
      </w:r>
      <w:r w:rsidRPr="000569B4">
        <w:rPr>
          <w:rFonts w:hint="eastAsia"/>
        </w:rPr>
        <w:t>1</w:t>
      </w:r>
      <w:r w:rsidRPr="000569B4">
        <w:t xml:space="preserve">.2 </w:t>
      </w:r>
      <w:r w:rsidRPr="000569B4">
        <w:t>专业比赛复盘系统界面设计</w:t>
      </w:r>
      <w:bookmarkEnd w:id="118"/>
      <w:bookmarkEnd w:id="119"/>
      <w:bookmarkEnd w:id="120"/>
      <w:bookmarkEnd w:id="121"/>
    </w:p>
    <w:p w14:paraId="6EEB41BD" w14:textId="77777777" w:rsidR="00D63202" w:rsidRDefault="00000000" w:rsidP="007A1099">
      <w:pPr>
        <w:spacing w:line="400" w:lineRule="exact"/>
        <w:ind w:firstLineChars="200" w:firstLine="420"/>
        <w:rPr>
          <w:rFonts w:ascii="宋体" w:hAnsi="宋体"/>
        </w:rPr>
      </w:pPr>
      <w:r>
        <w:rPr>
          <w:rFonts w:ascii="宋体" w:hAnsi="宋体"/>
        </w:rPr>
        <w:t>专业比赛复盘系统采用"标签页+顶部导航"的布局架构，界面分为三大核心区域：</w:t>
      </w:r>
      <w:r>
        <w:rPr>
          <w:rFonts w:ascii="宋体" w:hAnsi="宋体"/>
          <w:b/>
          <w:bCs/>
        </w:rPr>
        <w:t>数据集选择区</w:t>
      </w:r>
      <w:r>
        <w:rPr>
          <w:rFonts w:ascii="宋体" w:hAnsi="宋体"/>
        </w:rPr>
        <w:t>（顶部，高度占比8%）、</w:t>
      </w:r>
      <w:r>
        <w:rPr>
          <w:rFonts w:ascii="宋体" w:hAnsi="宋体"/>
          <w:b/>
          <w:bCs/>
        </w:rPr>
        <w:t>功能标签页区</w:t>
      </w:r>
      <w:r>
        <w:rPr>
          <w:rFonts w:ascii="宋体" w:hAnsi="宋体"/>
        </w:rPr>
        <w:t>（中央，高度占比87%）和</w:t>
      </w:r>
      <w:r>
        <w:rPr>
          <w:rFonts w:ascii="宋体" w:hAnsi="宋体"/>
          <w:b/>
          <w:bCs/>
        </w:rPr>
        <w:t>状态提示区</w:t>
      </w:r>
      <w:r>
        <w:rPr>
          <w:rFonts w:ascii="宋体" w:hAnsi="宋体"/>
        </w:rPr>
        <w:t>（底部，高度占比5%），形成专业的数据分析工作流导向布局。</w:t>
      </w:r>
    </w:p>
    <w:p w14:paraId="5245EEE3" w14:textId="77777777" w:rsidR="00D63202" w:rsidRDefault="00D63202" w:rsidP="00E561B1">
      <w:pPr>
        <w:spacing w:line="400" w:lineRule="exact"/>
        <w:ind w:firstLineChars="200" w:firstLine="420"/>
        <w:rPr>
          <w:rFonts w:ascii="宋体" w:hAnsi="宋体"/>
        </w:rPr>
      </w:pPr>
    </w:p>
    <w:p w14:paraId="5FEA64C9" w14:textId="77777777" w:rsidR="00D63202" w:rsidRPr="00460767" w:rsidRDefault="00000000" w:rsidP="00825FF1">
      <w:pPr>
        <w:pStyle w:val="4"/>
        <w:ind w:firstLine="422"/>
      </w:pPr>
      <w:bookmarkStart w:id="122" w:name="_Toc219071380"/>
      <w:bookmarkStart w:id="123" w:name="_Toc219932837"/>
      <w:r w:rsidRPr="00460767">
        <w:rPr>
          <w:rFonts w:hint="eastAsia"/>
        </w:rPr>
        <w:t>3</w:t>
      </w:r>
      <w:r w:rsidRPr="00460767">
        <w:t>.</w:t>
      </w:r>
      <w:r w:rsidRPr="00460767">
        <w:rPr>
          <w:rFonts w:hint="eastAsia"/>
        </w:rPr>
        <w:t>1</w:t>
      </w:r>
      <w:r w:rsidRPr="00460767">
        <w:t xml:space="preserve">.2.1 </w:t>
      </w:r>
      <w:r w:rsidRPr="00460767">
        <w:t>数据集选择区（顶部，高度占比</w:t>
      </w:r>
      <w:r w:rsidRPr="00460767">
        <w:t>8%</w:t>
      </w:r>
      <w:r w:rsidRPr="00460767">
        <w:t>）</w:t>
      </w:r>
      <w:bookmarkEnd w:id="122"/>
      <w:bookmarkEnd w:id="123"/>
    </w:p>
    <w:p w14:paraId="3E29698E" w14:textId="77777777" w:rsidR="00D63202" w:rsidRDefault="00000000" w:rsidP="007A1099">
      <w:pPr>
        <w:spacing w:line="400" w:lineRule="exact"/>
        <w:ind w:firstLineChars="200" w:firstLine="422"/>
        <w:rPr>
          <w:rFonts w:ascii="宋体" w:hAnsi="宋体"/>
        </w:rPr>
      </w:pPr>
      <w:r>
        <w:rPr>
          <w:rFonts w:ascii="宋体" w:hAnsi="宋体"/>
          <w:b/>
          <w:bCs/>
        </w:rPr>
        <w:t>数据</w:t>
      </w:r>
      <w:proofErr w:type="gramStart"/>
      <w:r>
        <w:rPr>
          <w:rFonts w:ascii="宋体" w:hAnsi="宋体"/>
          <w:b/>
          <w:bCs/>
        </w:rPr>
        <w:t>集选择</w:t>
      </w:r>
      <w:proofErr w:type="gramEnd"/>
      <w:r>
        <w:rPr>
          <w:rFonts w:ascii="宋体" w:hAnsi="宋体"/>
          <w:b/>
          <w:bCs/>
        </w:rPr>
        <w:t>工具栏</w:t>
      </w:r>
      <w:r>
        <w:rPr>
          <w:rFonts w:ascii="宋体" w:hAnsi="宋体"/>
        </w:rPr>
        <w:t>：</w:t>
      </w:r>
    </w:p>
    <w:p w14:paraId="55C35410" w14:textId="77777777" w:rsidR="00D63202" w:rsidRDefault="00000000" w:rsidP="007A1099">
      <w:pPr>
        <w:numPr>
          <w:ilvl w:val="0"/>
          <w:numId w:val="52"/>
        </w:numPr>
        <w:tabs>
          <w:tab w:val="left" w:pos="720"/>
        </w:tabs>
        <w:spacing w:line="400" w:lineRule="exact"/>
        <w:ind w:firstLine="200"/>
        <w:rPr>
          <w:rFonts w:ascii="宋体" w:hAnsi="宋体"/>
        </w:rPr>
      </w:pPr>
      <w:r>
        <w:rPr>
          <w:rFonts w:ascii="宋体" w:hAnsi="宋体"/>
        </w:rPr>
        <w:t>标题标签：显示"比赛复盘数据"，字体大小14px，加粗</w:t>
      </w:r>
    </w:p>
    <w:p w14:paraId="417CBDBC" w14:textId="77777777" w:rsidR="00D63202" w:rsidRDefault="00000000" w:rsidP="007A1099">
      <w:pPr>
        <w:numPr>
          <w:ilvl w:val="0"/>
          <w:numId w:val="52"/>
        </w:numPr>
        <w:tabs>
          <w:tab w:val="left" w:pos="720"/>
        </w:tabs>
        <w:spacing w:line="400" w:lineRule="exact"/>
        <w:ind w:firstLine="200"/>
        <w:rPr>
          <w:rFonts w:ascii="宋体" w:hAnsi="宋体"/>
        </w:rPr>
      </w:pPr>
      <w:r>
        <w:rPr>
          <w:rFonts w:ascii="宋体" w:hAnsi="宋体"/>
        </w:rPr>
        <w:t>弹性空间：占位，将数据集选择框推到右侧</w:t>
      </w:r>
    </w:p>
    <w:p w14:paraId="6987998E" w14:textId="77777777" w:rsidR="00D63202" w:rsidRDefault="00000000" w:rsidP="007A1099">
      <w:pPr>
        <w:numPr>
          <w:ilvl w:val="0"/>
          <w:numId w:val="52"/>
        </w:numPr>
        <w:tabs>
          <w:tab w:val="left" w:pos="720"/>
        </w:tabs>
        <w:spacing w:line="400" w:lineRule="exact"/>
        <w:ind w:firstLine="200"/>
        <w:rPr>
          <w:rFonts w:ascii="宋体" w:hAnsi="宋体"/>
        </w:rPr>
      </w:pPr>
      <w:r>
        <w:rPr>
          <w:rFonts w:ascii="宋体" w:hAnsi="宋体"/>
        </w:rPr>
        <w:t>数据集下拉框：最小宽度200px，默认选项"请选择数据集"，扫描results目录显示所有可用结果集</w:t>
      </w:r>
    </w:p>
    <w:p w14:paraId="121AC8A3" w14:textId="77777777" w:rsidR="00D63202" w:rsidRDefault="00000000" w:rsidP="007A1099">
      <w:pPr>
        <w:numPr>
          <w:ilvl w:val="0"/>
          <w:numId w:val="52"/>
        </w:numPr>
        <w:tabs>
          <w:tab w:val="left" w:pos="720"/>
        </w:tabs>
        <w:spacing w:line="400" w:lineRule="exact"/>
        <w:ind w:firstLine="200"/>
        <w:rPr>
          <w:rFonts w:ascii="宋体" w:hAnsi="宋体"/>
        </w:rPr>
      </w:pPr>
      <w:r>
        <w:rPr>
          <w:rFonts w:ascii="宋体" w:hAnsi="宋体"/>
        </w:rPr>
        <w:t>刷新按钮：重新扫描结果目录并更新列表</w:t>
      </w:r>
    </w:p>
    <w:p w14:paraId="288FC5D8" w14:textId="77777777" w:rsidR="00C2465C" w:rsidRDefault="00C2465C" w:rsidP="00E561B1">
      <w:pPr>
        <w:spacing w:line="400" w:lineRule="exact"/>
        <w:ind w:left="720"/>
        <w:rPr>
          <w:rFonts w:ascii="宋体" w:hAnsi="宋体"/>
        </w:rPr>
      </w:pPr>
    </w:p>
    <w:p w14:paraId="2EA5C4E3" w14:textId="77777777" w:rsidR="00D63202" w:rsidRPr="00460767" w:rsidRDefault="00000000" w:rsidP="00825FF1">
      <w:pPr>
        <w:pStyle w:val="4"/>
        <w:ind w:firstLine="422"/>
      </w:pPr>
      <w:bookmarkStart w:id="124" w:name="_Toc219071381"/>
      <w:bookmarkStart w:id="125" w:name="_Toc219932838"/>
      <w:r w:rsidRPr="00460767">
        <w:rPr>
          <w:rFonts w:hint="eastAsia"/>
        </w:rPr>
        <w:lastRenderedPageBreak/>
        <w:t>3</w:t>
      </w:r>
      <w:r w:rsidRPr="00460767">
        <w:t>.</w:t>
      </w:r>
      <w:r w:rsidRPr="00460767">
        <w:rPr>
          <w:rFonts w:hint="eastAsia"/>
        </w:rPr>
        <w:t>1</w:t>
      </w:r>
      <w:r w:rsidRPr="00460767">
        <w:t xml:space="preserve">.2.2 </w:t>
      </w:r>
      <w:r w:rsidRPr="00460767">
        <w:t>功能标签页区（中央，高度占比</w:t>
      </w:r>
      <w:r w:rsidRPr="00460767">
        <w:t>87%</w:t>
      </w:r>
      <w:r w:rsidRPr="00460767">
        <w:t>）</w:t>
      </w:r>
      <w:bookmarkEnd w:id="124"/>
      <w:bookmarkEnd w:id="125"/>
    </w:p>
    <w:p w14:paraId="287F1501" w14:textId="77777777" w:rsidR="00D63202" w:rsidRDefault="00000000" w:rsidP="007A1099">
      <w:pPr>
        <w:spacing w:line="400" w:lineRule="exact"/>
        <w:ind w:firstLineChars="200" w:firstLine="420"/>
        <w:rPr>
          <w:rFonts w:ascii="宋体" w:hAnsi="宋体"/>
        </w:rPr>
      </w:pPr>
      <w:r>
        <w:rPr>
          <w:rFonts w:ascii="宋体" w:hAnsi="宋体"/>
        </w:rPr>
        <w:t>该区域采用</w:t>
      </w:r>
      <w:proofErr w:type="spellStart"/>
      <w:r>
        <w:rPr>
          <w:rFonts w:ascii="宋体" w:hAnsi="宋体"/>
        </w:rPr>
        <w:t>QTabWidget</w:t>
      </w:r>
      <w:proofErr w:type="spellEnd"/>
      <w:r>
        <w:rPr>
          <w:rFonts w:ascii="宋体" w:hAnsi="宋体"/>
        </w:rPr>
        <w:t>组件实现六种专业分析视图的统一管理。</w:t>
      </w:r>
    </w:p>
    <w:p w14:paraId="2E55875A" w14:textId="77777777" w:rsidR="00D63202" w:rsidRDefault="00000000" w:rsidP="007A1099">
      <w:pPr>
        <w:spacing w:line="400" w:lineRule="exact"/>
        <w:ind w:firstLineChars="200" w:firstLine="422"/>
        <w:rPr>
          <w:rFonts w:ascii="宋体" w:hAnsi="宋体"/>
        </w:rPr>
      </w:pPr>
      <w:r>
        <w:rPr>
          <w:rFonts w:ascii="宋体" w:hAnsi="宋体"/>
          <w:b/>
          <w:bCs/>
        </w:rPr>
        <w:t>标签页1：比赛概况</w:t>
      </w:r>
    </w:p>
    <w:p w14:paraId="2236662F" w14:textId="77777777" w:rsidR="00D63202" w:rsidRDefault="00000000" w:rsidP="007A1099">
      <w:pPr>
        <w:spacing w:line="400" w:lineRule="exact"/>
        <w:ind w:firstLineChars="200" w:firstLine="422"/>
        <w:rPr>
          <w:rFonts w:ascii="宋体" w:hAnsi="宋体"/>
        </w:rPr>
      </w:pPr>
      <w:r>
        <w:rPr>
          <w:rFonts w:ascii="宋体" w:hAnsi="宋体"/>
          <w:b/>
          <w:bCs/>
        </w:rPr>
        <w:t>KPI指标卡片矩阵</w:t>
      </w:r>
      <w:r>
        <w:rPr>
          <w:rFonts w:ascii="宋体" w:hAnsi="宋体"/>
        </w:rPr>
        <w:t>（</w:t>
      </w:r>
      <w:proofErr w:type="spellStart"/>
      <w:r>
        <w:rPr>
          <w:rFonts w:ascii="宋体" w:hAnsi="宋体"/>
        </w:rPr>
        <w:t>QHBoxLayout</w:t>
      </w:r>
      <w:proofErr w:type="spellEnd"/>
      <w:r>
        <w:rPr>
          <w:rFonts w:ascii="宋体" w:hAnsi="宋体"/>
        </w:rPr>
        <w:t>，4个卡片）：</w:t>
      </w:r>
    </w:p>
    <w:p w14:paraId="1BFACE6D" w14:textId="77777777" w:rsidR="00D63202" w:rsidRDefault="00000000" w:rsidP="007A1099">
      <w:pPr>
        <w:numPr>
          <w:ilvl w:val="0"/>
          <w:numId w:val="53"/>
        </w:numPr>
        <w:tabs>
          <w:tab w:val="left" w:pos="720"/>
        </w:tabs>
        <w:spacing w:line="400" w:lineRule="exact"/>
        <w:ind w:firstLine="200"/>
        <w:rPr>
          <w:rFonts w:ascii="宋体" w:hAnsi="宋体"/>
        </w:rPr>
      </w:pPr>
      <w:r>
        <w:rPr>
          <w:rFonts w:ascii="宋体" w:hAnsi="宋体"/>
          <w:b/>
          <w:bCs/>
        </w:rPr>
        <w:t>总回合数卡片</w:t>
      </w:r>
      <w:r>
        <w:rPr>
          <w:rFonts w:ascii="宋体" w:hAnsi="宋体"/>
        </w:rPr>
        <w:t>：显示比赛总回合数，蓝色主题</w:t>
      </w:r>
    </w:p>
    <w:p w14:paraId="7FCDEBA8" w14:textId="77777777" w:rsidR="00D63202" w:rsidRDefault="00000000" w:rsidP="007A1099">
      <w:pPr>
        <w:numPr>
          <w:ilvl w:val="0"/>
          <w:numId w:val="53"/>
        </w:numPr>
        <w:tabs>
          <w:tab w:val="left" w:pos="720"/>
        </w:tabs>
        <w:spacing w:line="400" w:lineRule="exact"/>
        <w:ind w:firstLine="200"/>
        <w:rPr>
          <w:rFonts w:ascii="宋体" w:hAnsi="宋体"/>
        </w:rPr>
      </w:pPr>
      <w:r>
        <w:rPr>
          <w:rFonts w:ascii="宋体" w:hAnsi="宋体"/>
          <w:b/>
          <w:bCs/>
        </w:rPr>
        <w:t>总击球数卡片</w:t>
      </w:r>
      <w:r>
        <w:rPr>
          <w:rFonts w:ascii="宋体" w:hAnsi="宋体"/>
        </w:rPr>
        <w:t>：显示比赛总击球数，绿色主题</w:t>
      </w:r>
    </w:p>
    <w:p w14:paraId="19D697DA" w14:textId="77777777" w:rsidR="00D63202" w:rsidRDefault="00000000" w:rsidP="007A1099">
      <w:pPr>
        <w:numPr>
          <w:ilvl w:val="0"/>
          <w:numId w:val="53"/>
        </w:numPr>
        <w:tabs>
          <w:tab w:val="left" w:pos="720"/>
        </w:tabs>
        <w:spacing w:line="400" w:lineRule="exact"/>
        <w:ind w:firstLine="200"/>
        <w:rPr>
          <w:rFonts w:ascii="宋体" w:hAnsi="宋体"/>
        </w:rPr>
      </w:pPr>
      <w:r>
        <w:rPr>
          <w:rFonts w:ascii="宋体" w:hAnsi="宋体"/>
          <w:b/>
          <w:bCs/>
        </w:rPr>
        <w:t>平均拍数卡片</w:t>
      </w:r>
      <w:r>
        <w:rPr>
          <w:rFonts w:ascii="宋体" w:hAnsi="宋体"/>
        </w:rPr>
        <w:t>：显示平均每回合拍数，黄色主题</w:t>
      </w:r>
    </w:p>
    <w:p w14:paraId="588C3792" w14:textId="77777777" w:rsidR="00D63202" w:rsidRDefault="00000000" w:rsidP="007A1099">
      <w:pPr>
        <w:numPr>
          <w:ilvl w:val="0"/>
          <w:numId w:val="53"/>
        </w:numPr>
        <w:tabs>
          <w:tab w:val="left" w:pos="720"/>
        </w:tabs>
        <w:spacing w:line="400" w:lineRule="exact"/>
        <w:ind w:firstLine="200"/>
        <w:rPr>
          <w:rFonts w:ascii="宋体" w:hAnsi="宋体"/>
        </w:rPr>
      </w:pPr>
      <w:r>
        <w:rPr>
          <w:rFonts w:ascii="宋体" w:hAnsi="宋体"/>
          <w:b/>
          <w:bCs/>
        </w:rPr>
        <w:t>总跑动估算卡片</w:t>
      </w:r>
      <w:r>
        <w:rPr>
          <w:rFonts w:ascii="宋体" w:hAnsi="宋体"/>
        </w:rPr>
        <w:t>：显示两位选手总跑动距离，紫色主题</w:t>
      </w:r>
    </w:p>
    <w:p w14:paraId="163CD0C8" w14:textId="77777777" w:rsidR="00D63202" w:rsidRDefault="00000000" w:rsidP="007A1099">
      <w:pPr>
        <w:spacing w:line="400" w:lineRule="exact"/>
        <w:ind w:firstLineChars="200" w:firstLine="422"/>
        <w:rPr>
          <w:rFonts w:ascii="宋体" w:hAnsi="宋体"/>
        </w:rPr>
      </w:pPr>
      <w:r>
        <w:rPr>
          <w:rFonts w:ascii="宋体" w:hAnsi="宋体"/>
          <w:b/>
          <w:bCs/>
        </w:rPr>
        <w:t>能力六维图面板</w:t>
      </w:r>
      <w:r>
        <w:rPr>
          <w:rFonts w:ascii="宋体" w:hAnsi="宋体"/>
        </w:rPr>
        <w:t>：</w:t>
      </w:r>
    </w:p>
    <w:p w14:paraId="36223BFC" w14:textId="77777777" w:rsidR="00D63202" w:rsidRDefault="00000000" w:rsidP="007A1099">
      <w:pPr>
        <w:numPr>
          <w:ilvl w:val="0"/>
          <w:numId w:val="54"/>
        </w:numPr>
        <w:tabs>
          <w:tab w:val="left" w:pos="720"/>
        </w:tabs>
        <w:spacing w:line="400" w:lineRule="exact"/>
        <w:ind w:firstLine="200"/>
        <w:rPr>
          <w:rFonts w:ascii="宋体" w:hAnsi="宋体"/>
        </w:rPr>
      </w:pPr>
      <w:r>
        <w:rPr>
          <w:rFonts w:ascii="宋体" w:hAnsi="宋体"/>
        </w:rPr>
        <w:t>雷达图：维</w:t>
      </w:r>
      <w:proofErr w:type="gramStart"/>
      <w:r>
        <w:rPr>
          <w:rFonts w:ascii="宋体" w:hAnsi="宋体"/>
        </w:rPr>
        <w:t>度包括</w:t>
      </w:r>
      <w:proofErr w:type="gramEnd"/>
      <w:r>
        <w:rPr>
          <w:rFonts w:ascii="宋体" w:hAnsi="宋体"/>
        </w:rPr>
        <w:t>进攻、防守、速度、体能、控制、多样性</w:t>
      </w:r>
    </w:p>
    <w:p w14:paraId="5A63F648" w14:textId="77777777" w:rsidR="00D63202" w:rsidRDefault="00000000" w:rsidP="007A1099">
      <w:pPr>
        <w:numPr>
          <w:ilvl w:val="0"/>
          <w:numId w:val="54"/>
        </w:numPr>
        <w:tabs>
          <w:tab w:val="left" w:pos="720"/>
        </w:tabs>
        <w:spacing w:line="400" w:lineRule="exact"/>
        <w:ind w:firstLine="200"/>
        <w:rPr>
          <w:rFonts w:ascii="宋体" w:hAnsi="宋体"/>
        </w:rPr>
      </w:pPr>
      <w:r>
        <w:rPr>
          <w:rFonts w:ascii="宋体" w:hAnsi="宋体"/>
        </w:rPr>
        <w:t>Player1曲线：红色实线，线宽2px，填充半透明红色</w:t>
      </w:r>
    </w:p>
    <w:p w14:paraId="47EC09CA" w14:textId="77777777" w:rsidR="00D63202" w:rsidRDefault="00000000" w:rsidP="007A1099">
      <w:pPr>
        <w:numPr>
          <w:ilvl w:val="0"/>
          <w:numId w:val="54"/>
        </w:numPr>
        <w:tabs>
          <w:tab w:val="left" w:pos="720"/>
        </w:tabs>
        <w:spacing w:line="400" w:lineRule="exact"/>
        <w:ind w:firstLine="200"/>
        <w:rPr>
          <w:rFonts w:ascii="宋体" w:hAnsi="宋体"/>
        </w:rPr>
      </w:pPr>
      <w:r>
        <w:rPr>
          <w:rFonts w:ascii="宋体" w:hAnsi="宋体"/>
        </w:rPr>
        <w:t>Player2曲线：蓝色实线，线宽2px，填充半透明蓝色</w:t>
      </w:r>
    </w:p>
    <w:p w14:paraId="454057DC" w14:textId="77777777" w:rsidR="00D63202" w:rsidRDefault="00000000" w:rsidP="007A1099">
      <w:pPr>
        <w:numPr>
          <w:ilvl w:val="0"/>
          <w:numId w:val="54"/>
        </w:numPr>
        <w:tabs>
          <w:tab w:val="left" w:pos="720"/>
        </w:tabs>
        <w:spacing w:line="400" w:lineRule="exact"/>
        <w:ind w:firstLine="200"/>
        <w:rPr>
          <w:rFonts w:ascii="宋体" w:hAnsi="宋体"/>
        </w:rPr>
      </w:pPr>
      <w:r>
        <w:rPr>
          <w:rFonts w:ascii="宋体" w:hAnsi="宋体"/>
        </w:rPr>
        <w:t>刻度范围：0-100，刻度标签：20、40、60、80、100</w:t>
      </w:r>
    </w:p>
    <w:p w14:paraId="507765B8" w14:textId="77777777" w:rsidR="00D63202" w:rsidRDefault="00000000" w:rsidP="007A1099">
      <w:pPr>
        <w:numPr>
          <w:ilvl w:val="0"/>
          <w:numId w:val="54"/>
        </w:numPr>
        <w:tabs>
          <w:tab w:val="left" w:pos="720"/>
        </w:tabs>
        <w:spacing w:line="400" w:lineRule="exact"/>
        <w:ind w:firstLine="200"/>
        <w:rPr>
          <w:rFonts w:ascii="宋体" w:hAnsi="宋体"/>
        </w:rPr>
      </w:pPr>
      <w:r>
        <w:rPr>
          <w:rFonts w:ascii="宋体" w:hAnsi="宋体"/>
        </w:rPr>
        <w:t>网格线：灰色虚线，透明度0.3</w:t>
      </w:r>
    </w:p>
    <w:p w14:paraId="0F8612AC" w14:textId="77777777" w:rsidR="00D63202" w:rsidRDefault="00000000" w:rsidP="007A1099">
      <w:pPr>
        <w:numPr>
          <w:ilvl w:val="0"/>
          <w:numId w:val="54"/>
        </w:numPr>
        <w:tabs>
          <w:tab w:val="left" w:pos="720"/>
        </w:tabs>
        <w:spacing w:line="400" w:lineRule="exact"/>
        <w:ind w:firstLine="200"/>
        <w:rPr>
          <w:rFonts w:ascii="宋体" w:hAnsi="宋体"/>
        </w:rPr>
      </w:pPr>
      <w:r>
        <w:rPr>
          <w:rFonts w:ascii="宋体" w:hAnsi="宋体"/>
        </w:rPr>
        <w:t>图例：右上角，白色文字，半透明背景</w:t>
      </w:r>
    </w:p>
    <w:p w14:paraId="25870742" w14:textId="77777777" w:rsidR="00D63202" w:rsidRDefault="00000000" w:rsidP="007A1099">
      <w:pPr>
        <w:spacing w:line="400" w:lineRule="exact"/>
        <w:ind w:firstLineChars="200" w:firstLine="422"/>
        <w:rPr>
          <w:rFonts w:ascii="宋体" w:hAnsi="宋体"/>
        </w:rPr>
      </w:pPr>
      <w:r>
        <w:rPr>
          <w:rFonts w:ascii="宋体" w:hAnsi="宋体"/>
          <w:b/>
          <w:bCs/>
        </w:rPr>
        <w:t>击球落点-高度3D战术图面板</w:t>
      </w:r>
      <w:r>
        <w:rPr>
          <w:rFonts w:ascii="宋体" w:hAnsi="宋体"/>
        </w:rPr>
        <w:t>：</w:t>
      </w:r>
    </w:p>
    <w:p w14:paraId="482E4059" w14:textId="77777777" w:rsidR="00D63202" w:rsidRDefault="00000000" w:rsidP="007A1099">
      <w:pPr>
        <w:numPr>
          <w:ilvl w:val="0"/>
          <w:numId w:val="55"/>
        </w:numPr>
        <w:tabs>
          <w:tab w:val="left" w:pos="720"/>
        </w:tabs>
        <w:spacing w:line="400" w:lineRule="exact"/>
        <w:ind w:firstLine="200"/>
        <w:rPr>
          <w:rFonts w:ascii="宋体" w:hAnsi="宋体"/>
        </w:rPr>
      </w:pPr>
      <w:r>
        <w:rPr>
          <w:rFonts w:ascii="宋体" w:hAnsi="宋体"/>
        </w:rPr>
        <w:t>3D散点图：X轴球场宽度，Y轴球场深度，Z</w:t>
      </w:r>
      <w:proofErr w:type="gramStart"/>
      <w:r>
        <w:rPr>
          <w:rFonts w:ascii="宋体" w:hAnsi="宋体"/>
        </w:rPr>
        <w:t>轴球高度</w:t>
      </w:r>
      <w:proofErr w:type="gramEnd"/>
    </w:p>
    <w:p w14:paraId="31677A36" w14:textId="77777777" w:rsidR="00D63202" w:rsidRDefault="00000000" w:rsidP="007A1099">
      <w:pPr>
        <w:numPr>
          <w:ilvl w:val="0"/>
          <w:numId w:val="55"/>
        </w:numPr>
        <w:tabs>
          <w:tab w:val="left" w:pos="720"/>
        </w:tabs>
        <w:spacing w:line="400" w:lineRule="exact"/>
        <w:ind w:firstLine="200"/>
        <w:rPr>
          <w:rFonts w:ascii="宋体" w:hAnsi="宋体"/>
        </w:rPr>
      </w:pPr>
      <w:r>
        <w:rPr>
          <w:rFonts w:ascii="宋体" w:hAnsi="宋体"/>
        </w:rPr>
        <w:t>点样式：圆形散点，大小50px</w:t>
      </w:r>
    </w:p>
    <w:p w14:paraId="69C84853" w14:textId="77777777" w:rsidR="00D63202" w:rsidRDefault="00000000" w:rsidP="007A1099">
      <w:pPr>
        <w:numPr>
          <w:ilvl w:val="0"/>
          <w:numId w:val="55"/>
        </w:numPr>
        <w:tabs>
          <w:tab w:val="left" w:pos="720"/>
        </w:tabs>
        <w:spacing w:line="400" w:lineRule="exact"/>
        <w:ind w:firstLine="200"/>
        <w:rPr>
          <w:rFonts w:ascii="宋体" w:hAnsi="宋体"/>
        </w:rPr>
      </w:pPr>
      <w:r>
        <w:rPr>
          <w:rFonts w:ascii="宋体" w:hAnsi="宋体"/>
        </w:rPr>
        <w:t>颜色映射：默认按球速着色（</w:t>
      </w:r>
      <w:proofErr w:type="spellStart"/>
      <w:r>
        <w:rPr>
          <w:rFonts w:ascii="宋体" w:hAnsi="宋体"/>
        </w:rPr>
        <w:t>coolwarm</w:t>
      </w:r>
      <w:proofErr w:type="spellEnd"/>
      <w:r>
        <w:rPr>
          <w:rFonts w:ascii="宋体" w:hAnsi="宋体"/>
        </w:rPr>
        <w:t>色图）</w:t>
      </w:r>
    </w:p>
    <w:p w14:paraId="438B88C5" w14:textId="77777777" w:rsidR="00D63202" w:rsidRDefault="00000000" w:rsidP="007A1099">
      <w:pPr>
        <w:numPr>
          <w:ilvl w:val="0"/>
          <w:numId w:val="55"/>
        </w:numPr>
        <w:tabs>
          <w:tab w:val="left" w:pos="720"/>
        </w:tabs>
        <w:spacing w:line="400" w:lineRule="exact"/>
        <w:ind w:firstLine="200"/>
        <w:rPr>
          <w:rFonts w:ascii="宋体" w:hAnsi="宋体"/>
        </w:rPr>
      </w:pPr>
      <w:r>
        <w:rPr>
          <w:rFonts w:ascii="宋体" w:hAnsi="宋体"/>
        </w:rPr>
        <w:t>深度阴影：启用，增强3D效果</w:t>
      </w:r>
    </w:p>
    <w:p w14:paraId="5B0AC7A1" w14:textId="77777777" w:rsidR="00D63202" w:rsidRDefault="00000000" w:rsidP="007A1099">
      <w:pPr>
        <w:numPr>
          <w:ilvl w:val="0"/>
          <w:numId w:val="55"/>
        </w:numPr>
        <w:tabs>
          <w:tab w:val="left" w:pos="720"/>
        </w:tabs>
        <w:spacing w:line="400" w:lineRule="exact"/>
        <w:ind w:firstLine="200"/>
        <w:rPr>
          <w:rFonts w:ascii="宋体" w:hAnsi="宋体"/>
        </w:rPr>
      </w:pPr>
      <w:r>
        <w:rPr>
          <w:rFonts w:ascii="宋体" w:hAnsi="宋体"/>
        </w:rPr>
        <w:t>控制工具栏：按球速着色、按类型着色、开/关包络、开/</w:t>
      </w:r>
      <w:proofErr w:type="gramStart"/>
      <w:r>
        <w:rPr>
          <w:rFonts w:ascii="宋体" w:hAnsi="宋体"/>
        </w:rPr>
        <w:t>关连</w:t>
      </w:r>
      <w:proofErr w:type="gramEnd"/>
      <w:r>
        <w:rPr>
          <w:rFonts w:ascii="宋体" w:hAnsi="宋体"/>
        </w:rPr>
        <w:t>线、缩放+、缩放-、重置缩放</w:t>
      </w:r>
    </w:p>
    <w:p w14:paraId="47995211" w14:textId="77777777" w:rsidR="00D63202" w:rsidRDefault="00000000" w:rsidP="007A1099">
      <w:pPr>
        <w:spacing w:line="400" w:lineRule="exact"/>
        <w:ind w:firstLineChars="200" w:firstLine="422"/>
        <w:rPr>
          <w:rFonts w:ascii="宋体" w:hAnsi="宋体"/>
        </w:rPr>
      </w:pPr>
      <w:r>
        <w:rPr>
          <w:rFonts w:ascii="宋体" w:hAnsi="宋体"/>
          <w:b/>
          <w:bCs/>
        </w:rPr>
        <w:t>标签页2：战术复盘</w:t>
      </w:r>
    </w:p>
    <w:p w14:paraId="5FEE2333" w14:textId="77777777" w:rsidR="00D63202" w:rsidRDefault="00000000" w:rsidP="007A1099">
      <w:pPr>
        <w:spacing w:line="400" w:lineRule="exact"/>
        <w:ind w:firstLineChars="200" w:firstLine="422"/>
        <w:rPr>
          <w:rFonts w:ascii="宋体" w:hAnsi="宋体"/>
        </w:rPr>
      </w:pPr>
      <w:r>
        <w:rPr>
          <w:rFonts w:ascii="宋体" w:hAnsi="宋体"/>
          <w:b/>
          <w:bCs/>
        </w:rPr>
        <w:t>回合列表面板</w:t>
      </w:r>
      <w:r>
        <w:rPr>
          <w:rFonts w:ascii="宋体" w:hAnsi="宋体"/>
        </w:rPr>
        <w:t>（左侧，宽度占比30%）：</w:t>
      </w:r>
    </w:p>
    <w:p w14:paraId="4DC9513D" w14:textId="77777777" w:rsidR="00D63202" w:rsidRDefault="00000000" w:rsidP="007A1099">
      <w:pPr>
        <w:numPr>
          <w:ilvl w:val="0"/>
          <w:numId w:val="56"/>
        </w:numPr>
        <w:tabs>
          <w:tab w:val="left" w:pos="720"/>
        </w:tabs>
        <w:spacing w:line="400" w:lineRule="exact"/>
        <w:ind w:firstLine="200"/>
        <w:rPr>
          <w:rFonts w:ascii="宋体" w:hAnsi="宋体"/>
        </w:rPr>
      </w:pPr>
      <w:r>
        <w:rPr>
          <w:rFonts w:ascii="宋体" w:hAnsi="宋体"/>
        </w:rPr>
        <w:t>标题标签：显示"回合列表"</w:t>
      </w:r>
    </w:p>
    <w:p w14:paraId="3F3E78B6" w14:textId="77777777" w:rsidR="00D63202" w:rsidRDefault="00000000" w:rsidP="007A1099">
      <w:pPr>
        <w:numPr>
          <w:ilvl w:val="0"/>
          <w:numId w:val="56"/>
        </w:numPr>
        <w:tabs>
          <w:tab w:val="left" w:pos="720"/>
        </w:tabs>
        <w:spacing w:line="400" w:lineRule="exact"/>
        <w:ind w:firstLine="200"/>
        <w:rPr>
          <w:rFonts w:ascii="宋体" w:hAnsi="宋体"/>
        </w:rPr>
      </w:pPr>
      <w:r>
        <w:rPr>
          <w:rFonts w:ascii="宋体" w:hAnsi="宋体"/>
        </w:rPr>
        <w:t>回合列表控件：列表项格式"Rally {id}: {</w:t>
      </w:r>
      <w:proofErr w:type="spellStart"/>
      <w:r>
        <w:rPr>
          <w:rFonts w:ascii="宋体" w:hAnsi="宋体"/>
        </w:rPr>
        <w:t>hit_count</w:t>
      </w:r>
      <w:proofErr w:type="spellEnd"/>
      <w:r>
        <w:rPr>
          <w:rFonts w:ascii="宋体" w:hAnsi="宋体"/>
        </w:rPr>
        <w:t>} hits, {duration_sec:.1</w:t>
      </w:r>
      <w:proofErr w:type="gramStart"/>
      <w:r>
        <w:rPr>
          <w:rFonts w:ascii="宋体" w:hAnsi="宋体"/>
        </w:rPr>
        <w:t>f}s</w:t>
      </w:r>
      <w:proofErr w:type="gramEnd"/>
      <w:r>
        <w:rPr>
          <w:rFonts w:ascii="宋体" w:hAnsi="宋体"/>
        </w:rPr>
        <w:t>"</w:t>
      </w:r>
    </w:p>
    <w:p w14:paraId="5AA9B901" w14:textId="77777777" w:rsidR="00D63202" w:rsidRDefault="00000000" w:rsidP="007A1099">
      <w:pPr>
        <w:numPr>
          <w:ilvl w:val="0"/>
          <w:numId w:val="56"/>
        </w:numPr>
        <w:tabs>
          <w:tab w:val="left" w:pos="720"/>
        </w:tabs>
        <w:spacing w:line="400" w:lineRule="exact"/>
        <w:ind w:firstLine="200"/>
        <w:rPr>
          <w:rFonts w:ascii="宋体" w:hAnsi="宋体"/>
        </w:rPr>
      </w:pPr>
      <w:r>
        <w:rPr>
          <w:rFonts w:ascii="宋体" w:hAnsi="宋体"/>
        </w:rPr>
        <w:t>列表项样式：选中项青色背景，未选中项浅灰色背景，悬停效果</w:t>
      </w:r>
    </w:p>
    <w:p w14:paraId="3C2B41DE" w14:textId="77777777" w:rsidR="00D63202" w:rsidRDefault="00000000" w:rsidP="007A1099">
      <w:pPr>
        <w:spacing w:line="400" w:lineRule="exact"/>
        <w:ind w:firstLineChars="200" w:firstLine="422"/>
        <w:rPr>
          <w:rFonts w:ascii="宋体" w:hAnsi="宋体"/>
        </w:rPr>
      </w:pPr>
      <w:r>
        <w:rPr>
          <w:rFonts w:ascii="宋体" w:hAnsi="宋体"/>
          <w:b/>
          <w:bCs/>
        </w:rPr>
        <w:t>3D竞技场面板</w:t>
      </w:r>
      <w:r>
        <w:rPr>
          <w:rFonts w:ascii="宋体" w:hAnsi="宋体"/>
        </w:rPr>
        <w:t>（右侧，宽度占比70%）：</w:t>
      </w:r>
    </w:p>
    <w:p w14:paraId="628AA7B4" w14:textId="77777777" w:rsidR="00D63202" w:rsidRDefault="00000000" w:rsidP="007A1099">
      <w:pPr>
        <w:numPr>
          <w:ilvl w:val="0"/>
          <w:numId w:val="57"/>
        </w:numPr>
        <w:tabs>
          <w:tab w:val="left" w:pos="720"/>
        </w:tabs>
        <w:spacing w:line="400" w:lineRule="exact"/>
        <w:ind w:firstLine="200"/>
        <w:rPr>
          <w:rFonts w:ascii="宋体" w:hAnsi="宋体"/>
        </w:rPr>
      </w:pPr>
      <w:r>
        <w:rPr>
          <w:rFonts w:ascii="宋体" w:hAnsi="宋体"/>
        </w:rPr>
        <w:t>3D轨迹可视化：显示选中回合的完整轨迹</w:t>
      </w:r>
    </w:p>
    <w:p w14:paraId="7C509E38" w14:textId="77777777" w:rsidR="00D63202" w:rsidRDefault="00000000" w:rsidP="007A1099">
      <w:pPr>
        <w:numPr>
          <w:ilvl w:val="0"/>
          <w:numId w:val="57"/>
        </w:numPr>
        <w:tabs>
          <w:tab w:val="left" w:pos="720"/>
        </w:tabs>
        <w:spacing w:line="400" w:lineRule="exact"/>
        <w:ind w:firstLine="200"/>
        <w:rPr>
          <w:rFonts w:ascii="宋体" w:hAnsi="宋体"/>
        </w:rPr>
      </w:pPr>
      <w:r>
        <w:rPr>
          <w:rFonts w:ascii="宋体" w:hAnsi="宋体"/>
        </w:rPr>
        <w:t>球场边界：半透明蓝色矩形</w:t>
      </w:r>
    </w:p>
    <w:p w14:paraId="3BD2D7E2" w14:textId="77777777" w:rsidR="00D63202" w:rsidRDefault="00000000" w:rsidP="007A1099">
      <w:pPr>
        <w:numPr>
          <w:ilvl w:val="0"/>
          <w:numId w:val="57"/>
        </w:numPr>
        <w:tabs>
          <w:tab w:val="left" w:pos="720"/>
        </w:tabs>
        <w:spacing w:line="400" w:lineRule="exact"/>
        <w:ind w:firstLine="200"/>
        <w:rPr>
          <w:rFonts w:ascii="宋体" w:hAnsi="宋体"/>
        </w:rPr>
      </w:pPr>
      <w:r>
        <w:rPr>
          <w:rFonts w:ascii="宋体" w:hAnsi="宋体"/>
        </w:rPr>
        <w:t>球网：半透明白色线条</w:t>
      </w:r>
    </w:p>
    <w:p w14:paraId="22B0D797" w14:textId="77777777" w:rsidR="00D63202" w:rsidRDefault="00000000" w:rsidP="007A1099">
      <w:pPr>
        <w:numPr>
          <w:ilvl w:val="0"/>
          <w:numId w:val="57"/>
        </w:numPr>
        <w:tabs>
          <w:tab w:val="left" w:pos="720"/>
        </w:tabs>
        <w:spacing w:line="400" w:lineRule="exact"/>
        <w:ind w:firstLine="200"/>
        <w:rPr>
          <w:rFonts w:ascii="宋体" w:hAnsi="宋体"/>
        </w:rPr>
      </w:pPr>
      <w:r>
        <w:rPr>
          <w:rFonts w:ascii="宋体" w:hAnsi="宋体"/>
        </w:rPr>
        <w:t>轨迹线：彩色曲线，按击球类型着色</w:t>
      </w:r>
    </w:p>
    <w:p w14:paraId="754B7134" w14:textId="77777777" w:rsidR="00D63202" w:rsidRDefault="00000000" w:rsidP="007A1099">
      <w:pPr>
        <w:numPr>
          <w:ilvl w:val="0"/>
          <w:numId w:val="57"/>
        </w:numPr>
        <w:tabs>
          <w:tab w:val="left" w:pos="720"/>
        </w:tabs>
        <w:spacing w:line="400" w:lineRule="exact"/>
        <w:ind w:firstLine="200"/>
        <w:rPr>
          <w:rFonts w:ascii="宋体" w:hAnsi="宋体"/>
        </w:rPr>
      </w:pPr>
      <w:r>
        <w:rPr>
          <w:rFonts w:ascii="宋体" w:hAnsi="宋体"/>
        </w:rPr>
        <w:t>击球点：圆形标记，标注击球类型</w:t>
      </w:r>
    </w:p>
    <w:p w14:paraId="6A42BE51" w14:textId="77777777" w:rsidR="00D63202" w:rsidRDefault="00000000" w:rsidP="007A1099">
      <w:pPr>
        <w:numPr>
          <w:ilvl w:val="0"/>
          <w:numId w:val="57"/>
        </w:numPr>
        <w:tabs>
          <w:tab w:val="left" w:pos="720"/>
        </w:tabs>
        <w:spacing w:line="400" w:lineRule="exact"/>
        <w:ind w:firstLine="200"/>
        <w:rPr>
          <w:rFonts w:ascii="宋体" w:hAnsi="宋体"/>
        </w:rPr>
      </w:pPr>
      <w:r>
        <w:rPr>
          <w:rFonts w:ascii="宋体" w:hAnsi="宋体"/>
        </w:rPr>
        <w:t>交互控制：鼠标拖拽旋转视角，滚轮缩放视图，右键拖拽平移视图</w:t>
      </w:r>
    </w:p>
    <w:p w14:paraId="1D8C0EF5" w14:textId="77777777" w:rsidR="00D63202" w:rsidRDefault="00000000" w:rsidP="007A1099">
      <w:pPr>
        <w:spacing w:line="400" w:lineRule="exact"/>
        <w:ind w:firstLineChars="200" w:firstLine="422"/>
        <w:rPr>
          <w:rFonts w:ascii="宋体" w:hAnsi="宋体"/>
        </w:rPr>
      </w:pPr>
      <w:r>
        <w:rPr>
          <w:rFonts w:ascii="宋体" w:hAnsi="宋体"/>
          <w:b/>
          <w:bCs/>
        </w:rPr>
        <w:t>回合详情面板</w:t>
      </w:r>
      <w:r>
        <w:rPr>
          <w:rFonts w:ascii="宋体" w:hAnsi="宋体"/>
        </w:rPr>
        <w:t>：</w:t>
      </w:r>
    </w:p>
    <w:p w14:paraId="21268534" w14:textId="77777777" w:rsidR="00D63202" w:rsidRDefault="00000000" w:rsidP="007A1099">
      <w:pPr>
        <w:numPr>
          <w:ilvl w:val="0"/>
          <w:numId w:val="58"/>
        </w:numPr>
        <w:tabs>
          <w:tab w:val="left" w:pos="720"/>
        </w:tabs>
        <w:spacing w:line="400" w:lineRule="exact"/>
        <w:ind w:firstLine="200"/>
        <w:rPr>
          <w:rFonts w:ascii="宋体" w:hAnsi="宋体"/>
        </w:rPr>
      </w:pPr>
      <w:r>
        <w:rPr>
          <w:rFonts w:ascii="宋体" w:hAnsi="宋体"/>
        </w:rPr>
        <w:t>详情文本：显示回合ID、持续时间、击球数、选手跑动距离、平均速度等信息</w:t>
      </w:r>
    </w:p>
    <w:p w14:paraId="5DD0D835" w14:textId="77777777" w:rsidR="00D63202" w:rsidRDefault="00000000" w:rsidP="007A1099">
      <w:pPr>
        <w:spacing w:line="400" w:lineRule="exact"/>
        <w:ind w:firstLineChars="200" w:firstLine="422"/>
        <w:rPr>
          <w:rFonts w:ascii="宋体" w:hAnsi="宋体"/>
        </w:rPr>
      </w:pPr>
      <w:r>
        <w:rPr>
          <w:rFonts w:ascii="宋体" w:hAnsi="宋体"/>
          <w:b/>
          <w:bCs/>
        </w:rPr>
        <w:lastRenderedPageBreak/>
        <w:t>标签页3：球员表现</w:t>
      </w:r>
    </w:p>
    <w:p w14:paraId="30034B90" w14:textId="77777777" w:rsidR="00D63202" w:rsidRDefault="00000000" w:rsidP="007A1099">
      <w:pPr>
        <w:spacing w:line="400" w:lineRule="exact"/>
        <w:ind w:firstLineChars="200" w:firstLine="422"/>
        <w:rPr>
          <w:rFonts w:ascii="宋体" w:hAnsi="宋体"/>
        </w:rPr>
      </w:pPr>
      <w:r>
        <w:rPr>
          <w:rFonts w:ascii="宋体" w:hAnsi="宋体"/>
          <w:b/>
          <w:bCs/>
        </w:rPr>
        <w:t>Player 1面板</w:t>
      </w:r>
      <w:r>
        <w:rPr>
          <w:rFonts w:ascii="宋体" w:hAnsi="宋体"/>
        </w:rPr>
        <w:t>（网格布局2×2）：</w:t>
      </w:r>
    </w:p>
    <w:p w14:paraId="097692C8" w14:textId="77777777" w:rsidR="00D63202" w:rsidRDefault="00000000" w:rsidP="007A1099">
      <w:pPr>
        <w:numPr>
          <w:ilvl w:val="0"/>
          <w:numId w:val="59"/>
        </w:numPr>
        <w:tabs>
          <w:tab w:val="left" w:pos="720"/>
        </w:tabs>
        <w:spacing w:line="400" w:lineRule="exact"/>
        <w:ind w:firstLine="200"/>
        <w:rPr>
          <w:rFonts w:ascii="宋体" w:hAnsi="宋体"/>
        </w:rPr>
      </w:pPr>
      <w:r>
        <w:rPr>
          <w:rFonts w:ascii="宋体" w:hAnsi="宋体"/>
        </w:rPr>
        <w:t>KPI指标图：显示Player 1的运动表现指标（平均速度、P95速度、最大速度、加速度峰值、加速度均值）</w:t>
      </w:r>
    </w:p>
    <w:p w14:paraId="24E9B05D" w14:textId="77777777" w:rsidR="00D63202" w:rsidRDefault="00000000" w:rsidP="007A1099">
      <w:pPr>
        <w:numPr>
          <w:ilvl w:val="0"/>
          <w:numId w:val="59"/>
        </w:numPr>
        <w:tabs>
          <w:tab w:val="left" w:pos="720"/>
        </w:tabs>
        <w:spacing w:line="400" w:lineRule="exact"/>
        <w:ind w:firstLine="200"/>
        <w:rPr>
          <w:rFonts w:ascii="宋体" w:hAnsi="宋体"/>
        </w:rPr>
      </w:pPr>
      <w:r>
        <w:rPr>
          <w:rFonts w:ascii="宋体" w:hAnsi="宋体"/>
        </w:rPr>
        <w:t>移动热区图：显示Player 1的移动轨迹密度，基于核密度估计，色图</w:t>
      </w:r>
      <w:proofErr w:type="spellStart"/>
      <w:r>
        <w:rPr>
          <w:rFonts w:ascii="宋体" w:hAnsi="宋体"/>
        </w:rPr>
        <w:t>viridis</w:t>
      </w:r>
      <w:proofErr w:type="spellEnd"/>
    </w:p>
    <w:p w14:paraId="341FB1FC" w14:textId="77777777" w:rsidR="00D63202" w:rsidRDefault="00000000" w:rsidP="007A1099">
      <w:pPr>
        <w:numPr>
          <w:ilvl w:val="0"/>
          <w:numId w:val="59"/>
        </w:numPr>
        <w:tabs>
          <w:tab w:val="left" w:pos="720"/>
        </w:tabs>
        <w:spacing w:line="400" w:lineRule="exact"/>
        <w:ind w:firstLine="200"/>
        <w:rPr>
          <w:rFonts w:ascii="宋体" w:hAnsi="宋体"/>
        </w:rPr>
      </w:pPr>
      <w:r>
        <w:rPr>
          <w:rFonts w:ascii="宋体" w:hAnsi="宋体"/>
        </w:rPr>
        <w:t>速度分布图：显示Player 1的速度分布直方图</w:t>
      </w:r>
    </w:p>
    <w:p w14:paraId="3EFBCDFD" w14:textId="77777777" w:rsidR="00D63202" w:rsidRDefault="00000000" w:rsidP="007A1099">
      <w:pPr>
        <w:numPr>
          <w:ilvl w:val="0"/>
          <w:numId w:val="59"/>
        </w:numPr>
        <w:tabs>
          <w:tab w:val="left" w:pos="720"/>
        </w:tabs>
        <w:spacing w:line="400" w:lineRule="exact"/>
        <w:ind w:firstLine="200"/>
        <w:rPr>
          <w:rFonts w:ascii="宋体" w:hAnsi="宋体"/>
        </w:rPr>
      </w:pPr>
      <w:r>
        <w:rPr>
          <w:rFonts w:ascii="宋体" w:hAnsi="宋体"/>
        </w:rPr>
        <w:t>加速度时间序列图：显示Player 1的加速度随时间变化</w:t>
      </w:r>
    </w:p>
    <w:p w14:paraId="5D1A3AA6" w14:textId="77777777" w:rsidR="00D63202" w:rsidRDefault="00000000" w:rsidP="007A1099">
      <w:pPr>
        <w:numPr>
          <w:ilvl w:val="0"/>
          <w:numId w:val="59"/>
        </w:numPr>
        <w:tabs>
          <w:tab w:val="left" w:pos="720"/>
        </w:tabs>
        <w:spacing w:line="400" w:lineRule="exact"/>
        <w:ind w:firstLine="200"/>
        <w:rPr>
          <w:rFonts w:ascii="宋体" w:hAnsi="宋体"/>
        </w:rPr>
      </w:pPr>
      <w:proofErr w:type="gramStart"/>
      <w:r>
        <w:rPr>
          <w:rFonts w:ascii="宋体" w:hAnsi="宋体"/>
        </w:rPr>
        <w:t>覆盖分位</w:t>
      </w:r>
      <w:proofErr w:type="gramEnd"/>
      <w:r>
        <w:rPr>
          <w:rFonts w:ascii="宋体" w:hAnsi="宋体"/>
        </w:rPr>
        <w:t>等值线图：显示Player 1的移动范围分位线（50%、75%、90%、95%）</w:t>
      </w:r>
    </w:p>
    <w:p w14:paraId="5248E70B" w14:textId="77777777" w:rsidR="00D63202" w:rsidRDefault="00000000" w:rsidP="007A1099">
      <w:pPr>
        <w:numPr>
          <w:ilvl w:val="0"/>
          <w:numId w:val="59"/>
        </w:numPr>
        <w:tabs>
          <w:tab w:val="left" w:pos="720"/>
        </w:tabs>
        <w:spacing w:line="400" w:lineRule="exact"/>
        <w:ind w:firstLine="200"/>
        <w:rPr>
          <w:rFonts w:ascii="宋体" w:hAnsi="宋体"/>
        </w:rPr>
      </w:pPr>
      <w:r>
        <w:rPr>
          <w:rFonts w:ascii="宋体" w:hAnsi="宋体"/>
        </w:rPr>
        <w:t>站位质心与稳定性图：显示Player 1的站位质心和协方差椭圆</w:t>
      </w:r>
    </w:p>
    <w:p w14:paraId="51D46AAF" w14:textId="77777777" w:rsidR="00D63202" w:rsidRDefault="00000000" w:rsidP="007A1099">
      <w:pPr>
        <w:spacing w:line="400" w:lineRule="exact"/>
        <w:ind w:firstLineChars="200" w:firstLine="422"/>
        <w:rPr>
          <w:rFonts w:ascii="宋体" w:hAnsi="宋体"/>
        </w:rPr>
      </w:pPr>
      <w:r>
        <w:rPr>
          <w:rFonts w:ascii="宋体" w:hAnsi="宋体"/>
          <w:b/>
          <w:bCs/>
        </w:rPr>
        <w:t>Player 2面板</w:t>
      </w:r>
      <w:r>
        <w:rPr>
          <w:rFonts w:ascii="宋体" w:hAnsi="宋体"/>
        </w:rPr>
        <w:t>（网格布局2×2）：</w:t>
      </w:r>
    </w:p>
    <w:p w14:paraId="5D0DA5AC" w14:textId="77777777" w:rsidR="00D63202" w:rsidRDefault="00000000" w:rsidP="007A1099">
      <w:pPr>
        <w:numPr>
          <w:ilvl w:val="0"/>
          <w:numId w:val="60"/>
        </w:numPr>
        <w:tabs>
          <w:tab w:val="left" w:pos="720"/>
        </w:tabs>
        <w:spacing w:line="400" w:lineRule="exact"/>
        <w:ind w:firstLine="200"/>
        <w:rPr>
          <w:rFonts w:ascii="宋体" w:hAnsi="宋体"/>
        </w:rPr>
      </w:pPr>
      <w:r>
        <w:rPr>
          <w:rFonts w:ascii="宋体" w:hAnsi="宋体"/>
        </w:rPr>
        <w:t>布局和功能与Player 1面</w:t>
      </w:r>
      <w:proofErr w:type="gramStart"/>
      <w:r>
        <w:rPr>
          <w:rFonts w:ascii="宋体" w:hAnsi="宋体"/>
        </w:rPr>
        <w:t>板完全</w:t>
      </w:r>
      <w:proofErr w:type="gramEnd"/>
      <w:r>
        <w:rPr>
          <w:rFonts w:ascii="宋体" w:hAnsi="宋体"/>
        </w:rPr>
        <w:t>相同，颜色主题为红色</w:t>
      </w:r>
    </w:p>
    <w:p w14:paraId="6F99991D" w14:textId="77777777" w:rsidR="00D63202" w:rsidRDefault="00000000" w:rsidP="007A1099">
      <w:pPr>
        <w:spacing w:line="400" w:lineRule="exact"/>
        <w:ind w:firstLineChars="200" w:firstLine="422"/>
        <w:rPr>
          <w:rFonts w:ascii="宋体" w:hAnsi="宋体"/>
        </w:rPr>
      </w:pPr>
      <w:r>
        <w:rPr>
          <w:rFonts w:ascii="宋体" w:hAnsi="宋体"/>
          <w:b/>
          <w:bCs/>
        </w:rPr>
        <w:t>标签页4：技术统计</w:t>
      </w:r>
    </w:p>
    <w:p w14:paraId="7293E15F" w14:textId="77777777" w:rsidR="00D63202" w:rsidRDefault="00000000" w:rsidP="007A1099">
      <w:pPr>
        <w:spacing w:line="400" w:lineRule="exact"/>
        <w:ind w:firstLineChars="200" w:firstLine="422"/>
        <w:rPr>
          <w:rFonts w:ascii="宋体" w:hAnsi="宋体"/>
        </w:rPr>
      </w:pPr>
      <w:r>
        <w:rPr>
          <w:rFonts w:ascii="宋体" w:hAnsi="宋体"/>
          <w:b/>
          <w:bCs/>
        </w:rPr>
        <w:t>击球类型饼图</w:t>
      </w:r>
      <w:r>
        <w:rPr>
          <w:rFonts w:ascii="宋体" w:hAnsi="宋体"/>
        </w:rPr>
        <w:t>（2×1布局）：</w:t>
      </w:r>
    </w:p>
    <w:p w14:paraId="2E39F2D2" w14:textId="77777777" w:rsidR="00D63202" w:rsidRDefault="00000000" w:rsidP="007A1099">
      <w:pPr>
        <w:numPr>
          <w:ilvl w:val="0"/>
          <w:numId w:val="61"/>
        </w:numPr>
        <w:tabs>
          <w:tab w:val="left" w:pos="720"/>
        </w:tabs>
        <w:spacing w:line="400" w:lineRule="exact"/>
        <w:ind w:firstLine="200"/>
        <w:rPr>
          <w:rFonts w:ascii="宋体" w:hAnsi="宋体"/>
        </w:rPr>
      </w:pPr>
      <w:r>
        <w:rPr>
          <w:rFonts w:ascii="宋体" w:hAnsi="宋体"/>
        </w:rPr>
        <w:t>Player 1击球类型饼图：显示Player 1的击球类型分布，使用Set2色图</w:t>
      </w:r>
    </w:p>
    <w:p w14:paraId="00253F21" w14:textId="77777777" w:rsidR="00D63202" w:rsidRDefault="00000000" w:rsidP="007A1099">
      <w:pPr>
        <w:numPr>
          <w:ilvl w:val="0"/>
          <w:numId w:val="61"/>
        </w:numPr>
        <w:tabs>
          <w:tab w:val="left" w:pos="720"/>
        </w:tabs>
        <w:spacing w:line="400" w:lineRule="exact"/>
        <w:ind w:firstLine="200"/>
        <w:rPr>
          <w:rFonts w:ascii="宋体" w:hAnsi="宋体"/>
        </w:rPr>
      </w:pPr>
      <w:r>
        <w:rPr>
          <w:rFonts w:ascii="宋体" w:hAnsi="宋体"/>
        </w:rPr>
        <w:t>Player 2击球类型饼图：显示Player 2的击球类型分布，使用Set2色图</w:t>
      </w:r>
    </w:p>
    <w:p w14:paraId="2FF38A7D" w14:textId="77777777" w:rsidR="00D63202" w:rsidRDefault="00000000" w:rsidP="007A1099">
      <w:pPr>
        <w:spacing w:line="400" w:lineRule="exact"/>
        <w:ind w:firstLineChars="200" w:firstLine="422"/>
        <w:rPr>
          <w:rFonts w:ascii="宋体" w:hAnsi="宋体"/>
        </w:rPr>
      </w:pPr>
      <w:r>
        <w:rPr>
          <w:rFonts w:ascii="宋体" w:hAnsi="宋体"/>
          <w:b/>
          <w:bCs/>
        </w:rPr>
        <w:t>速度-高度散点图</w:t>
      </w:r>
      <w:r>
        <w:rPr>
          <w:rFonts w:ascii="宋体" w:hAnsi="宋体"/>
        </w:rPr>
        <w:t>（底部，1×2布局）：</w:t>
      </w:r>
    </w:p>
    <w:p w14:paraId="2D14AB6A" w14:textId="77777777" w:rsidR="00D63202" w:rsidRDefault="00000000" w:rsidP="007A1099">
      <w:pPr>
        <w:numPr>
          <w:ilvl w:val="0"/>
          <w:numId w:val="62"/>
        </w:numPr>
        <w:tabs>
          <w:tab w:val="left" w:pos="720"/>
        </w:tabs>
        <w:spacing w:line="400" w:lineRule="exact"/>
        <w:ind w:firstLine="200"/>
        <w:rPr>
          <w:rFonts w:ascii="宋体" w:hAnsi="宋体"/>
        </w:rPr>
      </w:pPr>
      <w:r>
        <w:rPr>
          <w:rFonts w:ascii="宋体" w:hAnsi="宋体"/>
        </w:rPr>
        <w:t>散点图：X轴球速，Y</w:t>
      </w:r>
      <w:proofErr w:type="gramStart"/>
      <w:r>
        <w:rPr>
          <w:rFonts w:ascii="宋体" w:hAnsi="宋体"/>
        </w:rPr>
        <w:t>轴球高度</w:t>
      </w:r>
      <w:proofErr w:type="gramEnd"/>
      <w:r>
        <w:rPr>
          <w:rFonts w:ascii="宋体" w:hAnsi="宋体"/>
        </w:rPr>
        <w:t>，点样式圆形，大小40px</w:t>
      </w:r>
    </w:p>
    <w:p w14:paraId="0D00C6BF" w14:textId="77777777" w:rsidR="00D63202" w:rsidRDefault="00000000" w:rsidP="007A1099">
      <w:pPr>
        <w:numPr>
          <w:ilvl w:val="0"/>
          <w:numId w:val="62"/>
        </w:numPr>
        <w:tabs>
          <w:tab w:val="left" w:pos="720"/>
        </w:tabs>
        <w:spacing w:line="400" w:lineRule="exact"/>
        <w:ind w:firstLine="200"/>
        <w:rPr>
          <w:rFonts w:ascii="宋体" w:hAnsi="宋体"/>
        </w:rPr>
      </w:pPr>
      <w:r>
        <w:rPr>
          <w:rFonts w:ascii="宋体" w:hAnsi="宋体"/>
        </w:rPr>
        <w:t>颜色映射：按击球类型着色（</w:t>
      </w:r>
      <w:proofErr w:type="spellStart"/>
      <w:r>
        <w:rPr>
          <w:rFonts w:ascii="宋体" w:hAnsi="宋体"/>
        </w:rPr>
        <w:t>viridis</w:t>
      </w:r>
      <w:proofErr w:type="spellEnd"/>
      <w:r>
        <w:rPr>
          <w:rFonts w:ascii="宋体" w:hAnsi="宋体"/>
        </w:rPr>
        <w:t>色图）</w:t>
      </w:r>
    </w:p>
    <w:p w14:paraId="71D53A91" w14:textId="77777777" w:rsidR="00D63202" w:rsidRDefault="00000000" w:rsidP="007A1099">
      <w:pPr>
        <w:numPr>
          <w:ilvl w:val="0"/>
          <w:numId w:val="62"/>
        </w:numPr>
        <w:tabs>
          <w:tab w:val="left" w:pos="720"/>
        </w:tabs>
        <w:spacing w:line="400" w:lineRule="exact"/>
        <w:ind w:firstLine="200"/>
        <w:rPr>
          <w:rFonts w:ascii="宋体" w:hAnsi="宋体"/>
        </w:rPr>
      </w:pPr>
      <w:r>
        <w:rPr>
          <w:rFonts w:ascii="宋体" w:hAnsi="宋体"/>
        </w:rPr>
        <w:t>统计信息：显示击球点数量、速度和高度的统计参数</w:t>
      </w:r>
    </w:p>
    <w:p w14:paraId="1C34BAD3" w14:textId="77777777" w:rsidR="00D63202" w:rsidRDefault="00000000" w:rsidP="007A1099">
      <w:pPr>
        <w:spacing w:line="400" w:lineRule="exact"/>
        <w:ind w:firstLineChars="200" w:firstLine="422"/>
        <w:rPr>
          <w:rFonts w:ascii="宋体" w:hAnsi="宋体"/>
        </w:rPr>
      </w:pPr>
      <w:r>
        <w:rPr>
          <w:rFonts w:ascii="宋体" w:hAnsi="宋体"/>
          <w:b/>
          <w:bCs/>
        </w:rPr>
        <w:t>标签页5：深度战术</w:t>
      </w:r>
    </w:p>
    <w:p w14:paraId="2DEFE4BB" w14:textId="77777777" w:rsidR="00D63202" w:rsidRDefault="00000000" w:rsidP="007A1099">
      <w:pPr>
        <w:spacing w:line="400" w:lineRule="exact"/>
        <w:ind w:firstLineChars="200" w:firstLine="422"/>
        <w:rPr>
          <w:rFonts w:ascii="宋体" w:hAnsi="宋体"/>
        </w:rPr>
      </w:pPr>
      <w:r>
        <w:rPr>
          <w:rFonts w:ascii="宋体" w:hAnsi="宋体"/>
          <w:b/>
          <w:bCs/>
        </w:rPr>
        <w:t>战术类型流图</w:t>
      </w:r>
      <w:r>
        <w:rPr>
          <w:rFonts w:ascii="宋体" w:hAnsi="宋体"/>
        </w:rPr>
        <w:t>（顶部，1×2布局）：</w:t>
      </w:r>
    </w:p>
    <w:p w14:paraId="672696A0" w14:textId="77777777" w:rsidR="00D63202" w:rsidRDefault="00000000" w:rsidP="007A1099">
      <w:pPr>
        <w:numPr>
          <w:ilvl w:val="0"/>
          <w:numId w:val="63"/>
        </w:numPr>
        <w:tabs>
          <w:tab w:val="left" w:pos="720"/>
        </w:tabs>
        <w:spacing w:line="400" w:lineRule="exact"/>
        <w:ind w:firstLine="200"/>
        <w:rPr>
          <w:rFonts w:ascii="宋体" w:hAnsi="宋体"/>
        </w:rPr>
      </w:pPr>
      <w:r>
        <w:rPr>
          <w:rFonts w:ascii="宋体" w:hAnsi="宋体"/>
        </w:rPr>
        <w:t>主题河流图：X轴时间，Y</w:t>
      </w:r>
      <w:proofErr w:type="gramStart"/>
      <w:r>
        <w:rPr>
          <w:rFonts w:ascii="宋体" w:hAnsi="宋体"/>
        </w:rPr>
        <w:t>轴占比</w:t>
      </w:r>
      <w:proofErr w:type="gramEnd"/>
      <w:r>
        <w:rPr>
          <w:rFonts w:ascii="宋体" w:hAnsi="宋体"/>
        </w:rPr>
        <w:t>，</w:t>
      </w:r>
      <w:proofErr w:type="gramStart"/>
      <w:r>
        <w:rPr>
          <w:rFonts w:ascii="宋体" w:hAnsi="宋体"/>
        </w:rPr>
        <w:t>流类型</w:t>
      </w:r>
      <w:proofErr w:type="gramEnd"/>
      <w:r>
        <w:rPr>
          <w:rFonts w:ascii="宋体" w:hAnsi="宋体"/>
        </w:rPr>
        <w:t>包括杀球、抽球、吊球、网前、挑球、高远球</w:t>
      </w:r>
    </w:p>
    <w:p w14:paraId="4E6D56E9" w14:textId="77777777" w:rsidR="00D63202" w:rsidRDefault="00000000" w:rsidP="007A1099">
      <w:pPr>
        <w:numPr>
          <w:ilvl w:val="0"/>
          <w:numId w:val="63"/>
        </w:numPr>
        <w:tabs>
          <w:tab w:val="left" w:pos="720"/>
        </w:tabs>
        <w:spacing w:line="400" w:lineRule="exact"/>
        <w:ind w:firstLine="200"/>
        <w:rPr>
          <w:rFonts w:ascii="宋体" w:hAnsi="宋体"/>
        </w:rPr>
      </w:pPr>
      <w:r>
        <w:rPr>
          <w:rFonts w:ascii="宋体" w:hAnsi="宋体"/>
        </w:rPr>
        <w:t>颜色：使用Set2色图，</w:t>
      </w:r>
      <w:proofErr w:type="gramStart"/>
      <w:r>
        <w:rPr>
          <w:rFonts w:ascii="宋体" w:hAnsi="宋体"/>
        </w:rPr>
        <w:t>滑窗大小</w:t>
      </w:r>
      <w:proofErr w:type="gramEnd"/>
      <w:r>
        <w:rPr>
          <w:rFonts w:ascii="宋体" w:hAnsi="宋体"/>
        </w:rPr>
        <w:t>2秒</w:t>
      </w:r>
    </w:p>
    <w:p w14:paraId="53ABF9DE" w14:textId="77777777" w:rsidR="00D63202" w:rsidRDefault="00000000" w:rsidP="007A1099">
      <w:pPr>
        <w:numPr>
          <w:ilvl w:val="0"/>
          <w:numId w:val="63"/>
        </w:numPr>
        <w:tabs>
          <w:tab w:val="left" w:pos="720"/>
        </w:tabs>
        <w:spacing w:line="400" w:lineRule="exact"/>
        <w:ind w:firstLine="200"/>
        <w:rPr>
          <w:rFonts w:ascii="宋体" w:hAnsi="宋体"/>
        </w:rPr>
      </w:pPr>
      <w:r>
        <w:rPr>
          <w:rFonts w:ascii="宋体" w:hAnsi="宋体"/>
        </w:rPr>
        <w:t>样式：流形填充，半透明</w:t>
      </w:r>
    </w:p>
    <w:p w14:paraId="079D8F98" w14:textId="77777777" w:rsidR="00D63202" w:rsidRDefault="00000000" w:rsidP="007A1099">
      <w:pPr>
        <w:spacing w:line="400" w:lineRule="exact"/>
        <w:ind w:firstLineChars="200" w:firstLine="422"/>
        <w:rPr>
          <w:rFonts w:ascii="宋体" w:hAnsi="宋体"/>
        </w:rPr>
      </w:pPr>
      <w:r>
        <w:rPr>
          <w:rFonts w:ascii="宋体" w:hAnsi="宋体"/>
          <w:b/>
          <w:bCs/>
        </w:rPr>
        <w:t>战术转移概率热图</w:t>
      </w:r>
      <w:r>
        <w:rPr>
          <w:rFonts w:ascii="宋体" w:hAnsi="宋体"/>
        </w:rPr>
        <w:t>（左下）：</w:t>
      </w:r>
    </w:p>
    <w:p w14:paraId="429A7ACF" w14:textId="77777777" w:rsidR="00D63202" w:rsidRDefault="00000000" w:rsidP="007A1099">
      <w:pPr>
        <w:numPr>
          <w:ilvl w:val="0"/>
          <w:numId w:val="64"/>
        </w:numPr>
        <w:tabs>
          <w:tab w:val="left" w:pos="720"/>
        </w:tabs>
        <w:spacing w:line="400" w:lineRule="exact"/>
        <w:ind w:firstLine="200"/>
        <w:rPr>
          <w:rFonts w:ascii="宋体" w:hAnsi="宋体"/>
        </w:rPr>
      </w:pPr>
      <w:r>
        <w:rPr>
          <w:rFonts w:ascii="宋体" w:hAnsi="宋体"/>
        </w:rPr>
        <w:t>转移热图：X轴响应击球类型，Y轴来球类型，值为转移概率</w:t>
      </w:r>
    </w:p>
    <w:p w14:paraId="3B6620B4" w14:textId="77777777" w:rsidR="00D63202" w:rsidRDefault="00000000" w:rsidP="007A1099">
      <w:pPr>
        <w:numPr>
          <w:ilvl w:val="0"/>
          <w:numId w:val="64"/>
        </w:numPr>
        <w:tabs>
          <w:tab w:val="left" w:pos="720"/>
        </w:tabs>
        <w:spacing w:line="400" w:lineRule="exact"/>
        <w:ind w:firstLine="200"/>
        <w:rPr>
          <w:rFonts w:ascii="宋体" w:hAnsi="宋体"/>
        </w:rPr>
      </w:pPr>
      <w:r>
        <w:rPr>
          <w:rFonts w:ascii="宋体" w:hAnsi="宋体"/>
        </w:rPr>
        <w:t>色图：</w:t>
      </w:r>
      <w:proofErr w:type="spellStart"/>
      <w:r>
        <w:rPr>
          <w:rFonts w:ascii="宋体" w:hAnsi="宋体"/>
        </w:rPr>
        <w:t>viridis</w:t>
      </w:r>
      <w:proofErr w:type="spellEnd"/>
      <w:r>
        <w:rPr>
          <w:rFonts w:ascii="宋体" w:hAnsi="宋体"/>
        </w:rPr>
        <w:t>，标注显示概率值</w:t>
      </w:r>
    </w:p>
    <w:p w14:paraId="58017A7F" w14:textId="77777777" w:rsidR="00D63202" w:rsidRDefault="00000000" w:rsidP="007A1099">
      <w:pPr>
        <w:spacing w:line="400" w:lineRule="exact"/>
        <w:ind w:firstLineChars="200" w:firstLine="422"/>
        <w:rPr>
          <w:rFonts w:ascii="宋体" w:hAnsi="宋体"/>
        </w:rPr>
      </w:pPr>
      <w:r>
        <w:rPr>
          <w:rFonts w:ascii="宋体" w:hAnsi="宋体"/>
          <w:b/>
          <w:bCs/>
        </w:rPr>
        <w:t>Voronoi空间控制图</w:t>
      </w:r>
      <w:r>
        <w:rPr>
          <w:rFonts w:ascii="宋体" w:hAnsi="宋体"/>
        </w:rPr>
        <w:t>（右下）：</w:t>
      </w:r>
    </w:p>
    <w:p w14:paraId="4BC5438F" w14:textId="77777777" w:rsidR="00D63202" w:rsidRDefault="00000000" w:rsidP="007A1099">
      <w:pPr>
        <w:numPr>
          <w:ilvl w:val="0"/>
          <w:numId w:val="65"/>
        </w:numPr>
        <w:tabs>
          <w:tab w:val="left" w:pos="720"/>
        </w:tabs>
        <w:spacing w:line="400" w:lineRule="exact"/>
        <w:ind w:firstLine="200"/>
        <w:rPr>
          <w:rFonts w:ascii="宋体" w:hAnsi="宋体"/>
        </w:rPr>
      </w:pPr>
      <w:r>
        <w:rPr>
          <w:rFonts w:ascii="宋体" w:hAnsi="宋体"/>
        </w:rPr>
        <w:t>Voronoi图：基于选手当前位置计算Voronoi划分</w:t>
      </w:r>
    </w:p>
    <w:p w14:paraId="69BDB497" w14:textId="77777777" w:rsidR="00D63202" w:rsidRDefault="00000000" w:rsidP="007A1099">
      <w:pPr>
        <w:numPr>
          <w:ilvl w:val="0"/>
          <w:numId w:val="65"/>
        </w:numPr>
        <w:tabs>
          <w:tab w:val="left" w:pos="720"/>
        </w:tabs>
        <w:spacing w:line="400" w:lineRule="exact"/>
        <w:ind w:firstLine="200"/>
        <w:rPr>
          <w:rFonts w:ascii="宋体" w:hAnsi="宋体"/>
        </w:rPr>
      </w:pPr>
      <w:r>
        <w:rPr>
          <w:rFonts w:ascii="宋体" w:hAnsi="宋体"/>
        </w:rPr>
        <w:t>Player 1区域：红色填充，Player 2区域：蓝色填充</w:t>
      </w:r>
    </w:p>
    <w:p w14:paraId="2DC5F76C" w14:textId="77777777" w:rsidR="00D63202" w:rsidRDefault="00000000" w:rsidP="007A1099">
      <w:pPr>
        <w:numPr>
          <w:ilvl w:val="0"/>
          <w:numId w:val="65"/>
        </w:numPr>
        <w:tabs>
          <w:tab w:val="left" w:pos="720"/>
        </w:tabs>
        <w:spacing w:line="400" w:lineRule="exact"/>
        <w:ind w:firstLine="200"/>
        <w:rPr>
          <w:rFonts w:ascii="宋体" w:hAnsi="宋体"/>
        </w:rPr>
      </w:pPr>
      <w:r>
        <w:rPr>
          <w:rFonts w:ascii="宋体" w:hAnsi="宋体"/>
        </w:rPr>
        <w:t>选手位置：实心圆点，半径8px</w:t>
      </w:r>
    </w:p>
    <w:p w14:paraId="1EB1B9A9" w14:textId="77777777" w:rsidR="00D63202" w:rsidRDefault="00000000" w:rsidP="007A1099">
      <w:pPr>
        <w:spacing w:line="400" w:lineRule="exact"/>
        <w:ind w:firstLineChars="200" w:firstLine="422"/>
        <w:rPr>
          <w:rFonts w:ascii="宋体" w:hAnsi="宋体"/>
        </w:rPr>
      </w:pPr>
      <w:r>
        <w:rPr>
          <w:rFonts w:ascii="宋体" w:hAnsi="宋体"/>
          <w:b/>
          <w:bCs/>
        </w:rPr>
        <w:t>标签页6：体能负荷</w:t>
      </w:r>
    </w:p>
    <w:p w14:paraId="232C508D" w14:textId="77777777" w:rsidR="00D63202" w:rsidRDefault="00000000" w:rsidP="007A1099">
      <w:pPr>
        <w:spacing w:line="400" w:lineRule="exact"/>
        <w:ind w:firstLineChars="200" w:firstLine="422"/>
        <w:rPr>
          <w:rFonts w:ascii="宋体" w:hAnsi="宋体"/>
        </w:rPr>
      </w:pPr>
      <w:r>
        <w:rPr>
          <w:rFonts w:ascii="宋体" w:hAnsi="宋体"/>
          <w:b/>
          <w:bCs/>
        </w:rPr>
        <w:t>负荷曲线图</w:t>
      </w:r>
      <w:r>
        <w:rPr>
          <w:rFonts w:ascii="宋体" w:hAnsi="宋体"/>
        </w:rPr>
        <w:t>（顶部，1×2布局）：</w:t>
      </w:r>
    </w:p>
    <w:p w14:paraId="761B07FD" w14:textId="77777777" w:rsidR="00D63202" w:rsidRDefault="00000000" w:rsidP="007A1099">
      <w:pPr>
        <w:numPr>
          <w:ilvl w:val="0"/>
          <w:numId w:val="66"/>
        </w:numPr>
        <w:tabs>
          <w:tab w:val="left" w:pos="720"/>
        </w:tabs>
        <w:spacing w:line="400" w:lineRule="exact"/>
        <w:ind w:firstLine="200"/>
        <w:rPr>
          <w:rFonts w:ascii="宋体" w:hAnsi="宋体"/>
        </w:rPr>
      </w:pPr>
      <w:r>
        <w:rPr>
          <w:rFonts w:ascii="宋体" w:hAnsi="宋体"/>
        </w:rPr>
        <w:t>负荷曲线：X轴时间，Y轴累计距离</w:t>
      </w:r>
    </w:p>
    <w:p w14:paraId="060E5BCA" w14:textId="77777777" w:rsidR="00D63202" w:rsidRDefault="00000000" w:rsidP="007A1099">
      <w:pPr>
        <w:numPr>
          <w:ilvl w:val="0"/>
          <w:numId w:val="66"/>
        </w:numPr>
        <w:tabs>
          <w:tab w:val="left" w:pos="720"/>
        </w:tabs>
        <w:spacing w:line="400" w:lineRule="exact"/>
        <w:ind w:firstLine="200"/>
        <w:rPr>
          <w:rFonts w:ascii="宋体" w:hAnsi="宋体"/>
        </w:rPr>
      </w:pPr>
      <w:r>
        <w:rPr>
          <w:rFonts w:ascii="宋体" w:hAnsi="宋体"/>
        </w:rPr>
        <w:t>Player 1曲线：红色实线，线宽2px</w:t>
      </w:r>
    </w:p>
    <w:p w14:paraId="6FE416FE" w14:textId="77777777" w:rsidR="00D63202" w:rsidRDefault="00000000" w:rsidP="007A1099">
      <w:pPr>
        <w:numPr>
          <w:ilvl w:val="0"/>
          <w:numId w:val="66"/>
        </w:numPr>
        <w:tabs>
          <w:tab w:val="left" w:pos="720"/>
        </w:tabs>
        <w:spacing w:line="400" w:lineRule="exact"/>
        <w:ind w:firstLine="200"/>
        <w:rPr>
          <w:rFonts w:ascii="宋体" w:hAnsi="宋体"/>
        </w:rPr>
      </w:pPr>
      <w:r>
        <w:rPr>
          <w:rFonts w:ascii="宋体" w:hAnsi="宋体"/>
        </w:rPr>
        <w:lastRenderedPageBreak/>
        <w:t>Player 2曲线：蓝色实线，线宽2px</w:t>
      </w:r>
    </w:p>
    <w:p w14:paraId="1C52FA79" w14:textId="77777777" w:rsidR="00D63202" w:rsidRDefault="00000000" w:rsidP="007A1099">
      <w:pPr>
        <w:numPr>
          <w:ilvl w:val="0"/>
          <w:numId w:val="66"/>
        </w:numPr>
        <w:tabs>
          <w:tab w:val="left" w:pos="720"/>
        </w:tabs>
        <w:spacing w:line="400" w:lineRule="exact"/>
        <w:ind w:firstLine="200"/>
        <w:rPr>
          <w:rFonts w:ascii="宋体" w:hAnsi="宋体"/>
        </w:rPr>
      </w:pPr>
      <w:r>
        <w:rPr>
          <w:rFonts w:ascii="宋体" w:hAnsi="宋体"/>
        </w:rPr>
        <w:t>填充区域：曲线下方半透明填充</w:t>
      </w:r>
    </w:p>
    <w:p w14:paraId="365FB286" w14:textId="77777777" w:rsidR="00D63202" w:rsidRDefault="00000000" w:rsidP="007A1099">
      <w:pPr>
        <w:spacing w:line="400" w:lineRule="exact"/>
        <w:ind w:firstLineChars="200" w:firstLine="422"/>
        <w:rPr>
          <w:rFonts w:ascii="宋体" w:hAnsi="宋体"/>
        </w:rPr>
      </w:pPr>
      <w:r>
        <w:rPr>
          <w:rFonts w:ascii="宋体" w:hAnsi="宋体"/>
          <w:b/>
          <w:bCs/>
        </w:rPr>
        <w:t>3D击球分析图</w:t>
      </w:r>
      <w:r>
        <w:rPr>
          <w:rFonts w:ascii="宋体" w:hAnsi="宋体"/>
        </w:rPr>
        <w:t>（底部，1×2布局）：</w:t>
      </w:r>
    </w:p>
    <w:p w14:paraId="10508BDC" w14:textId="77777777" w:rsidR="00D63202" w:rsidRDefault="00000000" w:rsidP="007A1099">
      <w:pPr>
        <w:numPr>
          <w:ilvl w:val="0"/>
          <w:numId w:val="67"/>
        </w:numPr>
        <w:tabs>
          <w:tab w:val="left" w:pos="720"/>
        </w:tabs>
        <w:spacing w:line="400" w:lineRule="exact"/>
        <w:ind w:firstLine="200"/>
        <w:rPr>
          <w:rFonts w:ascii="宋体" w:hAnsi="宋体"/>
        </w:rPr>
      </w:pPr>
      <w:r>
        <w:rPr>
          <w:rFonts w:ascii="宋体" w:hAnsi="宋体"/>
        </w:rPr>
        <w:t>3D散点图：X轴宽度，Y轴深度，Z轴球速</w:t>
      </w:r>
    </w:p>
    <w:p w14:paraId="7D122DD7" w14:textId="77777777" w:rsidR="00D63202" w:rsidRDefault="00000000" w:rsidP="007A1099">
      <w:pPr>
        <w:numPr>
          <w:ilvl w:val="0"/>
          <w:numId w:val="67"/>
        </w:numPr>
        <w:tabs>
          <w:tab w:val="left" w:pos="720"/>
        </w:tabs>
        <w:spacing w:line="400" w:lineRule="exact"/>
        <w:ind w:firstLine="200"/>
        <w:rPr>
          <w:rFonts w:ascii="宋体" w:hAnsi="宋体"/>
        </w:rPr>
      </w:pPr>
      <w:r>
        <w:rPr>
          <w:rFonts w:ascii="宋体" w:hAnsi="宋体"/>
        </w:rPr>
        <w:t>点样式：圆形散点，大小50px</w:t>
      </w:r>
    </w:p>
    <w:p w14:paraId="3D7596C7" w14:textId="77777777" w:rsidR="00D63202" w:rsidRDefault="00000000" w:rsidP="007A1099">
      <w:pPr>
        <w:numPr>
          <w:ilvl w:val="0"/>
          <w:numId w:val="67"/>
        </w:numPr>
        <w:tabs>
          <w:tab w:val="left" w:pos="720"/>
        </w:tabs>
        <w:spacing w:line="400" w:lineRule="exact"/>
        <w:ind w:firstLine="200"/>
        <w:rPr>
          <w:rFonts w:ascii="宋体" w:hAnsi="宋体"/>
        </w:rPr>
      </w:pPr>
      <w:r>
        <w:rPr>
          <w:rFonts w:ascii="宋体" w:hAnsi="宋体"/>
        </w:rPr>
        <w:t>颜色映射：按击球选手着色（</w:t>
      </w:r>
      <w:proofErr w:type="spellStart"/>
      <w:r>
        <w:rPr>
          <w:rFonts w:ascii="宋体" w:hAnsi="宋体"/>
        </w:rPr>
        <w:t>coolwarm</w:t>
      </w:r>
      <w:proofErr w:type="spellEnd"/>
      <w:r>
        <w:rPr>
          <w:rFonts w:ascii="宋体" w:hAnsi="宋体"/>
        </w:rPr>
        <w:t>色图，红色=Player 1，蓝色=Player 2）</w:t>
      </w:r>
    </w:p>
    <w:p w14:paraId="63262BEE" w14:textId="77777777" w:rsidR="00D63202" w:rsidRDefault="00000000" w:rsidP="007A1099">
      <w:pPr>
        <w:numPr>
          <w:ilvl w:val="0"/>
          <w:numId w:val="67"/>
        </w:numPr>
        <w:tabs>
          <w:tab w:val="left" w:pos="720"/>
        </w:tabs>
        <w:spacing w:line="400" w:lineRule="exact"/>
        <w:ind w:firstLine="200"/>
        <w:rPr>
          <w:rFonts w:ascii="宋体" w:hAnsi="宋体"/>
        </w:rPr>
      </w:pPr>
      <w:r>
        <w:rPr>
          <w:rFonts w:ascii="宋体" w:hAnsi="宋体"/>
        </w:rPr>
        <w:t>深度阴影：启用</w:t>
      </w:r>
    </w:p>
    <w:p w14:paraId="4A7028EB" w14:textId="77777777" w:rsidR="00C2465C" w:rsidRDefault="00C2465C" w:rsidP="00460767">
      <w:pPr>
        <w:spacing w:line="400" w:lineRule="exact"/>
        <w:ind w:firstLineChars="200" w:firstLine="422"/>
        <w:rPr>
          <w:rFonts w:ascii="黑体" w:eastAsia="黑体" w:hAnsi="黑体"/>
          <w:b/>
          <w:bCs/>
        </w:rPr>
      </w:pPr>
      <w:bookmarkStart w:id="126" w:name="_Toc219071382"/>
    </w:p>
    <w:p w14:paraId="4BDEA8F2" w14:textId="77777777" w:rsidR="00D63202" w:rsidRPr="00460767" w:rsidRDefault="00000000" w:rsidP="00825FF1">
      <w:pPr>
        <w:pStyle w:val="4"/>
        <w:ind w:firstLine="422"/>
      </w:pPr>
      <w:bookmarkStart w:id="127" w:name="_Toc219932839"/>
      <w:r w:rsidRPr="00460767">
        <w:rPr>
          <w:rFonts w:hint="eastAsia"/>
        </w:rPr>
        <w:t>3</w:t>
      </w:r>
      <w:r w:rsidRPr="00460767">
        <w:t>.</w:t>
      </w:r>
      <w:r w:rsidRPr="00460767">
        <w:rPr>
          <w:rFonts w:hint="eastAsia"/>
        </w:rPr>
        <w:t>1</w:t>
      </w:r>
      <w:r w:rsidRPr="00460767">
        <w:t xml:space="preserve">.2.3 </w:t>
      </w:r>
      <w:r w:rsidRPr="00460767">
        <w:t>状态提示区（底部，高度占比</w:t>
      </w:r>
      <w:r w:rsidRPr="00460767">
        <w:t>5%</w:t>
      </w:r>
      <w:r w:rsidRPr="00460767">
        <w:t>）</w:t>
      </w:r>
      <w:bookmarkEnd w:id="126"/>
      <w:bookmarkEnd w:id="127"/>
    </w:p>
    <w:p w14:paraId="38042322" w14:textId="77777777" w:rsidR="00D63202" w:rsidRDefault="00000000" w:rsidP="007A1099">
      <w:pPr>
        <w:spacing w:line="400" w:lineRule="exact"/>
        <w:ind w:firstLineChars="200" w:firstLine="422"/>
        <w:rPr>
          <w:rFonts w:ascii="宋体" w:hAnsi="宋体"/>
        </w:rPr>
      </w:pPr>
      <w:r>
        <w:rPr>
          <w:rFonts w:ascii="宋体" w:hAnsi="宋体"/>
          <w:b/>
          <w:bCs/>
        </w:rPr>
        <w:t>状态提示栏</w:t>
      </w:r>
      <w:r>
        <w:rPr>
          <w:rFonts w:ascii="宋体" w:hAnsi="宋体"/>
        </w:rPr>
        <w:t>：</w:t>
      </w:r>
    </w:p>
    <w:p w14:paraId="11C49351" w14:textId="77777777" w:rsidR="00D63202" w:rsidRDefault="00000000" w:rsidP="007A1099">
      <w:pPr>
        <w:numPr>
          <w:ilvl w:val="0"/>
          <w:numId w:val="68"/>
        </w:numPr>
        <w:tabs>
          <w:tab w:val="left" w:pos="720"/>
        </w:tabs>
        <w:spacing w:line="400" w:lineRule="exact"/>
        <w:ind w:firstLine="200"/>
        <w:rPr>
          <w:rFonts w:ascii="宋体" w:hAnsi="宋体"/>
        </w:rPr>
      </w:pPr>
      <w:r>
        <w:rPr>
          <w:rFonts w:ascii="宋体" w:hAnsi="宋体"/>
        </w:rPr>
        <w:t>加载状态：显示数据加载进度</w:t>
      </w:r>
    </w:p>
    <w:p w14:paraId="3D54343C" w14:textId="535FB4D6" w:rsidR="00D63202" w:rsidRDefault="00000000" w:rsidP="007A1099">
      <w:pPr>
        <w:numPr>
          <w:ilvl w:val="0"/>
          <w:numId w:val="68"/>
        </w:numPr>
        <w:tabs>
          <w:tab w:val="left" w:pos="720"/>
        </w:tabs>
        <w:spacing w:line="400" w:lineRule="exact"/>
        <w:ind w:firstLine="200"/>
        <w:rPr>
          <w:rFonts w:ascii="宋体" w:hAnsi="宋体"/>
        </w:rPr>
      </w:pPr>
      <w:r>
        <w:rPr>
          <w:rFonts w:ascii="宋体" w:hAnsi="宋体"/>
        </w:rPr>
        <w:t>数据处理状态：显示数据处理状态</w:t>
      </w:r>
    </w:p>
    <w:p w14:paraId="6264C945" w14:textId="19A95222" w:rsidR="00D63202" w:rsidRDefault="007A1099" w:rsidP="007A1099">
      <w:pPr>
        <w:numPr>
          <w:ilvl w:val="0"/>
          <w:numId w:val="68"/>
        </w:numPr>
        <w:tabs>
          <w:tab w:val="left" w:pos="720"/>
        </w:tabs>
        <w:spacing w:line="400" w:lineRule="exact"/>
        <w:ind w:firstLine="200"/>
        <w:rPr>
          <w:rFonts w:ascii="宋体" w:hAnsi="宋体"/>
        </w:rPr>
      </w:pPr>
      <w:r>
        <w:rPr>
          <w:noProof/>
          <w:sz w:val="18"/>
          <w:szCs w:val="18"/>
        </w:rPr>
        <w:drawing>
          <wp:anchor distT="0" distB="0" distL="114300" distR="114300" simplePos="0" relativeHeight="251669504" behindDoc="0" locked="0" layoutInCell="1" allowOverlap="1" wp14:anchorId="1B253BBE" wp14:editId="7F66F0C3">
            <wp:simplePos x="0" y="0"/>
            <wp:positionH relativeFrom="page">
              <wp:posOffset>399415</wp:posOffset>
            </wp:positionH>
            <wp:positionV relativeFrom="paragraph">
              <wp:posOffset>306070</wp:posOffset>
            </wp:positionV>
            <wp:extent cx="7054671" cy="1744980"/>
            <wp:effectExtent l="0" t="0" r="0" b="7620"/>
            <wp:wrapTopAndBottom/>
            <wp:docPr id="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7054671" cy="174498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宋体" w:hAnsi="宋体"/>
        </w:rPr>
        <w:t>错误提示：显示错误信息（如果有）</w:t>
      </w:r>
    </w:p>
    <w:p w14:paraId="4F8A5659" w14:textId="6E82821A" w:rsidR="00460767" w:rsidRDefault="004B1BDF" w:rsidP="007A1099">
      <w:pPr>
        <w:spacing w:afterLines="50" w:after="120"/>
        <w:ind w:left="720"/>
        <w:jc w:val="center"/>
        <w:rPr>
          <w:sz w:val="18"/>
          <w:szCs w:val="18"/>
        </w:rPr>
      </w:pPr>
      <w:r>
        <w:rPr>
          <w:rFonts w:ascii="宋体" w:hAnsi="宋体" w:hint="eastAsia"/>
          <w:sz w:val="18"/>
          <w:szCs w:val="18"/>
        </w:rPr>
        <w:t xml:space="preserve">图3.3.2—1  </w:t>
      </w:r>
      <w:r>
        <w:rPr>
          <w:sz w:val="18"/>
          <w:szCs w:val="18"/>
        </w:rPr>
        <w:t>专业比赛复盘系统界面设计</w:t>
      </w:r>
    </w:p>
    <w:p w14:paraId="1E4CC0AC" w14:textId="77777777" w:rsidR="007A1099" w:rsidRDefault="007A1099" w:rsidP="007A1099">
      <w:pPr>
        <w:spacing w:afterLines="50" w:after="120"/>
        <w:ind w:left="720"/>
        <w:jc w:val="center"/>
        <w:rPr>
          <w:sz w:val="18"/>
          <w:szCs w:val="18"/>
        </w:rPr>
      </w:pPr>
    </w:p>
    <w:p w14:paraId="5631834E" w14:textId="77777777" w:rsidR="007A1099" w:rsidRDefault="007A1099" w:rsidP="007A1099">
      <w:pPr>
        <w:spacing w:afterLines="50" w:after="120"/>
        <w:ind w:left="720"/>
        <w:jc w:val="center"/>
        <w:rPr>
          <w:sz w:val="18"/>
          <w:szCs w:val="18"/>
        </w:rPr>
      </w:pPr>
    </w:p>
    <w:p w14:paraId="11662803" w14:textId="77777777" w:rsidR="007A1099" w:rsidRDefault="007A1099" w:rsidP="007A1099">
      <w:pPr>
        <w:spacing w:afterLines="50" w:after="120"/>
        <w:ind w:left="720"/>
        <w:jc w:val="center"/>
        <w:rPr>
          <w:sz w:val="18"/>
          <w:szCs w:val="18"/>
        </w:rPr>
      </w:pPr>
    </w:p>
    <w:p w14:paraId="6F9F26EC" w14:textId="77777777" w:rsidR="007A1099" w:rsidRDefault="007A1099" w:rsidP="007A1099">
      <w:pPr>
        <w:spacing w:afterLines="50" w:after="120"/>
        <w:ind w:left="720"/>
        <w:jc w:val="center"/>
        <w:rPr>
          <w:sz w:val="18"/>
          <w:szCs w:val="18"/>
        </w:rPr>
      </w:pPr>
    </w:p>
    <w:p w14:paraId="6E05E368" w14:textId="77777777" w:rsidR="007A1099" w:rsidRDefault="007A1099" w:rsidP="007A1099">
      <w:pPr>
        <w:spacing w:afterLines="50" w:after="120"/>
        <w:ind w:left="720"/>
        <w:jc w:val="center"/>
        <w:rPr>
          <w:sz w:val="18"/>
          <w:szCs w:val="18"/>
        </w:rPr>
      </w:pPr>
    </w:p>
    <w:p w14:paraId="75357E41" w14:textId="77777777" w:rsidR="007A1099" w:rsidRDefault="007A1099" w:rsidP="007A1099">
      <w:pPr>
        <w:spacing w:afterLines="50" w:after="120"/>
        <w:ind w:left="720"/>
        <w:jc w:val="center"/>
        <w:rPr>
          <w:sz w:val="18"/>
          <w:szCs w:val="18"/>
        </w:rPr>
      </w:pPr>
    </w:p>
    <w:p w14:paraId="3B454391" w14:textId="77777777" w:rsidR="007A1099" w:rsidRDefault="007A1099" w:rsidP="007A1099">
      <w:pPr>
        <w:spacing w:afterLines="50" w:after="120"/>
        <w:ind w:left="720"/>
        <w:jc w:val="center"/>
        <w:rPr>
          <w:sz w:val="18"/>
          <w:szCs w:val="18"/>
        </w:rPr>
      </w:pPr>
    </w:p>
    <w:p w14:paraId="5461DFFD" w14:textId="77777777" w:rsidR="007A1099" w:rsidRDefault="007A1099" w:rsidP="007A1099">
      <w:pPr>
        <w:spacing w:afterLines="50" w:after="120"/>
        <w:ind w:left="720"/>
        <w:jc w:val="center"/>
        <w:rPr>
          <w:sz w:val="18"/>
          <w:szCs w:val="18"/>
        </w:rPr>
      </w:pPr>
    </w:p>
    <w:p w14:paraId="061FBC40" w14:textId="77777777" w:rsidR="007A1099" w:rsidRDefault="007A1099" w:rsidP="007A1099">
      <w:pPr>
        <w:spacing w:afterLines="50" w:after="120"/>
        <w:ind w:left="720"/>
        <w:jc w:val="center"/>
        <w:rPr>
          <w:sz w:val="18"/>
          <w:szCs w:val="18"/>
        </w:rPr>
      </w:pPr>
    </w:p>
    <w:p w14:paraId="6CB77603" w14:textId="77777777" w:rsidR="007A1099" w:rsidRDefault="007A1099" w:rsidP="007A1099">
      <w:pPr>
        <w:spacing w:afterLines="50" w:after="120"/>
        <w:ind w:left="720"/>
        <w:jc w:val="center"/>
        <w:rPr>
          <w:sz w:val="18"/>
          <w:szCs w:val="18"/>
        </w:rPr>
      </w:pPr>
    </w:p>
    <w:p w14:paraId="459C4802" w14:textId="77777777" w:rsidR="007A1099" w:rsidRDefault="007A1099" w:rsidP="007A1099">
      <w:pPr>
        <w:spacing w:afterLines="50" w:after="120"/>
        <w:ind w:left="720"/>
        <w:jc w:val="center"/>
        <w:rPr>
          <w:sz w:val="18"/>
          <w:szCs w:val="18"/>
        </w:rPr>
      </w:pPr>
    </w:p>
    <w:p w14:paraId="1FB8C163" w14:textId="77777777" w:rsidR="007A1099" w:rsidRDefault="007A1099" w:rsidP="007A1099">
      <w:pPr>
        <w:spacing w:afterLines="50" w:after="120"/>
        <w:ind w:left="720"/>
        <w:jc w:val="center"/>
        <w:rPr>
          <w:sz w:val="18"/>
          <w:szCs w:val="18"/>
        </w:rPr>
      </w:pPr>
    </w:p>
    <w:p w14:paraId="131B6A73" w14:textId="77777777" w:rsidR="007A1099" w:rsidRDefault="007A1099" w:rsidP="007A1099">
      <w:pPr>
        <w:spacing w:afterLines="50" w:after="120"/>
        <w:ind w:left="720"/>
        <w:jc w:val="center"/>
        <w:rPr>
          <w:sz w:val="18"/>
          <w:szCs w:val="18"/>
        </w:rPr>
      </w:pPr>
    </w:p>
    <w:p w14:paraId="17BB7D84" w14:textId="77777777" w:rsidR="007A1099" w:rsidRDefault="007A1099" w:rsidP="007A1099">
      <w:pPr>
        <w:spacing w:afterLines="50" w:after="120"/>
        <w:ind w:left="720"/>
        <w:jc w:val="center"/>
        <w:rPr>
          <w:sz w:val="18"/>
          <w:szCs w:val="18"/>
        </w:rPr>
      </w:pPr>
    </w:p>
    <w:p w14:paraId="2F1826E5" w14:textId="77777777" w:rsidR="007A1099" w:rsidRDefault="007A1099" w:rsidP="007A1099">
      <w:pPr>
        <w:spacing w:afterLines="50" w:after="120"/>
        <w:ind w:left="720"/>
        <w:jc w:val="center"/>
        <w:rPr>
          <w:sz w:val="18"/>
          <w:szCs w:val="18"/>
        </w:rPr>
      </w:pPr>
    </w:p>
    <w:p w14:paraId="2F5FC4E6" w14:textId="77777777" w:rsidR="007A1099" w:rsidRDefault="007A1099" w:rsidP="007A1099">
      <w:pPr>
        <w:spacing w:afterLines="50" w:after="120"/>
        <w:ind w:left="720"/>
        <w:jc w:val="center"/>
        <w:rPr>
          <w:sz w:val="18"/>
          <w:szCs w:val="18"/>
        </w:rPr>
      </w:pPr>
    </w:p>
    <w:p w14:paraId="651F27D8" w14:textId="77777777" w:rsidR="007A1099" w:rsidRDefault="007A1099" w:rsidP="007A1099">
      <w:pPr>
        <w:spacing w:afterLines="50" w:after="120"/>
        <w:ind w:left="720"/>
        <w:jc w:val="center"/>
        <w:rPr>
          <w:sz w:val="18"/>
          <w:szCs w:val="18"/>
        </w:rPr>
      </w:pPr>
    </w:p>
    <w:p w14:paraId="17257ED8" w14:textId="77777777" w:rsidR="007A1099" w:rsidRDefault="007A1099" w:rsidP="007A1099">
      <w:pPr>
        <w:spacing w:afterLines="50" w:after="120"/>
        <w:ind w:left="720"/>
        <w:jc w:val="center"/>
        <w:rPr>
          <w:sz w:val="18"/>
          <w:szCs w:val="18"/>
        </w:rPr>
      </w:pPr>
    </w:p>
    <w:p w14:paraId="091F7EF5" w14:textId="77777777" w:rsidR="00D63202" w:rsidRPr="00460767" w:rsidRDefault="00000000" w:rsidP="00825FF1">
      <w:pPr>
        <w:pStyle w:val="2"/>
        <w:spacing w:before="240" w:after="120"/>
      </w:pPr>
      <w:bookmarkStart w:id="128" w:name="_Toc219053980"/>
      <w:bookmarkStart w:id="129" w:name="_Toc219060392"/>
      <w:bookmarkStart w:id="130" w:name="_Toc219071383"/>
      <w:bookmarkStart w:id="131" w:name="_Toc219932840"/>
      <w:r w:rsidRPr="00460767">
        <w:rPr>
          <w:rFonts w:hint="eastAsia"/>
        </w:rPr>
        <w:lastRenderedPageBreak/>
        <w:t>3.2</w:t>
      </w:r>
      <w:r w:rsidRPr="00460767">
        <w:t xml:space="preserve"> </w:t>
      </w:r>
      <w:r w:rsidRPr="00460767">
        <w:rPr>
          <w:rFonts w:hint="eastAsia"/>
        </w:rPr>
        <w:t>系统主要运行流程</w:t>
      </w:r>
      <w:bookmarkEnd w:id="128"/>
      <w:bookmarkEnd w:id="129"/>
      <w:bookmarkEnd w:id="130"/>
      <w:bookmarkEnd w:id="131"/>
    </w:p>
    <w:p w14:paraId="53F7A717" w14:textId="77777777" w:rsidR="007A1099" w:rsidRDefault="004B1BDF" w:rsidP="00460767">
      <w:pPr>
        <w:jc w:val="center"/>
        <w:rPr>
          <w:rFonts w:ascii="宋体" w:hAnsi="宋体"/>
          <w:sz w:val="18"/>
          <w:szCs w:val="18"/>
        </w:rPr>
      </w:pPr>
      <w:r>
        <w:rPr>
          <w:noProof/>
        </w:rPr>
        <w:drawing>
          <wp:inline distT="0" distB="0" distL="0" distR="0" wp14:anchorId="5ABB8E6A" wp14:editId="0ACEDEF1">
            <wp:extent cx="3832860" cy="5021580"/>
            <wp:effectExtent l="0" t="0" r="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832860" cy="5021580"/>
                    </a:xfrm>
                    <a:prstGeom prst="rect">
                      <a:avLst/>
                    </a:prstGeom>
                    <a:noFill/>
                    <a:ln>
                      <a:noFill/>
                    </a:ln>
                  </pic:spPr>
                </pic:pic>
              </a:graphicData>
            </a:graphic>
          </wp:inline>
        </w:drawing>
      </w:r>
    </w:p>
    <w:p w14:paraId="404930EE" w14:textId="1897098E" w:rsidR="00C2465C" w:rsidRPr="00825FF1" w:rsidRDefault="004B1BDF" w:rsidP="00825FF1">
      <w:pPr>
        <w:spacing w:afterLines="50" w:after="120"/>
        <w:jc w:val="center"/>
        <w:rPr>
          <w:rFonts w:hint="eastAsia"/>
          <w:sz w:val="18"/>
          <w:szCs w:val="18"/>
        </w:rPr>
      </w:pPr>
      <w:r>
        <w:rPr>
          <w:rFonts w:ascii="宋体" w:hAnsi="宋体" w:hint="eastAsia"/>
          <w:sz w:val="18"/>
          <w:szCs w:val="18"/>
        </w:rPr>
        <w:t xml:space="preserve">图3.2—1  </w:t>
      </w:r>
      <w:r>
        <w:rPr>
          <w:rFonts w:hint="eastAsia"/>
          <w:sz w:val="18"/>
          <w:szCs w:val="18"/>
        </w:rPr>
        <w:t>系统主要运行流程</w:t>
      </w:r>
      <w:bookmarkStart w:id="132" w:name="_Toc219060393"/>
      <w:bookmarkStart w:id="133" w:name="_Toc219071384"/>
      <w:bookmarkStart w:id="134" w:name="_Toc219053981"/>
    </w:p>
    <w:p w14:paraId="008D6747" w14:textId="193B0ABA" w:rsidR="00C2465C" w:rsidRPr="007A1099" w:rsidRDefault="00000000" w:rsidP="00825FF1">
      <w:pPr>
        <w:pStyle w:val="3"/>
        <w:ind w:firstLine="482"/>
      </w:pPr>
      <w:bookmarkStart w:id="135" w:name="_Toc219932841"/>
      <w:r w:rsidRPr="00460767">
        <w:rPr>
          <w:rFonts w:hint="eastAsia"/>
        </w:rPr>
        <w:t>3</w:t>
      </w:r>
      <w:r w:rsidRPr="00460767">
        <w:t>.</w:t>
      </w:r>
      <w:r w:rsidRPr="00460767">
        <w:rPr>
          <w:rFonts w:hint="eastAsia"/>
        </w:rPr>
        <w:t>2</w:t>
      </w:r>
      <w:r w:rsidRPr="00460767">
        <w:t xml:space="preserve">.1 </w:t>
      </w:r>
      <w:r w:rsidRPr="00460767">
        <w:t>训练分析工作台操作流程</w:t>
      </w:r>
      <w:bookmarkStart w:id="136" w:name="_Toc219071385"/>
      <w:bookmarkEnd w:id="132"/>
      <w:bookmarkEnd w:id="133"/>
      <w:bookmarkEnd w:id="134"/>
      <w:bookmarkEnd w:id="135"/>
    </w:p>
    <w:p w14:paraId="4BBFCEC8" w14:textId="77777777" w:rsidR="00D63202" w:rsidRPr="00460767" w:rsidRDefault="00000000" w:rsidP="00825FF1">
      <w:pPr>
        <w:pStyle w:val="4"/>
        <w:ind w:firstLine="422"/>
      </w:pPr>
      <w:bookmarkStart w:id="137" w:name="_Toc219932842"/>
      <w:r w:rsidRPr="00460767">
        <w:rPr>
          <w:rFonts w:hint="eastAsia"/>
        </w:rPr>
        <w:t>3</w:t>
      </w:r>
      <w:r w:rsidRPr="00460767">
        <w:t>.</w:t>
      </w:r>
      <w:r w:rsidRPr="00460767">
        <w:rPr>
          <w:rFonts w:hint="eastAsia"/>
        </w:rPr>
        <w:t>2</w:t>
      </w:r>
      <w:r w:rsidRPr="00460767">
        <w:t xml:space="preserve">.1.1 </w:t>
      </w:r>
      <w:r w:rsidRPr="00460767">
        <w:t>基础操作流程</w:t>
      </w:r>
      <w:bookmarkEnd w:id="136"/>
      <w:bookmarkEnd w:id="137"/>
    </w:p>
    <w:p w14:paraId="186CAD25" w14:textId="77777777" w:rsidR="00D63202" w:rsidRDefault="00000000" w:rsidP="007A1099">
      <w:pPr>
        <w:spacing w:line="400" w:lineRule="exact"/>
        <w:ind w:firstLineChars="200" w:firstLine="422"/>
        <w:rPr>
          <w:rFonts w:ascii="宋体" w:hAnsi="宋体"/>
        </w:rPr>
      </w:pPr>
      <w:r>
        <w:rPr>
          <w:rFonts w:ascii="宋体" w:hAnsi="宋体"/>
          <w:b/>
          <w:bCs/>
        </w:rPr>
        <w:t>1. 视频导入流程</w:t>
      </w:r>
    </w:p>
    <w:p w14:paraId="1C3B2542" w14:textId="77777777" w:rsidR="00D63202" w:rsidRDefault="00000000" w:rsidP="007A1099">
      <w:pPr>
        <w:spacing w:line="400" w:lineRule="exact"/>
        <w:ind w:firstLine="200"/>
        <w:rPr>
          <w:rFonts w:ascii="宋体" w:hAnsi="宋体"/>
        </w:rPr>
      </w:pPr>
      <w:r>
        <w:rPr>
          <w:rFonts w:ascii="宋体" w:hAnsi="宋体" w:hint="eastAsia"/>
        </w:rPr>
        <w:t>点击"导入视频"按钮 → 选择视频文件 → 系统加载视频到输入播放器 → 显示视频信息</w:t>
      </w:r>
    </w:p>
    <w:p w14:paraId="24110D06" w14:textId="77777777" w:rsidR="00D63202" w:rsidRDefault="00000000" w:rsidP="007A1099">
      <w:pPr>
        <w:numPr>
          <w:ilvl w:val="0"/>
          <w:numId w:val="69"/>
        </w:numPr>
        <w:tabs>
          <w:tab w:val="left" w:pos="720"/>
        </w:tabs>
        <w:spacing w:line="400" w:lineRule="exact"/>
        <w:ind w:firstLineChars="200" w:firstLine="420"/>
        <w:rPr>
          <w:rFonts w:ascii="宋体" w:hAnsi="宋体"/>
        </w:rPr>
      </w:pPr>
      <w:r>
        <w:rPr>
          <w:rFonts w:ascii="宋体" w:hAnsi="宋体"/>
        </w:rPr>
        <w:t>支持拖拽上传视频文件到界面</w:t>
      </w:r>
    </w:p>
    <w:p w14:paraId="3D2D73ED" w14:textId="77777777" w:rsidR="00D63202" w:rsidRDefault="00000000" w:rsidP="007A1099">
      <w:pPr>
        <w:numPr>
          <w:ilvl w:val="0"/>
          <w:numId w:val="69"/>
        </w:numPr>
        <w:tabs>
          <w:tab w:val="left" w:pos="720"/>
        </w:tabs>
        <w:spacing w:line="400" w:lineRule="exact"/>
        <w:ind w:firstLineChars="200" w:firstLine="420"/>
        <w:rPr>
          <w:rFonts w:ascii="宋体" w:hAnsi="宋体"/>
        </w:rPr>
      </w:pPr>
      <w:r>
        <w:rPr>
          <w:rFonts w:ascii="宋体" w:hAnsi="宋体"/>
        </w:rPr>
        <w:t>支持批量导入视频文件夹</w:t>
      </w:r>
    </w:p>
    <w:p w14:paraId="13C50F49" w14:textId="77777777" w:rsidR="00D63202" w:rsidRDefault="00000000" w:rsidP="007A1099">
      <w:pPr>
        <w:numPr>
          <w:ilvl w:val="0"/>
          <w:numId w:val="69"/>
        </w:numPr>
        <w:tabs>
          <w:tab w:val="left" w:pos="720"/>
        </w:tabs>
        <w:spacing w:line="400" w:lineRule="exact"/>
        <w:ind w:firstLineChars="200" w:firstLine="420"/>
        <w:rPr>
          <w:rFonts w:ascii="宋体" w:hAnsi="宋体"/>
        </w:rPr>
      </w:pPr>
      <w:r>
        <w:rPr>
          <w:rFonts w:ascii="宋体" w:hAnsi="宋体"/>
        </w:rPr>
        <w:t>支持MP4、AVI、MOV等主流格式</w:t>
      </w:r>
    </w:p>
    <w:p w14:paraId="09E8223D" w14:textId="77777777" w:rsidR="00D63202" w:rsidRDefault="00000000" w:rsidP="007A1099">
      <w:pPr>
        <w:numPr>
          <w:ilvl w:val="0"/>
          <w:numId w:val="69"/>
        </w:numPr>
        <w:tabs>
          <w:tab w:val="left" w:pos="720"/>
        </w:tabs>
        <w:spacing w:line="400" w:lineRule="exact"/>
        <w:ind w:firstLineChars="200" w:firstLine="420"/>
        <w:rPr>
          <w:rFonts w:ascii="宋体" w:hAnsi="宋体"/>
        </w:rPr>
      </w:pPr>
      <w:r>
        <w:rPr>
          <w:rFonts w:ascii="宋体" w:hAnsi="宋体"/>
        </w:rPr>
        <w:t>自动识别视频分辨率、帧率、时长等元数据</w:t>
      </w:r>
    </w:p>
    <w:p w14:paraId="297632E9" w14:textId="77777777" w:rsidR="00D63202" w:rsidRDefault="00000000" w:rsidP="007A1099">
      <w:pPr>
        <w:spacing w:line="400" w:lineRule="exact"/>
        <w:ind w:firstLineChars="200" w:firstLine="422"/>
        <w:rPr>
          <w:rFonts w:ascii="宋体" w:hAnsi="宋体"/>
        </w:rPr>
      </w:pPr>
      <w:r>
        <w:rPr>
          <w:rFonts w:ascii="宋体" w:hAnsi="宋体"/>
          <w:b/>
          <w:bCs/>
        </w:rPr>
        <w:t>2. 参数配置流程</w:t>
      </w:r>
    </w:p>
    <w:p w14:paraId="368BE9B0" w14:textId="77777777" w:rsidR="00D63202" w:rsidRDefault="00000000" w:rsidP="007A1099">
      <w:pPr>
        <w:spacing w:line="400" w:lineRule="exact"/>
        <w:ind w:firstLineChars="200" w:firstLine="420"/>
        <w:rPr>
          <w:rFonts w:ascii="宋体" w:hAnsi="宋体"/>
        </w:rPr>
      </w:pPr>
      <w:r>
        <w:rPr>
          <w:rFonts w:ascii="宋体" w:hAnsi="宋体" w:hint="eastAsia"/>
        </w:rPr>
        <w:t>打开"参数"标签页 → 调整视频处理参数 → 调整模型参数 → 调整检测参数 → 参数自动验证</w:t>
      </w:r>
    </w:p>
    <w:p w14:paraId="3090E4FF" w14:textId="77777777" w:rsidR="00D63202" w:rsidRDefault="00000000" w:rsidP="007A1099">
      <w:pPr>
        <w:numPr>
          <w:ilvl w:val="0"/>
          <w:numId w:val="70"/>
        </w:numPr>
        <w:tabs>
          <w:tab w:val="left" w:pos="720"/>
        </w:tabs>
        <w:spacing w:line="400" w:lineRule="exact"/>
        <w:ind w:firstLine="200"/>
        <w:rPr>
          <w:rFonts w:ascii="宋体" w:hAnsi="宋体"/>
        </w:rPr>
      </w:pPr>
      <w:r>
        <w:rPr>
          <w:rFonts w:ascii="宋体" w:hAnsi="宋体"/>
        </w:rPr>
        <w:t>视频处理参数：视频路径、输出目录、计算设备、Pose模型、球场/球网检测开关</w:t>
      </w:r>
    </w:p>
    <w:p w14:paraId="41ADDF3B" w14:textId="77777777" w:rsidR="00D63202" w:rsidRDefault="00000000" w:rsidP="007A1099">
      <w:pPr>
        <w:numPr>
          <w:ilvl w:val="0"/>
          <w:numId w:val="70"/>
        </w:numPr>
        <w:tabs>
          <w:tab w:val="left" w:pos="720"/>
        </w:tabs>
        <w:spacing w:line="400" w:lineRule="exact"/>
        <w:ind w:firstLine="200"/>
        <w:rPr>
          <w:rFonts w:ascii="宋体" w:hAnsi="宋体"/>
        </w:rPr>
      </w:pPr>
      <w:r>
        <w:rPr>
          <w:rFonts w:ascii="宋体" w:hAnsi="宋体"/>
        </w:rPr>
        <w:t>模型参数：</w:t>
      </w:r>
      <w:proofErr w:type="spellStart"/>
      <w:r>
        <w:rPr>
          <w:rFonts w:ascii="宋体" w:hAnsi="宋体"/>
        </w:rPr>
        <w:t>TrackNet</w:t>
      </w:r>
      <w:proofErr w:type="spellEnd"/>
      <w:r>
        <w:rPr>
          <w:rFonts w:ascii="宋体" w:hAnsi="宋体"/>
        </w:rPr>
        <w:t>权重路径、球场模型路径、球网模型路径</w:t>
      </w:r>
    </w:p>
    <w:p w14:paraId="4659B70B" w14:textId="77777777" w:rsidR="00D63202" w:rsidRDefault="00000000" w:rsidP="007A1099">
      <w:pPr>
        <w:numPr>
          <w:ilvl w:val="0"/>
          <w:numId w:val="70"/>
        </w:numPr>
        <w:tabs>
          <w:tab w:val="left" w:pos="720"/>
        </w:tabs>
        <w:spacing w:line="400" w:lineRule="exact"/>
        <w:ind w:firstLine="200"/>
        <w:rPr>
          <w:rFonts w:ascii="宋体" w:hAnsi="宋体"/>
        </w:rPr>
      </w:pPr>
      <w:r>
        <w:rPr>
          <w:rFonts w:ascii="宋体" w:hAnsi="宋体"/>
        </w:rPr>
        <w:t>检测参数：输入帧数、检测阈值、轨迹长度、球场检测间隔、预览抽样间隔、合成预览</w:t>
      </w:r>
      <w:r>
        <w:rPr>
          <w:rFonts w:ascii="宋体" w:hAnsi="宋体"/>
        </w:rPr>
        <w:lastRenderedPageBreak/>
        <w:t>抽样</w:t>
      </w:r>
    </w:p>
    <w:p w14:paraId="7AD00E50" w14:textId="77777777" w:rsidR="00D63202" w:rsidRDefault="00000000" w:rsidP="007A1099">
      <w:pPr>
        <w:spacing w:line="400" w:lineRule="exact"/>
        <w:ind w:firstLineChars="200" w:firstLine="422"/>
        <w:rPr>
          <w:rFonts w:ascii="宋体" w:hAnsi="宋体"/>
        </w:rPr>
      </w:pPr>
      <w:r>
        <w:rPr>
          <w:rFonts w:ascii="宋体" w:hAnsi="宋体"/>
          <w:b/>
          <w:bCs/>
        </w:rPr>
        <w:t>3. 视频分析流程</w:t>
      </w:r>
    </w:p>
    <w:p w14:paraId="1AC213CB" w14:textId="77777777" w:rsidR="00D63202" w:rsidRDefault="00000000" w:rsidP="007A1099">
      <w:pPr>
        <w:spacing w:line="400" w:lineRule="exact"/>
        <w:ind w:firstLineChars="200" w:firstLine="420"/>
        <w:rPr>
          <w:rFonts w:ascii="宋体" w:hAnsi="宋体"/>
        </w:rPr>
      </w:pPr>
      <w:r>
        <w:rPr>
          <w:rFonts w:ascii="宋体" w:hAnsi="宋体" w:hint="eastAsia"/>
        </w:rPr>
        <w:t>点击"开始训练分析"按钮 → 系统启动</w:t>
      </w:r>
      <w:proofErr w:type="spellStart"/>
      <w:r>
        <w:rPr>
          <w:rFonts w:ascii="宋体" w:hAnsi="宋体" w:hint="eastAsia"/>
        </w:rPr>
        <w:t>WorkerThread</w:t>
      </w:r>
      <w:proofErr w:type="spellEnd"/>
      <w:r>
        <w:rPr>
          <w:rFonts w:ascii="宋体" w:hAnsi="宋体" w:hint="eastAsia"/>
        </w:rPr>
        <w:t xml:space="preserve"> → 按步骤流执行处理 → 实时显示进度和日志 → 处理完成自动加载结果</w:t>
      </w:r>
    </w:p>
    <w:p w14:paraId="227E089F" w14:textId="77777777" w:rsidR="00D63202" w:rsidRDefault="00000000" w:rsidP="007A1099">
      <w:pPr>
        <w:numPr>
          <w:ilvl w:val="0"/>
          <w:numId w:val="71"/>
        </w:numPr>
        <w:tabs>
          <w:tab w:val="left" w:pos="720"/>
        </w:tabs>
        <w:spacing w:line="400" w:lineRule="exact"/>
        <w:ind w:firstLine="200"/>
        <w:rPr>
          <w:rFonts w:ascii="宋体" w:hAnsi="宋体"/>
        </w:rPr>
      </w:pPr>
      <w:r>
        <w:rPr>
          <w:rFonts w:ascii="宋体" w:hAnsi="宋体"/>
        </w:rPr>
        <w:t>步骤0：球场和球网检测（每N帧检测一次）</w:t>
      </w:r>
    </w:p>
    <w:p w14:paraId="581D863D" w14:textId="77777777" w:rsidR="00D63202" w:rsidRDefault="00000000" w:rsidP="007A1099">
      <w:pPr>
        <w:numPr>
          <w:ilvl w:val="0"/>
          <w:numId w:val="71"/>
        </w:numPr>
        <w:tabs>
          <w:tab w:val="left" w:pos="720"/>
        </w:tabs>
        <w:spacing w:line="400" w:lineRule="exact"/>
        <w:ind w:firstLine="200"/>
        <w:rPr>
          <w:rFonts w:ascii="宋体" w:hAnsi="宋体"/>
        </w:rPr>
      </w:pPr>
      <w:r>
        <w:rPr>
          <w:rFonts w:ascii="宋体" w:hAnsi="宋体"/>
        </w:rPr>
        <w:t>步骤1：TrackNetV3羽毛球检测</w:t>
      </w:r>
    </w:p>
    <w:p w14:paraId="7FB3C120" w14:textId="77777777" w:rsidR="00D63202" w:rsidRDefault="00000000" w:rsidP="007A1099">
      <w:pPr>
        <w:numPr>
          <w:ilvl w:val="0"/>
          <w:numId w:val="71"/>
        </w:numPr>
        <w:tabs>
          <w:tab w:val="left" w:pos="720"/>
        </w:tabs>
        <w:spacing w:line="400" w:lineRule="exact"/>
        <w:ind w:firstLine="200"/>
        <w:rPr>
          <w:rFonts w:ascii="宋体" w:hAnsi="宋体"/>
        </w:rPr>
      </w:pPr>
      <w:r>
        <w:rPr>
          <w:rFonts w:ascii="宋体" w:hAnsi="宋体"/>
        </w:rPr>
        <w:t>步骤2：</w:t>
      </w:r>
      <w:proofErr w:type="spellStart"/>
      <w:r>
        <w:rPr>
          <w:rFonts w:ascii="宋体" w:hAnsi="宋体"/>
        </w:rPr>
        <w:t>MMPose</w:t>
      </w:r>
      <w:proofErr w:type="spellEnd"/>
      <w:r>
        <w:rPr>
          <w:rFonts w:ascii="宋体" w:hAnsi="宋体"/>
        </w:rPr>
        <w:t>姿态检测</w:t>
      </w:r>
    </w:p>
    <w:p w14:paraId="2E04E934" w14:textId="77777777" w:rsidR="00D63202" w:rsidRDefault="00000000" w:rsidP="007A1099">
      <w:pPr>
        <w:numPr>
          <w:ilvl w:val="0"/>
          <w:numId w:val="71"/>
        </w:numPr>
        <w:tabs>
          <w:tab w:val="left" w:pos="720"/>
        </w:tabs>
        <w:spacing w:line="400" w:lineRule="exact"/>
        <w:ind w:firstLine="200"/>
        <w:rPr>
          <w:rFonts w:ascii="宋体" w:hAnsi="宋体"/>
        </w:rPr>
      </w:pPr>
      <w:r>
        <w:rPr>
          <w:rFonts w:ascii="宋体" w:hAnsi="宋体"/>
        </w:rPr>
        <w:t>步骤2.5：击球事件检测</w:t>
      </w:r>
    </w:p>
    <w:p w14:paraId="0D733E0B" w14:textId="77777777" w:rsidR="00D63202" w:rsidRDefault="00000000" w:rsidP="007A1099">
      <w:pPr>
        <w:numPr>
          <w:ilvl w:val="0"/>
          <w:numId w:val="71"/>
        </w:numPr>
        <w:tabs>
          <w:tab w:val="left" w:pos="720"/>
        </w:tabs>
        <w:spacing w:line="400" w:lineRule="exact"/>
        <w:ind w:firstLine="200"/>
        <w:rPr>
          <w:rFonts w:ascii="宋体" w:hAnsi="宋体"/>
        </w:rPr>
      </w:pPr>
      <w:r>
        <w:rPr>
          <w:rFonts w:ascii="宋体" w:hAnsi="宋体"/>
        </w:rPr>
        <w:t>步骤2.6：击球类型分类</w:t>
      </w:r>
    </w:p>
    <w:p w14:paraId="191FF0C8" w14:textId="77777777" w:rsidR="00D63202" w:rsidRDefault="00000000" w:rsidP="007A1099">
      <w:pPr>
        <w:numPr>
          <w:ilvl w:val="0"/>
          <w:numId w:val="71"/>
        </w:numPr>
        <w:tabs>
          <w:tab w:val="left" w:pos="720"/>
        </w:tabs>
        <w:spacing w:line="400" w:lineRule="exact"/>
        <w:ind w:firstLine="200"/>
        <w:rPr>
          <w:rFonts w:ascii="宋体" w:hAnsi="宋体"/>
        </w:rPr>
      </w:pPr>
      <w:r>
        <w:rPr>
          <w:rFonts w:ascii="宋体" w:hAnsi="宋体"/>
        </w:rPr>
        <w:t>步骤3：合成可视化视频</w:t>
      </w:r>
    </w:p>
    <w:p w14:paraId="7964F8C0" w14:textId="77777777" w:rsidR="00D63202" w:rsidRDefault="00000000" w:rsidP="007A1099">
      <w:pPr>
        <w:numPr>
          <w:ilvl w:val="0"/>
          <w:numId w:val="71"/>
        </w:numPr>
        <w:tabs>
          <w:tab w:val="left" w:pos="720"/>
        </w:tabs>
        <w:spacing w:line="400" w:lineRule="exact"/>
        <w:ind w:firstLine="200"/>
        <w:rPr>
          <w:rFonts w:ascii="宋体" w:hAnsi="宋体"/>
        </w:rPr>
      </w:pPr>
      <w:r>
        <w:rPr>
          <w:rFonts w:ascii="宋体" w:hAnsi="宋体"/>
        </w:rPr>
        <w:t>步骤4：导出CSV数据</w:t>
      </w:r>
    </w:p>
    <w:p w14:paraId="31A7E49F" w14:textId="77777777" w:rsidR="00D63202" w:rsidRDefault="00000000" w:rsidP="007A1099">
      <w:pPr>
        <w:numPr>
          <w:ilvl w:val="0"/>
          <w:numId w:val="71"/>
        </w:numPr>
        <w:tabs>
          <w:tab w:val="left" w:pos="720"/>
        </w:tabs>
        <w:spacing w:line="400" w:lineRule="exact"/>
        <w:ind w:firstLine="200"/>
        <w:rPr>
          <w:rFonts w:ascii="宋体" w:hAnsi="宋体"/>
        </w:rPr>
      </w:pPr>
      <w:r>
        <w:rPr>
          <w:rFonts w:ascii="宋体" w:hAnsi="宋体"/>
        </w:rPr>
        <w:t>支持随时点击"停止"按钮中断处理</w:t>
      </w:r>
    </w:p>
    <w:p w14:paraId="10FA7FCE" w14:textId="77777777" w:rsidR="00D63202" w:rsidRDefault="00000000" w:rsidP="007A1099">
      <w:pPr>
        <w:spacing w:line="400" w:lineRule="exact"/>
        <w:ind w:firstLineChars="200" w:firstLine="422"/>
        <w:rPr>
          <w:rFonts w:ascii="宋体" w:hAnsi="宋体"/>
        </w:rPr>
      </w:pPr>
      <w:r>
        <w:rPr>
          <w:rFonts w:ascii="宋体" w:hAnsi="宋体"/>
          <w:b/>
          <w:bCs/>
        </w:rPr>
        <w:t>4. 结果查看流程</w:t>
      </w:r>
    </w:p>
    <w:p w14:paraId="7505C5B8" w14:textId="77777777" w:rsidR="00D63202" w:rsidRDefault="00000000" w:rsidP="007A1099">
      <w:pPr>
        <w:spacing w:line="400" w:lineRule="exact"/>
        <w:ind w:firstLineChars="200" w:firstLine="420"/>
        <w:rPr>
          <w:rFonts w:ascii="宋体" w:hAnsi="宋体"/>
        </w:rPr>
      </w:pPr>
      <w:r>
        <w:rPr>
          <w:rFonts w:ascii="宋体" w:hAnsi="宋体" w:hint="eastAsia"/>
        </w:rPr>
        <w:t>处理完成 → 切换视频播放器标签页 → 查看输入/预览/输出视频 → 切换数据分析标签页 → 查看各类数据图表</w:t>
      </w:r>
    </w:p>
    <w:p w14:paraId="797F1369" w14:textId="77777777" w:rsidR="00D63202" w:rsidRDefault="00000000" w:rsidP="007A1099">
      <w:pPr>
        <w:numPr>
          <w:ilvl w:val="0"/>
          <w:numId w:val="72"/>
        </w:numPr>
        <w:tabs>
          <w:tab w:val="left" w:pos="720"/>
        </w:tabs>
        <w:spacing w:line="400" w:lineRule="exact"/>
        <w:ind w:firstLine="200"/>
      </w:pPr>
      <w:r>
        <w:t>输入视频：查看原始比赛视频</w:t>
      </w:r>
    </w:p>
    <w:p w14:paraId="1B188ED2" w14:textId="77777777" w:rsidR="00D63202" w:rsidRDefault="00000000" w:rsidP="007A1099">
      <w:pPr>
        <w:numPr>
          <w:ilvl w:val="0"/>
          <w:numId w:val="72"/>
        </w:numPr>
        <w:tabs>
          <w:tab w:val="left" w:pos="720"/>
        </w:tabs>
        <w:spacing w:line="400" w:lineRule="exact"/>
        <w:ind w:firstLine="200"/>
      </w:pPr>
      <w:r>
        <w:t>检测预览：查看处理过程中的中间结果</w:t>
      </w:r>
    </w:p>
    <w:p w14:paraId="182BC284" w14:textId="77777777" w:rsidR="00D63202" w:rsidRDefault="00000000" w:rsidP="007A1099">
      <w:pPr>
        <w:numPr>
          <w:ilvl w:val="0"/>
          <w:numId w:val="72"/>
        </w:numPr>
        <w:tabs>
          <w:tab w:val="left" w:pos="720"/>
        </w:tabs>
        <w:spacing w:line="400" w:lineRule="exact"/>
        <w:ind w:firstLine="200"/>
      </w:pPr>
      <w:r>
        <w:t>输出视频：查看最终合成可视化结果</w:t>
      </w:r>
    </w:p>
    <w:p w14:paraId="61D20C94" w14:textId="77777777" w:rsidR="00D63202" w:rsidRDefault="00000000" w:rsidP="007A1099">
      <w:pPr>
        <w:numPr>
          <w:ilvl w:val="0"/>
          <w:numId w:val="72"/>
        </w:numPr>
        <w:tabs>
          <w:tab w:val="left" w:pos="720"/>
        </w:tabs>
        <w:spacing w:line="400" w:lineRule="exact"/>
        <w:ind w:firstLine="200"/>
      </w:pPr>
      <w:r>
        <w:t>对比模式：同步对比输入和输出视频</w:t>
      </w:r>
    </w:p>
    <w:p w14:paraId="523986AC" w14:textId="77777777" w:rsidR="00D63202" w:rsidRDefault="00000000" w:rsidP="007A1099">
      <w:pPr>
        <w:numPr>
          <w:ilvl w:val="0"/>
          <w:numId w:val="72"/>
        </w:numPr>
        <w:tabs>
          <w:tab w:val="left" w:pos="720"/>
        </w:tabs>
        <w:spacing w:line="400" w:lineRule="exact"/>
        <w:ind w:firstLine="200"/>
      </w:pPr>
      <w:r>
        <w:t>概览：查看关键指标和综合统计</w:t>
      </w:r>
    </w:p>
    <w:p w14:paraId="03F04676" w14:textId="77777777" w:rsidR="00D63202" w:rsidRDefault="00000000" w:rsidP="007A1099">
      <w:pPr>
        <w:numPr>
          <w:ilvl w:val="0"/>
          <w:numId w:val="72"/>
        </w:numPr>
        <w:tabs>
          <w:tab w:val="left" w:pos="720"/>
        </w:tabs>
        <w:spacing w:line="400" w:lineRule="exact"/>
        <w:ind w:firstLine="200"/>
      </w:pPr>
      <w:r>
        <w:t>击球事件：查看击球事件表格和筛选功能</w:t>
      </w:r>
    </w:p>
    <w:p w14:paraId="33CBC568" w14:textId="77777777" w:rsidR="00D63202" w:rsidRDefault="00000000" w:rsidP="007A1099">
      <w:pPr>
        <w:numPr>
          <w:ilvl w:val="0"/>
          <w:numId w:val="72"/>
        </w:numPr>
        <w:tabs>
          <w:tab w:val="left" w:pos="720"/>
        </w:tabs>
        <w:spacing w:line="400" w:lineRule="exact"/>
        <w:ind w:firstLine="200"/>
      </w:pPr>
      <w:r>
        <w:t>CSV</w:t>
      </w:r>
      <w:r>
        <w:t>数据：查看原始数据表格</w:t>
      </w:r>
    </w:p>
    <w:p w14:paraId="2B60E486" w14:textId="77777777" w:rsidR="00D63202" w:rsidRDefault="00000000" w:rsidP="007A1099">
      <w:pPr>
        <w:numPr>
          <w:ilvl w:val="0"/>
          <w:numId w:val="72"/>
        </w:numPr>
        <w:tabs>
          <w:tab w:val="left" w:pos="720"/>
        </w:tabs>
        <w:spacing w:line="400" w:lineRule="exact"/>
        <w:ind w:firstLine="200"/>
      </w:pPr>
      <w:r>
        <w:t>球速曲线：查看球速随时间变化曲线</w:t>
      </w:r>
    </w:p>
    <w:p w14:paraId="3F2BB5EE" w14:textId="77777777" w:rsidR="00D63202" w:rsidRDefault="00000000" w:rsidP="007A1099">
      <w:pPr>
        <w:numPr>
          <w:ilvl w:val="0"/>
          <w:numId w:val="72"/>
        </w:numPr>
        <w:tabs>
          <w:tab w:val="left" w:pos="720"/>
        </w:tabs>
        <w:spacing w:line="400" w:lineRule="exact"/>
        <w:ind w:firstLine="200"/>
      </w:pPr>
      <w:r>
        <w:t>球高度：查看球在画面中的高度变化</w:t>
      </w:r>
    </w:p>
    <w:p w14:paraId="0AEF4FB8" w14:textId="77777777" w:rsidR="00D63202" w:rsidRDefault="00000000" w:rsidP="007A1099">
      <w:pPr>
        <w:numPr>
          <w:ilvl w:val="0"/>
          <w:numId w:val="72"/>
        </w:numPr>
        <w:tabs>
          <w:tab w:val="left" w:pos="720"/>
        </w:tabs>
        <w:spacing w:line="400" w:lineRule="exact"/>
        <w:ind w:firstLine="200"/>
      </w:pPr>
      <w:r>
        <w:t>累计击球数：查看击球次数累计曲线</w:t>
      </w:r>
    </w:p>
    <w:p w14:paraId="19D1FAAC" w14:textId="77777777" w:rsidR="00D63202" w:rsidRDefault="00000000" w:rsidP="007A1099">
      <w:pPr>
        <w:numPr>
          <w:ilvl w:val="0"/>
          <w:numId w:val="72"/>
        </w:numPr>
        <w:tabs>
          <w:tab w:val="left" w:pos="720"/>
        </w:tabs>
        <w:spacing w:line="400" w:lineRule="exact"/>
        <w:ind w:firstLine="200"/>
      </w:pPr>
      <w:r>
        <w:t>分布：查看各种统计分布图</w:t>
      </w:r>
    </w:p>
    <w:p w14:paraId="278A4E23" w14:textId="77777777" w:rsidR="00D63202" w:rsidRDefault="00000000" w:rsidP="007A1099">
      <w:pPr>
        <w:numPr>
          <w:ilvl w:val="0"/>
          <w:numId w:val="72"/>
        </w:numPr>
        <w:tabs>
          <w:tab w:val="left" w:pos="720"/>
        </w:tabs>
        <w:spacing w:line="400" w:lineRule="exact"/>
        <w:ind w:firstLine="200"/>
      </w:pPr>
      <w:r>
        <w:t>选手：查看选手位置覆盖图、间距曲线、速度曲线</w:t>
      </w:r>
    </w:p>
    <w:p w14:paraId="7FE44A49" w14:textId="77777777" w:rsidR="00D63202" w:rsidRDefault="00000000" w:rsidP="007A1099">
      <w:pPr>
        <w:spacing w:line="400" w:lineRule="exact"/>
        <w:ind w:firstLineChars="200" w:firstLine="422"/>
      </w:pPr>
      <w:r>
        <w:rPr>
          <w:b/>
          <w:bCs/>
        </w:rPr>
        <w:t xml:space="preserve">5. </w:t>
      </w:r>
      <w:r>
        <w:rPr>
          <w:b/>
          <w:bCs/>
        </w:rPr>
        <w:t>历史结果加载流程</w:t>
      </w:r>
    </w:p>
    <w:p w14:paraId="7402CDD9" w14:textId="77777777" w:rsidR="00D63202" w:rsidRDefault="00000000" w:rsidP="007A1099">
      <w:pPr>
        <w:spacing w:line="400" w:lineRule="exact"/>
        <w:ind w:firstLineChars="200" w:firstLine="420"/>
      </w:pPr>
      <w:r>
        <w:rPr>
          <w:rFonts w:hint="eastAsia"/>
        </w:rPr>
        <w:t>在结果浏览面板选择结果集</w:t>
      </w:r>
      <w:r>
        <w:rPr>
          <w:rFonts w:hint="eastAsia"/>
        </w:rPr>
        <w:t xml:space="preserve"> </w:t>
      </w:r>
      <w:r>
        <w:rPr>
          <w:rFonts w:hint="eastAsia"/>
        </w:rPr>
        <w:t>→</w:t>
      </w:r>
      <w:r>
        <w:rPr>
          <w:rFonts w:hint="eastAsia"/>
        </w:rPr>
        <w:t xml:space="preserve"> </w:t>
      </w:r>
      <w:r>
        <w:rPr>
          <w:rFonts w:hint="eastAsia"/>
        </w:rPr>
        <w:t>点击</w:t>
      </w:r>
      <w:r>
        <w:rPr>
          <w:rFonts w:hint="eastAsia"/>
        </w:rPr>
        <w:t>"</w:t>
      </w:r>
      <w:r>
        <w:rPr>
          <w:rFonts w:hint="eastAsia"/>
        </w:rPr>
        <w:t>加载结果</w:t>
      </w:r>
      <w:r>
        <w:rPr>
          <w:rFonts w:hint="eastAsia"/>
        </w:rPr>
        <w:t>"</w:t>
      </w:r>
      <w:r>
        <w:rPr>
          <w:rFonts w:hint="eastAsia"/>
        </w:rPr>
        <w:t>按钮</w:t>
      </w:r>
      <w:r>
        <w:rPr>
          <w:rFonts w:hint="eastAsia"/>
        </w:rPr>
        <w:t xml:space="preserve"> </w:t>
      </w:r>
      <w:r>
        <w:rPr>
          <w:rFonts w:hint="eastAsia"/>
        </w:rPr>
        <w:t>→</w:t>
      </w:r>
      <w:r>
        <w:rPr>
          <w:rFonts w:hint="eastAsia"/>
        </w:rPr>
        <w:t xml:space="preserve"> </w:t>
      </w:r>
      <w:r>
        <w:rPr>
          <w:rFonts w:hint="eastAsia"/>
        </w:rPr>
        <w:t>系统加载并显示该结果集的所有数据</w:t>
      </w:r>
    </w:p>
    <w:p w14:paraId="2A9FFD70" w14:textId="77777777" w:rsidR="00D63202" w:rsidRDefault="00000000" w:rsidP="007A1099">
      <w:pPr>
        <w:numPr>
          <w:ilvl w:val="0"/>
          <w:numId w:val="73"/>
        </w:numPr>
        <w:tabs>
          <w:tab w:val="left" w:pos="720"/>
        </w:tabs>
        <w:spacing w:line="400" w:lineRule="exact"/>
        <w:ind w:firstLine="200"/>
      </w:pPr>
      <w:r>
        <w:t>支持选择已处理的结果集</w:t>
      </w:r>
    </w:p>
    <w:p w14:paraId="56CA720D" w14:textId="77777777" w:rsidR="00D63202" w:rsidRDefault="00000000" w:rsidP="007A1099">
      <w:pPr>
        <w:numPr>
          <w:ilvl w:val="0"/>
          <w:numId w:val="73"/>
        </w:numPr>
        <w:tabs>
          <w:tab w:val="left" w:pos="720"/>
        </w:tabs>
        <w:spacing w:line="400" w:lineRule="exact"/>
        <w:ind w:firstLine="200"/>
      </w:pPr>
      <w:r>
        <w:t>支持刷新结果集列表</w:t>
      </w:r>
    </w:p>
    <w:p w14:paraId="2F8637B0" w14:textId="77777777" w:rsidR="00D63202" w:rsidRDefault="00000000" w:rsidP="007A1099">
      <w:pPr>
        <w:numPr>
          <w:ilvl w:val="0"/>
          <w:numId w:val="73"/>
        </w:numPr>
        <w:tabs>
          <w:tab w:val="left" w:pos="720"/>
        </w:tabs>
        <w:spacing w:line="400" w:lineRule="exact"/>
        <w:ind w:firstLine="200"/>
      </w:pPr>
      <w:r>
        <w:t>支持查看结果集详细信息</w:t>
      </w:r>
    </w:p>
    <w:p w14:paraId="4B13220B" w14:textId="77777777" w:rsidR="00D63202" w:rsidRDefault="00000000" w:rsidP="007A1099">
      <w:pPr>
        <w:spacing w:line="400" w:lineRule="exact"/>
        <w:ind w:firstLineChars="200" w:firstLine="422"/>
      </w:pPr>
      <w:r>
        <w:rPr>
          <w:b/>
          <w:bCs/>
        </w:rPr>
        <w:t xml:space="preserve">6. </w:t>
      </w:r>
      <w:r>
        <w:rPr>
          <w:b/>
          <w:bCs/>
        </w:rPr>
        <w:t>数据导出流程</w:t>
      </w:r>
    </w:p>
    <w:p w14:paraId="380DE84C" w14:textId="77777777" w:rsidR="00D63202" w:rsidRDefault="00000000" w:rsidP="007A1099">
      <w:pPr>
        <w:spacing w:line="400" w:lineRule="exact"/>
        <w:ind w:firstLineChars="200" w:firstLine="420"/>
      </w:pPr>
      <w:r>
        <w:rPr>
          <w:rFonts w:hint="eastAsia"/>
        </w:rPr>
        <w:t>菜单栏</w:t>
      </w:r>
      <w:r>
        <w:rPr>
          <w:rFonts w:hint="eastAsia"/>
        </w:rPr>
        <w:t>"</w:t>
      </w:r>
      <w:r>
        <w:rPr>
          <w:rFonts w:hint="eastAsia"/>
        </w:rPr>
        <w:t>导出</w:t>
      </w:r>
      <w:r>
        <w:rPr>
          <w:rFonts w:hint="eastAsia"/>
        </w:rPr>
        <w:t xml:space="preserve">" </w:t>
      </w:r>
      <w:r>
        <w:rPr>
          <w:rFonts w:hint="eastAsia"/>
        </w:rPr>
        <w:t>→</w:t>
      </w:r>
      <w:r>
        <w:rPr>
          <w:rFonts w:hint="eastAsia"/>
        </w:rPr>
        <w:t xml:space="preserve"> </w:t>
      </w:r>
      <w:r>
        <w:rPr>
          <w:rFonts w:hint="eastAsia"/>
        </w:rPr>
        <w:t>选择导出类型</w:t>
      </w:r>
      <w:r>
        <w:rPr>
          <w:rFonts w:hint="eastAsia"/>
        </w:rPr>
        <w:t xml:space="preserve"> </w:t>
      </w:r>
      <w:r>
        <w:rPr>
          <w:rFonts w:hint="eastAsia"/>
        </w:rPr>
        <w:t>→</w:t>
      </w:r>
      <w:r>
        <w:rPr>
          <w:rFonts w:hint="eastAsia"/>
        </w:rPr>
        <w:t xml:space="preserve"> </w:t>
      </w:r>
      <w:r>
        <w:rPr>
          <w:rFonts w:hint="eastAsia"/>
        </w:rPr>
        <w:t>选择保存路径</w:t>
      </w:r>
      <w:r>
        <w:rPr>
          <w:rFonts w:hint="eastAsia"/>
        </w:rPr>
        <w:t xml:space="preserve"> </w:t>
      </w:r>
      <w:r>
        <w:rPr>
          <w:rFonts w:hint="eastAsia"/>
        </w:rPr>
        <w:t>→</w:t>
      </w:r>
      <w:r>
        <w:rPr>
          <w:rFonts w:hint="eastAsia"/>
        </w:rPr>
        <w:t xml:space="preserve"> </w:t>
      </w:r>
      <w:r>
        <w:rPr>
          <w:rFonts w:hint="eastAsia"/>
        </w:rPr>
        <w:t>系统导出数据</w:t>
      </w:r>
      <w:r>
        <w:rPr>
          <w:rFonts w:hint="eastAsia"/>
        </w:rPr>
        <w:t xml:space="preserve"> </w:t>
      </w:r>
      <w:r>
        <w:rPr>
          <w:rFonts w:hint="eastAsia"/>
        </w:rPr>
        <w:t>→</w:t>
      </w:r>
      <w:r>
        <w:rPr>
          <w:rFonts w:hint="eastAsia"/>
        </w:rPr>
        <w:t xml:space="preserve"> </w:t>
      </w:r>
      <w:r>
        <w:rPr>
          <w:rFonts w:hint="eastAsia"/>
        </w:rPr>
        <w:t>完成提示</w:t>
      </w:r>
    </w:p>
    <w:p w14:paraId="08957F75" w14:textId="77777777" w:rsidR="00D63202" w:rsidRDefault="00000000" w:rsidP="007A1099">
      <w:pPr>
        <w:numPr>
          <w:ilvl w:val="0"/>
          <w:numId w:val="74"/>
        </w:numPr>
        <w:tabs>
          <w:tab w:val="left" w:pos="720"/>
        </w:tabs>
        <w:spacing w:line="400" w:lineRule="exact"/>
        <w:ind w:firstLine="200"/>
      </w:pPr>
      <w:r>
        <w:t>导出概览截图：保存当前界面截图为</w:t>
      </w:r>
      <w:r>
        <w:t>PNG</w:t>
      </w:r>
      <w:r>
        <w:t>格式</w:t>
      </w:r>
    </w:p>
    <w:p w14:paraId="6A4768CB" w14:textId="77777777" w:rsidR="00D63202" w:rsidRDefault="00000000" w:rsidP="007A1099">
      <w:pPr>
        <w:numPr>
          <w:ilvl w:val="0"/>
          <w:numId w:val="74"/>
        </w:numPr>
        <w:tabs>
          <w:tab w:val="left" w:pos="720"/>
        </w:tabs>
        <w:spacing w:line="400" w:lineRule="exact"/>
        <w:ind w:firstLine="200"/>
      </w:pPr>
      <w:r>
        <w:t>导出当前事件表</w:t>
      </w:r>
      <w:r>
        <w:t>(CSV)</w:t>
      </w:r>
      <w:r>
        <w:t>：导出筛选后的击球事件为</w:t>
      </w:r>
      <w:r>
        <w:t>CSV</w:t>
      </w:r>
      <w:r>
        <w:t>格式</w:t>
      </w:r>
    </w:p>
    <w:p w14:paraId="508C23EA" w14:textId="77777777" w:rsidR="00D63202" w:rsidRDefault="00000000" w:rsidP="007A1099">
      <w:pPr>
        <w:numPr>
          <w:ilvl w:val="0"/>
          <w:numId w:val="74"/>
        </w:numPr>
        <w:tabs>
          <w:tab w:val="left" w:pos="720"/>
        </w:tabs>
        <w:spacing w:line="400" w:lineRule="exact"/>
        <w:ind w:firstLine="200"/>
      </w:pPr>
      <w:r>
        <w:lastRenderedPageBreak/>
        <w:t>导出当前</w:t>
      </w:r>
      <w:r>
        <w:t>CSV</w:t>
      </w:r>
      <w:r>
        <w:t>数据</w:t>
      </w:r>
      <w:r>
        <w:t>(CSV)</w:t>
      </w:r>
      <w:r>
        <w:t>：导出原始数据表为</w:t>
      </w:r>
      <w:r>
        <w:t>CSV</w:t>
      </w:r>
      <w:r>
        <w:t>格式</w:t>
      </w:r>
    </w:p>
    <w:p w14:paraId="68B43910" w14:textId="4B1AA702" w:rsidR="00C2465C" w:rsidRDefault="00000000" w:rsidP="00825FF1">
      <w:pPr>
        <w:numPr>
          <w:ilvl w:val="0"/>
          <w:numId w:val="74"/>
        </w:numPr>
        <w:tabs>
          <w:tab w:val="left" w:pos="720"/>
        </w:tabs>
        <w:spacing w:line="400" w:lineRule="exact"/>
        <w:ind w:firstLine="200"/>
      </w:pPr>
      <w:r>
        <w:t>导出所有结果：打包导出所有结果文件为</w:t>
      </w:r>
      <w:r>
        <w:t>ZIP</w:t>
      </w:r>
      <w:r>
        <w:t>格式</w:t>
      </w:r>
      <w:bookmarkStart w:id="138" w:name="_Toc219071386"/>
    </w:p>
    <w:p w14:paraId="20B15A41" w14:textId="77777777" w:rsidR="00825FF1" w:rsidRPr="00825FF1" w:rsidRDefault="00825FF1" w:rsidP="00825FF1">
      <w:pPr>
        <w:tabs>
          <w:tab w:val="left" w:pos="720"/>
        </w:tabs>
        <w:spacing w:line="400" w:lineRule="exact"/>
        <w:rPr>
          <w:rFonts w:hint="eastAsia"/>
        </w:rPr>
      </w:pPr>
    </w:p>
    <w:p w14:paraId="64FE0BF4" w14:textId="77777777" w:rsidR="00D63202" w:rsidRPr="00460767" w:rsidRDefault="00000000" w:rsidP="00825FF1">
      <w:pPr>
        <w:pStyle w:val="4"/>
        <w:ind w:firstLine="422"/>
      </w:pPr>
      <w:bookmarkStart w:id="139" w:name="_Toc219932843"/>
      <w:r w:rsidRPr="00460767">
        <w:rPr>
          <w:rFonts w:hint="eastAsia"/>
        </w:rPr>
        <w:t>3</w:t>
      </w:r>
      <w:r w:rsidRPr="00460767">
        <w:t>.</w:t>
      </w:r>
      <w:r w:rsidRPr="00460767">
        <w:rPr>
          <w:rFonts w:hint="eastAsia"/>
        </w:rPr>
        <w:t>2</w:t>
      </w:r>
      <w:r w:rsidRPr="00460767">
        <w:t xml:space="preserve">.1.2 </w:t>
      </w:r>
      <w:r w:rsidRPr="00460767">
        <w:t>视频播放操作</w:t>
      </w:r>
      <w:bookmarkEnd w:id="138"/>
      <w:bookmarkEnd w:id="139"/>
    </w:p>
    <w:p w14:paraId="011D7420" w14:textId="77777777" w:rsidR="00D63202" w:rsidRDefault="00000000" w:rsidP="007A1099">
      <w:pPr>
        <w:spacing w:line="400" w:lineRule="exact"/>
        <w:ind w:firstLineChars="200" w:firstLine="422"/>
      </w:pPr>
      <w:r>
        <w:rPr>
          <w:b/>
          <w:bCs/>
        </w:rPr>
        <w:t>播放控制操作</w:t>
      </w:r>
    </w:p>
    <w:p w14:paraId="61FC92FD" w14:textId="77777777" w:rsidR="00D63202" w:rsidRDefault="00000000" w:rsidP="007A1099">
      <w:pPr>
        <w:numPr>
          <w:ilvl w:val="0"/>
          <w:numId w:val="75"/>
        </w:numPr>
        <w:tabs>
          <w:tab w:val="left" w:pos="720"/>
        </w:tabs>
        <w:spacing w:line="400" w:lineRule="exact"/>
        <w:ind w:firstLine="200"/>
      </w:pPr>
      <w:r>
        <w:t>播放</w:t>
      </w:r>
      <w:r>
        <w:t>/</w:t>
      </w:r>
      <w:r>
        <w:t>暂停：点击播放</w:t>
      </w:r>
      <w:r>
        <w:t>/</w:t>
      </w:r>
      <w:r>
        <w:t>暂停按钮或按空格键</w:t>
      </w:r>
    </w:p>
    <w:p w14:paraId="319FE9ED" w14:textId="77777777" w:rsidR="00D63202" w:rsidRDefault="00000000" w:rsidP="007A1099">
      <w:pPr>
        <w:numPr>
          <w:ilvl w:val="0"/>
          <w:numId w:val="75"/>
        </w:numPr>
        <w:tabs>
          <w:tab w:val="left" w:pos="720"/>
        </w:tabs>
        <w:spacing w:line="400" w:lineRule="exact"/>
        <w:ind w:firstLine="200"/>
      </w:pPr>
      <w:proofErr w:type="gramStart"/>
      <w:r>
        <w:t>逐帧前进</w:t>
      </w:r>
      <w:proofErr w:type="gramEnd"/>
      <w:r>
        <w:t>：点击</w:t>
      </w:r>
      <w:proofErr w:type="gramStart"/>
      <w:r>
        <w:t>逐帧前进</w:t>
      </w:r>
      <w:proofErr w:type="gramEnd"/>
      <w:r>
        <w:t>按钮或按右方向键</w:t>
      </w:r>
    </w:p>
    <w:p w14:paraId="5EDDEB42" w14:textId="77777777" w:rsidR="00D63202" w:rsidRDefault="00000000" w:rsidP="007A1099">
      <w:pPr>
        <w:numPr>
          <w:ilvl w:val="0"/>
          <w:numId w:val="75"/>
        </w:numPr>
        <w:tabs>
          <w:tab w:val="left" w:pos="720"/>
        </w:tabs>
        <w:spacing w:line="400" w:lineRule="exact"/>
        <w:ind w:firstLine="200"/>
      </w:pPr>
      <w:proofErr w:type="gramStart"/>
      <w:r>
        <w:t>逐帧后退</w:t>
      </w:r>
      <w:proofErr w:type="gramEnd"/>
      <w:r>
        <w:t>：</w:t>
      </w:r>
      <w:proofErr w:type="gramStart"/>
      <w:r>
        <w:t>点击逐帧后退</w:t>
      </w:r>
      <w:proofErr w:type="gramEnd"/>
      <w:r>
        <w:t>按钮或按左方向键</w:t>
      </w:r>
    </w:p>
    <w:p w14:paraId="02972BBB" w14:textId="77777777" w:rsidR="00D63202" w:rsidRDefault="00000000" w:rsidP="007A1099">
      <w:pPr>
        <w:numPr>
          <w:ilvl w:val="0"/>
          <w:numId w:val="75"/>
        </w:numPr>
        <w:tabs>
          <w:tab w:val="left" w:pos="720"/>
        </w:tabs>
        <w:spacing w:line="400" w:lineRule="exact"/>
        <w:ind w:firstLine="200"/>
      </w:pPr>
      <w:r>
        <w:t>跳转到开始：点击跳转开始按钮或按</w:t>
      </w:r>
      <w:r>
        <w:t>Home</w:t>
      </w:r>
      <w:r>
        <w:t>键</w:t>
      </w:r>
    </w:p>
    <w:p w14:paraId="7C7555DC" w14:textId="77777777" w:rsidR="00D63202" w:rsidRDefault="00000000" w:rsidP="007A1099">
      <w:pPr>
        <w:numPr>
          <w:ilvl w:val="0"/>
          <w:numId w:val="75"/>
        </w:numPr>
        <w:tabs>
          <w:tab w:val="left" w:pos="720"/>
        </w:tabs>
        <w:spacing w:line="400" w:lineRule="exact"/>
        <w:ind w:firstLine="200"/>
      </w:pPr>
      <w:r>
        <w:t>跳转到结束：点击跳转结束按钮或按</w:t>
      </w:r>
      <w:r>
        <w:t>End</w:t>
      </w:r>
      <w:r>
        <w:t>键</w:t>
      </w:r>
    </w:p>
    <w:p w14:paraId="3C6BCA37" w14:textId="77777777" w:rsidR="00D63202" w:rsidRDefault="00000000" w:rsidP="007A1099">
      <w:pPr>
        <w:numPr>
          <w:ilvl w:val="0"/>
          <w:numId w:val="75"/>
        </w:numPr>
        <w:tabs>
          <w:tab w:val="left" w:pos="720"/>
        </w:tabs>
        <w:spacing w:line="400" w:lineRule="exact"/>
        <w:ind w:firstLine="200"/>
      </w:pPr>
      <w:r>
        <w:t>倍速调节：选择</w:t>
      </w:r>
      <w:proofErr w:type="gramStart"/>
      <w:r>
        <w:t>倍</w:t>
      </w:r>
      <w:proofErr w:type="gramEnd"/>
      <w:r>
        <w:t>速下拉框或按数字键</w:t>
      </w:r>
      <w:r>
        <w:t>1-4</w:t>
      </w:r>
      <w:r>
        <w:t>（</w:t>
      </w:r>
      <w:r>
        <w:t>1x</w:t>
      </w:r>
      <w:r>
        <w:t>、</w:t>
      </w:r>
      <w:r>
        <w:t>2x</w:t>
      </w:r>
      <w:r>
        <w:t>、</w:t>
      </w:r>
      <w:r>
        <w:t>3x</w:t>
      </w:r>
      <w:r>
        <w:t>、</w:t>
      </w:r>
      <w:r>
        <w:t>4x</w:t>
      </w:r>
      <w:r>
        <w:t>）</w:t>
      </w:r>
    </w:p>
    <w:p w14:paraId="0E39831D" w14:textId="77777777" w:rsidR="00D63202" w:rsidRDefault="00000000" w:rsidP="007A1099">
      <w:pPr>
        <w:numPr>
          <w:ilvl w:val="0"/>
          <w:numId w:val="75"/>
        </w:numPr>
        <w:tabs>
          <w:tab w:val="left" w:pos="720"/>
        </w:tabs>
        <w:spacing w:line="400" w:lineRule="exact"/>
        <w:ind w:firstLine="200"/>
      </w:pPr>
      <w:r>
        <w:t>进度跳转：拖拽进度滑块到指定位置</w:t>
      </w:r>
    </w:p>
    <w:p w14:paraId="4F67AEED" w14:textId="77777777" w:rsidR="00D63202" w:rsidRDefault="00000000" w:rsidP="007A1099">
      <w:pPr>
        <w:spacing w:line="400" w:lineRule="exact"/>
        <w:ind w:firstLineChars="200" w:firstLine="422"/>
      </w:pPr>
      <w:r>
        <w:rPr>
          <w:b/>
          <w:bCs/>
        </w:rPr>
        <w:t>对比模式操作</w:t>
      </w:r>
    </w:p>
    <w:p w14:paraId="57AE8733" w14:textId="77777777" w:rsidR="00D63202" w:rsidRDefault="00000000" w:rsidP="007A1099">
      <w:pPr>
        <w:numPr>
          <w:ilvl w:val="0"/>
          <w:numId w:val="76"/>
        </w:numPr>
        <w:tabs>
          <w:tab w:val="left" w:pos="720"/>
        </w:tabs>
        <w:spacing w:line="400" w:lineRule="exact"/>
        <w:ind w:firstLine="200"/>
      </w:pPr>
      <w:r>
        <w:t>启用同步：</w:t>
      </w:r>
      <w:proofErr w:type="gramStart"/>
      <w:r>
        <w:t>勾选</w:t>
      </w:r>
      <w:proofErr w:type="gramEnd"/>
      <w:r>
        <w:t>"</w:t>
      </w:r>
      <w:r>
        <w:t>同步</w:t>
      </w:r>
      <w:r>
        <w:t>"</w:t>
      </w:r>
      <w:r>
        <w:t>复选框</w:t>
      </w:r>
    </w:p>
    <w:p w14:paraId="5D8585D8" w14:textId="77777777" w:rsidR="00D63202" w:rsidRDefault="00000000" w:rsidP="007A1099">
      <w:pPr>
        <w:numPr>
          <w:ilvl w:val="0"/>
          <w:numId w:val="76"/>
        </w:numPr>
        <w:tabs>
          <w:tab w:val="left" w:pos="720"/>
        </w:tabs>
        <w:spacing w:line="400" w:lineRule="exact"/>
        <w:ind w:firstLine="200"/>
      </w:pPr>
      <w:r>
        <w:t>选择跟随模式：选择</w:t>
      </w:r>
      <w:r>
        <w:t>"</w:t>
      </w:r>
      <w:r>
        <w:t>输入驱动输出</w:t>
      </w:r>
      <w:r>
        <w:t>"</w:t>
      </w:r>
      <w:r>
        <w:t>或</w:t>
      </w:r>
      <w:r>
        <w:t>"</w:t>
      </w:r>
      <w:r>
        <w:t>输出驱动输入</w:t>
      </w:r>
      <w:r>
        <w:t>"</w:t>
      </w:r>
    </w:p>
    <w:p w14:paraId="666C92E6" w14:textId="77777777" w:rsidR="00D63202" w:rsidRDefault="00000000" w:rsidP="007A1099">
      <w:pPr>
        <w:numPr>
          <w:ilvl w:val="0"/>
          <w:numId w:val="76"/>
        </w:numPr>
        <w:tabs>
          <w:tab w:val="left" w:pos="720"/>
        </w:tabs>
        <w:spacing w:line="400" w:lineRule="exact"/>
        <w:ind w:firstLine="200"/>
      </w:pPr>
      <w:r>
        <w:t>查看差异：启用</w:t>
      </w:r>
      <w:r>
        <w:t>"</w:t>
      </w:r>
      <w:r>
        <w:t>差异高亮</w:t>
      </w:r>
      <w:r>
        <w:t>"</w:t>
      </w:r>
      <w:r>
        <w:t>功能</w:t>
      </w:r>
    </w:p>
    <w:p w14:paraId="6E4C5CD1" w14:textId="77777777" w:rsidR="00D63202" w:rsidRDefault="00000000" w:rsidP="007A1099">
      <w:pPr>
        <w:numPr>
          <w:ilvl w:val="0"/>
          <w:numId w:val="76"/>
        </w:numPr>
        <w:tabs>
          <w:tab w:val="left" w:pos="720"/>
        </w:tabs>
        <w:spacing w:line="400" w:lineRule="exact"/>
        <w:ind w:firstLine="200"/>
      </w:pPr>
      <w:r>
        <w:t>放大查看：鼠标悬停显示局部放大视图</w:t>
      </w:r>
    </w:p>
    <w:p w14:paraId="0291A0E9" w14:textId="77777777" w:rsidR="00D63202" w:rsidRDefault="00000000" w:rsidP="007A1099">
      <w:pPr>
        <w:numPr>
          <w:ilvl w:val="0"/>
          <w:numId w:val="76"/>
        </w:numPr>
        <w:tabs>
          <w:tab w:val="left" w:pos="720"/>
        </w:tabs>
        <w:spacing w:line="400" w:lineRule="exact"/>
        <w:ind w:firstLine="200"/>
      </w:pPr>
      <w:r>
        <w:t>切换分屏：点击</w:t>
      </w:r>
      <w:r>
        <w:t>"</w:t>
      </w:r>
      <w:r>
        <w:t>水平</w:t>
      </w:r>
      <w:r>
        <w:t>/</w:t>
      </w:r>
      <w:r>
        <w:t>垂直分屏</w:t>
      </w:r>
      <w:r>
        <w:t>"</w:t>
      </w:r>
      <w:r>
        <w:t>按钮</w:t>
      </w:r>
    </w:p>
    <w:p w14:paraId="27D6BC2D" w14:textId="77777777" w:rsidR="00C2465C" w:rsidRDefault="00C2465C" w:rsidP="00E561B1">
      <w:pPr>
        <w:spacing w:line="400" w:lineRule="exact"/>
        <w:ind w:firstLineChars="200" w:firstLine="422"/>
        <w:rPr>
          <w:rFonts w:ascii="黑体" w:eastAsia="黑体" w:hAnsi="黑体"/>
          <w:b/>
          <w:bCs/>
          <w:szCs w:val="21"/>
        </w:rPr>
      </w:pPr>
      <w:bookmarkStart w:id="140" w:name="_Toc219071387"/>
    </w:p>
    <w:p w14:paraId="73FDC04C" w14:textId="77777777" w:rsidR="00D63202" w:rsidRPr="00460767" w:rsidRDefault="00000000" w:rsidP="00825FF1">
      <w:pPr>
        <w:pStyle w:val="4"/>
        <w:ind w:firstLine="422"/>
      </w:pPr>
      <w:bookmarkStart w:id="141" w:name="_Toc219932844"/>
      <w:r w:rsidRPr="00460767">
        <w:rPr>
          <w:rFonts w:hint="eastAsia"/>
        </w:rPr>
        <w:t>3</w:t>
      </w:r>
      <w:r w:rsidRPr="00460767">
        <w:t>.</w:t>
      </w:r>
      <w:r w:rsidRPr="00460767">
        <w:rPr>
          <w:rFonts w:hint="eastAsia"/>
        </w:rPr>
        <w:t>2</w:t>
      </w:r>
      <w:r w:rsidRPr="00460767">
        <w:t xml:space="preserve">.1.3 </w:t>
      </w:r>
      <w:r w:rsidRPr="00460767">
        <w:t>数据分析操作</w:t>
      </w:r>
      <w:bookmarkEnd w:id="140"/>
      <w:bookmarkEnd w:id="141"/>
    </w:p>
    <w:p w14:paraId="68C70C0F" w14:textId="77777777" w:rsidR="00D63202" w:rsidRDefault="00000000" w:rsidP="007A1099">
      <w:pPr>
        <w:spacing w:line="400" w:lineRule="exact"/>
        <w:ind w:firstLineChars="200" w:firstLine="422"/>
      </w:pPr>
      <w:r>
        <w:rPr>
          <w:b/>
          <w:bCs/>
        </w:rPr>
        <w:t>击球事件分析操作</w:t>
      </w:r>
    </w:p>
    <w:p w14:paraId="37267D62" w14:textId="77777777" w:rsidR="00D63202" w:rsidRDefault="00000000" w:rsidP="007A1099">
      <w:pPr>
        <w:numPr>
          <w:ilvl w:val="0"/>
          <w:numId w:val="77"/>
        </w:numPr>
        <w:tabs>
          <w:tab w:val="left" w:pos="720"/>
        </w:tabs>
        <w:spacing w:line="400" w:lineRule="exact"/>
        <w:ind w:firstLine="200"/>
      </w:pPr>
      <w:r>
        <w:t>查看事件表格：切换到</w:t>
      </w:r>
      <w:r>
        <w:t>"</w:t>
      </w:r>
      <w:r>
        <w:t>击球事件</w:t>
      </w:r>
      <w:r>
        <w:t>"</w:t>
      </w:r>
      <w:r>
        <w:t>标签页</w:t>
      </w:r>
    </w:p>
    <w:p w14:paraId="5AA4DB96" w14:textId="77777777" w:rsidR="00D63202" w:rsidRDefault="00000000" w:rsidP="007A1099">
      <w:pPr>
        <w:numPr>
          <w:ilvl w:val="0"/>
          <w:numId w:val="77"/>
        </w:numPr>
        <w:tabs>
          <w:tab w:val="left" w:pos="720"/>
        </w:tabs>
        <w:spacing w:line="400" w:lineRule="exact"/>
        <w:ind w:firstLine="200"/>
      </w:pPr>
      <w:r>
        <w:t>筛选事件：使用关键字搜索、选手筛选、击球类型筛选</w:t>
      </w:r>
    </w:p>
    <w:p w14:paraId="0188F22C" w14:textId="77777777" w:rsidR="00D63202" w:rsidRDefault="00000000" w:rsidP="007A1099">
      <w:pPr>
        <w:numPr>
          <w:ilvl w:val="0"/>
          <w:numId w:val="77"/>
        </w:numPr>
        <w:tabs>
          <w:tab w:val="left" w:pos="720"/>
        </w:tabs>
        <w:spacing w:line="400" w:lineRule="exact"/>
        <w:ind w:firstLine="200"/>
      </w:pPr>
      <w:r>
        <w:t>排序事件：</w:t>
      </w:r>
      <w:proofErr w:type="gramStart"/>
      <w:r>
        <w:t>点击表</w:t>
      </w:r>
      <w:proofErr w:type="gramEnd"/>
      <w:r>
        <w:t>头按升序</w:t>
      </w:r>
      <w:r>
        <w:t>/</w:t>
      </w:r>
      <w:r>
        <w:t>降序排序</w:t>
      </w:r>
    </w:p>
    <w:p w14:paraId="7DBF2BF1" w14:textId="77777777" w:rsidR="00D63202" w:rsidRDefault="00000000" w:rsidP="007A1099">
      <w:pPr>
        <w:numPr>
          <w:ilvl w:val="0"/>
          <w:numId w:val="77"/>
        </w:numPr>
        <w:tabs>
          <w:tab w:val="left" w:pos="720"/>
        </w:tabs>
        <w:spacing w:line="400" w:lineRule="exact"/>
        <w:ind w:firstLine="200"/>
      </w:pPr>
      <w:r>
        <w:t>查看详情：选中行后查看详细信息和对应帧截图</w:t>
      </w:r>
    </w:p>
    <w:p w14:paraId="2A05B1F7" w14:textId="77777777" w:rsidR="00D63202" w:rsidRDefault="00000000" w:rsidP="007A1099">
      <w:pPr>
        <w:numPr>
          <w:ilvl w:val="0"/>
          <w:numId w:val="77"/>
        </w:numPr>
        <w:tabs>
          <w:tab w:val="left" w:pos="720"/>
        </w:tabs>
        <w:spacing w:line="400" w:lineRule="exact"/>
        <w:ind w:firstLine="200"/>
      </w:pPr>
      <w:r>
        <w:t>导出事件：右键菜单导出选中行或全部行</w:t>
      </w:r>
    </w:p>
    <w:p w14:paraId="37892806" w14:textId="77777777" w:rsidR="00D63202" w:rsidRDefault="00000000" w:rsidP="007A1099">
      <w:pPr>
        <w:spacing w:line="400" w:lineRule="exact"/>
        <w:ind w:firstLineChars="200" w:firstLine="422"/>
      </w:pPr>
      <w:r>
        <w:rPr>
          <w:b/>
          <w:bCs/>
        </w:rPr>
        <w:t>图表分析操作</w:t>
      </w:r>
    </w:p>
    <w:p w14:paraId="23D1391C" w14:textId="77777777" w:rsidR="00D63202" w:rsidRDefault="00000000" w:rsidP="007A1099">
      <w:pPr>
        <w:numPr>
          <w:ilvl w:val="0"/>
          <w:numId w:val="78"/>
        </w:numPr>
        <w:tabs>
          <w:tab w:val="left" w:pos="720"/>
        </w:tabs>
        <w:spacing w:line="400" w:lineRule="exact"/>
        <w:ind w:firstLine="200"/>
      </w:pPr>
      <w:r>
        <w:t>查看图表：切换到对应的数据分析标签页</w:t>
      </w:r>
    </w:p>
    <w:p w14:paraId="2C88B33A" w14:textId="77777777" w:rsidR="00D63202" w:rsidRDefault="00000000" w:rsidP="007A1099">
      <w:pPr>
        <w:numPr>
          <w:ilvl w:val="0"/>
          <w:numId w:val="78"/>
        </w:numPr>
        <w:tabs>
          <w:tab w:val="left" w:pos="720"/>
        </w:tabs>
        <w:spacing w:line="400" w:lineRule="exact"/>
        <w:ind w:firstLine="200"/>
      </w:pPr>
      <w:r>
        <w:t>交互操作：鼠标悬停查看详细数值、点击跳转到对应</w:t>
      </w:r>
      <w:proofErr w:type="gramStart"/>
      <w:r>
        <w:t>帧</w:t>
      </w:r>
      <w:proofErr w:type="gramEnd"/>
    </w:p>
    <w:p w14:paraId="13507990" w14:textId="77777777" w:rsidR="00D63202" w:rsidRDefault="00000000" w:rsidP="007A1099">
      <w:pPr>
        <w:numPr>
          <w:ilvl w:val="0"/>
          <w:numId w:val="78"/>
        </w:numPr>
        <w:tabs>
          <w:tab w:val="left" w:pos="720"/>
        </w:tabs>
        <w:spacing w:line="400" w:lineRule="exact"/>
        <w:ind w:firstLine="200"/>
      </w:pPr>
      <w:r>
        <w:t>缩放图表：滚轮缩放查看不同时间范围</w:t>
      </w:r>
    </w:p>
    <w:p w14:paraId="1154335A" w14:textId="77777777" w:rsidR="00D63202" w:rsidRDefault="00000000" w:rsidP="007A1099">
      <w:pPr>
        <w:numPr>
          <w:ilvl w:val="0"/>
          <w:numId w:val="78"/>
        </w:numPr>
        <w:tabs>
          <w:tab w:val="left" w:pos="720"/>
        </w:tabs>
        <w:spacing w:line="400" w:lineRule="exact"/>
        <w:ind w:firstLine="200"/>
      </w:pPr>
      <w:r>
        <w:t>平移图表：拖拽平移查看不同时间段</w:t>
      </w:r>
    </w:p>
    <w:p w14:paraId="6642B359" w14:textId="77777777" w:rsidR="00D63202" w:rsidRDefault="00000000" w:rsidP="007A1099">
      <w:pPr>
        <w:numPr>
          <w:ilvl w:val="0"/>
          <w:numId w:val="78"/>
        </w:numPr>
        <w:tabs>
          <w:tab w:val="left" w:pos="720"/>
        </w:tabs>
        <w:spacing w:line="400" w:lineRule="exact"/>
        <w:ind w:firstLine="200"/>
      </w:pPr>
      <w:r>
        <w:t>重置视图：双击图表重置到默认视图</w:t>
      </w:r>
    </w:p>
    <w:p w14:paraId="27E74B41" w14:textId="77777777" w:rsidR="00D63202" w:rsidRDefault="00000000" w:rsidP="007A1099">
      <w:pPr>
        <w:spacing w:line="400" w:lineRule="exact"/>
        <w:ind w:firstLineChars="200" w:firstLine="422"/>
      </w:pPr>
      <w:r>
        <w:rPr>
          <w:b/>
          <w:bCs/>
        </w:rPr>
        <w:t>选手分析操作</w:t>
      </w:r>
    </w:p>
    <w:p w14:paraId="6F3EC1FF" w14:textId="77777777" w:rsidR="00D63202" w:rsidRDefault="00000000" w:rsidP="007A1099">
      <w:pPr>
        <w:numPr>
          <w:ilvl w:val="0"/>
          <w:numId w:val="79"/>
        </w:numPr>
        <w:tabs>
          <w:tab w:val="left" w:pos="720"/>
        </w:tabs>
        <w:spacing w:line="400" w:lineRule="exact"/>
        <w:ind w:firstLine="200"/>
      </w:pPr>
      <w:r>
        <w:t>查看选手覆盖：切换到</w:t>
      </w:r>
      <w:r>
        <w:t>"</w:t>
      </w:r>
      <w:r>
        <w:t>选手</w:t>
      </w:r>
      <w:r>
        <w:t>"</w:t>
      </w:r>
      <w:r>
        <w:t>标签页查看选手位置覆盖图</w:t>
      </w:r>
    </w:p>
    <w:p w14:paraId="55A5351E" w14:textId="77777777" w:rsidR="00D63202" w:rsidRDefault="00000000" w:rsidP="007A1099">
      <w:pPr>
        <w:numPr>
          <w:ilvl w:val="0"/>
          <w:numId w:val="79"/>
        </w:numPr>
        <w:tabs>
          <w:tab w:val="left" w:pos="720"/>
        </w:tabs>
        <w:spacing w:line="400" w:lineRule="exact"/>
        <w:ind w:firstLine="200"/>
      </w:pPr>
      <w:r>
        <w:t>对比选手数据：查看选手间距曲线和速度曲线</w:t>
      </w:r>
    </w:p>
    <w:p w14:paraId="472F6462" w14:textId="0E827EC0" w:rsidR="00C2465C" w:rsidRPr="00825FF1" w:rsidRDefault="00000000" w:rsidP="00825FF1">
      <w:pPr>
        <w:numPr>
          <w:ilvl w:val="0"/>
          <w:numId w:val="79"/>
        </w:numPr>
        <w:tabs>
          <w:tab w:val="left" w:pos="720"/>
        </w:tabs>
        <w:spacing w:line="400" w:lineRule="exact"/>
        <w:ind w:firstLine="200"/>
        <w:rPr>
          <w:rFonts w:hint="eastAsia"/>
        </w:rPr>
      </w:pPr>
      <w:r>
        <w:t>分析选手表现：结合击球事件和选手数据综合分析</w:t>
      </w:r>
      <w:bookmarkStart w:id="142" w:name="_Toc219053982"/>
      <w:bookmarkStart w:id="143" w:name="_Toc219060394"/>
      <w:bookmarkStart w:id="144" w:name="_Toc219071388"/>
    </w:p>
    <w:p w14:paraId="051CA525" w14:textId="660C5973" w:rsidR="00C2465C" w:rsidRPr="007A1099" w:rsidRDefault="00000000" w:rsidP="00825FF1">
      <w:pPr>
        <w:pStyle w:val="3"/>
        <w:ind w:firstLine="482"/>
      </w:pPr>
      <w:bookmarkStart w:id="145" w:name="_Toc219932845"/>
      <w:r w:rsidRPr="00460767">
        <w:rPr>
          <w:rFonts w:hint="eastAsia"/>
        </w:rPr>
        <w:lastRenderedPageBreak/>
        <w:t>3</w:t>
      </w:r>
      <w:r w:rsidRPr="00460767">
        <w:t>.</w:t>
      </w:r>
      <w:r w:rsidRPr="00460767">
        <w:rPr>
          <w:rFonts w:hint="eastAsia"/>
        </w:rPr>
        <w:t>2</w:t>
      </w:r>
      <w:r w:rsidRPr="00460767">
        <w:t xml:space="preserve">.2 </w:t>
      </w:r>
      <w:r w:rsidRPr="00460767">
        <w:t>专业比赛复盘系统操作流程</w:t>
      </w:r>
      <w:bookmarkStart w:id="146" w:name="_Toc219071389"/>
      <w:bookmarkEnd w:id="142"/>
      <w:bookmarkEnd w:id="143"/>
      <w:bookmarkEnd w:id="144"/>
      <w:bookmarkEnd w:id="145"/>
    </w:p>
    <w:p w14:paraId="36F826C7" w14:textId="77777777" w:rsidR="00D63202" w:rsidRPr="00460767" w:rsidRDefault="00000000" w:rsidP="00825FF1">
      <w:pPr>
        <w:pStyle w:val="4"/>
        <w:ind w:firstLine="422"/>
      </w:pPr>
      <w:bookmarkStart w:id="147" w:name="_Toc219932846"/>
      <w:r w:rsidRPr="00460767">
        <w:rPr>
          <w:rFonts w:hint="eastAsia"/>
        </w:rPr>
        <w:t>3</w:t>
      </w:r>
      <w:r w:rsidRPr="00460767">
        <w:t>.</w:t>
      </w:r>
      <w:r w:rsidRPr="00460767">
        <w:rPr>
          <w:rFonts w:hint="eastAsia"/>
        </w:rPr>
        <w:t>2</w:t>
      </w:r>
      <w:r w:rsidRPr="00460767">
        <w:t xml:space="preserve">.2.1 </w:t>
      </w:r>
      <w:r w:rsidRPr="00460767">
        <w:t>数据加载流程</w:t>
      </w:r>
      <w:bookmarkEnd w:id="146"/>
      <w:bookmarkEnd w:id="147"/>
    </w:p>
    <w:p w14:paraId="68F47A31" w14:textId="77777777" w:rsidR="00D63202" w:rsidRDefault="00000000" w:rsidP="007A1099">
      <w:pPr>
        <w:spacing w:line="400" w:lineRule="exact"/>
        <w:ind w:firstLineChars="200" w:firstLine="422"/>
      </w:pPr>
      <w:r>
        <w:rPr>
          <w:b/>
          <w:bCs/>
        </w:rPr>
        <w:t>数据</w:t>
      </w:r>
      <w:proofErr w:type="gramStart"/>
      <w:r>
        <w:rPr>
          <w:b/>
          <w:bCs/>
        </w:rPr>
        <w:t>集选择</w:t>
      </w:r>
      <w:proofErr w:type="gramEnd"/>
      <w:r>
        <w:rPr>
          <w:b/>
          <w:bCs/>
        </w:rPr>
        <w:t>流程</w:t>
      </w:r>
    </w:p>
    <w:p w14:paraId="060091F4" w14:textId="77777777" w:rsidR="00D63202" w:rsidRDefault="00000000" w:rsidP="007A1099">
      <w:pPr>
        <w:numPr>
          <w:ilvl w:val="0"/>
          <w:numId w:val="80"/>
        </w:numPr>
        <w:tabs>
          <w:tab w:val="left" w:pos="720"/>
        </w:tabs>
        <w:spacing w:line="400" w:lineRule="exact"/>
        <w:ind w:firstLine="200"/>
      </w:pPr>
      <w:r>
        <w:rPr>
          <w:rFonts w:hint="eastAsia"/>
        </w:rPr>
        <w:t>打开比赛复盘窗口</w:t>
      </w:r>
      <w:r>
        <w:rPr>
          <w:rFonts w:hint="eastAsia"/>
        </w:rPr>
        <w:t xml:space="preserve"> </w:t>
      </w:r>
      <w:r>
        <w:rPr>
          <w:rFonts w:hint="eastAsia"/>
        </w:rPr>
        <w:t>→</w:t>
      </w:r>
      <w:r>
        <w:rPr>
          <w:rFonts w:hint="eastAsia"/>
        </w:rPr>
        <w:t xml:space="preserve"> </w:t>
      </w:r>
      <w:r>
        <w:rPr>
          <w:rFonts w:hint="eastAsia"/>
        </w:rPr>
        <w:t>在顶部数据集下拉框选择比赛</w:t>
      </w:r>
      <w:r>
        <w:rPr>
          <w:rFonts w:hint="eastAsia"/>
        </w:rPr>
        <w:t xml:space="preserve"> </w:t>
      </w:r>
      <w:r>
        <w:rPr>
          <w:rFonts w:hint="eastAsia"/>
        </w:rPr>
        <w:t>→</w:t>
      </w:r>
      <w:r>
        <w:rPr>
          <w:rFonts w:hint="eastAsia"/>
        </w:rPr>
        <w:t xml:space="preserve"> </w:t>
      </w:r>
      <w:r>
        <w:rPr>
          <w:rFonts w:hint="eastAsia"/>
        </w:rPr>
        <w:t>系统自动加载该比赛的所有数据</w:t>
      </w:r>
      <w:r>
        <w:rPr>
          <w:rFonts w:hint="eastAsia"/>
        </w:rPr>
        <w:t xml:space="preserve"> </w:t>
      </w:r>
      <w:r>
        <w:rPr>
          <w:rFonts w:hint="eastAsia"/>
        </w:rPr>
        <w:t>→</w:t>
      </w:r>
      <w:r>
        <w:rPr>
          <w:rFonts w:hint="eastAsia"/>
        </w:rPr>
        <w:t xml:space="preserve"> </w:t>
      </w:r>
      <w:r>
        <w:rPr>
          <w:rFonts w:hint="eastAsia"/>
        </w:rPr>
        <w:t>显示加载进度对话框</w:t>
      </w:r>
      <w:r>
        <w:br/>
      </w:r>
      <w:r>
        <w:t>支持选择已处理的结果集</w:t>
      </w:r>
    </w:p>
    <w:p w14:paraId="5EEC038C" w14:textId="77777777" w:rsidR="00D63202" w:rsidRDefault="00000000" w:rsidP="007A1099">
      <w:pPr>
        <w:numPr>
          <w:ilvl w:val="0"/>
          <w:numId w:val="80"/>
        </w:numPr>
        <w:tabs>
          <w:tab w:val="left" w:pos="720"/>
        </w:tabs>
        <w:spacing w:line="400" w:lineRule="exact"/>
        <w:ind w:firstLine="200"/>
      </w:pPr>
      <w:r>
        <w:t>支持刷新数据集列表</w:t>
      </w:r>
    </w:p>
    <w:p w14:paraId="1F50FDC2" w14:textId="77777777" w:rsidR="00D63202" w:rsidRDefault="00000000" w:rsidP="007A1099">
      <w:pPr>
        <w:numPr>
          <w:ilvl w:val="0"/>
          <w:numId w:val="80"/>
        </w:numPr>
        <w:tabs>
          <w:tab w:val="left" w:pos="720"/>
        </w:tabs>
        <w:spacing w:line="400" w:lineRule="exact"/>
        <w:ind w:firstLine="200"/>
      </w:pPr>
      <w:r>
        <w:t>显示数据集详细信息</w:t>
      </w:r>
    </w:p>
    <w:p w14:paraId="0123C489" w14:textId="77777777" w:rsidR="00C2465C" w:rsidRDefault="00C2465C" w:rsidP="00E561B1">
      <w:pPr>
        <w:spacing w:line="400" w:lineRule="exact"/>
        <w:ind w:firstLineChars="200" w:firstLine="422"/>
        <w:rPr>
          <w:rFonts w:ascii="黑体" w:eastAsia="黑体" w:hAnsi="黑体"/>
          <w:b/>
          <w:bCs/>
          <w:szCs w:val="21"/>
        </w:rPr>
      </w:pPr>
      <w:bookmarkStart w:id="148" w:name="_Toc219071390"/>
    </w:p>
    <w:p w14:paraId="54377311" w14:textId="77777777" w:rsidR="00D63202" w:rsidRPr="00460767" w:rsidRDefault="00000000" w:rsidP="00825FF1">
      <w:pPr>
        <w:pStyle w:val="4"/>
        <w:ind w:firstLine="422"/>
      </w:pPr>
      <w:bookmarkStart w:id="149" w:name="_Toc219932847"/>
      <w:r w:rsidRPr="00460767">
        <w:rPr>
          <w:rFonts w:hint="eastAsia"/>
        </w:rPr>
        <w:t>3</w:t>
      </w:r>
      <w:r w:rsidRPr="00460767">
        <w:t>.</w:t>
      </w:r>
      <w:r w:rsidRPr="00460767">
        <w:rPr>
          <w:rFonts w:hint="eastAsia"/>
        </w:rPr>
        <w:t>2</w:t>
      </w:r>
      <w:r w:rsidRPr="00460767">
        <w:t xml:space="preserve">.2.2 </w:t>
      </w:r>
      <w:r w:rsidRPr="00460767">
        <w:t>比赛概况分析流程</w:t>
      </w:r>
      <w:bookmarkEnd w:id="148"/>
      <w:bookmarkEnd w:id="149"/>
    </w:p>
    <w:p w14:paraId="6E462EF6" w14:textId="77777777" w:rsidR="00D63202" w:rsidRDefault="00000000" w:rsidP="007A1099">
      <w:pPr>
        <w:spacing w:line="400" w:lineRule="exact"/>
        <w:ind w:firstLineChars="200" w:firstLine="422"/>
      </w:pPr>
      <w:r>
        <w:rPr>
          <w:b/>
          <w:bCs/>
        </w:rPr>
        <w:t>查看</w:t>
      </w:r>
      <w:r>
        <w:rPr>
          <w:b/>
          <w:bCs/>
        </w:rPr>
        <w:t>KPI</w:t>
      </w:r>
      <w:r>
        <w:rPr>
          <w:b/>
          <w:bCs/>
        </w:rPr>
        <w:t>指标</w:t>
      </w:r>
    </w:p>
    <w:p w14:paraId="15848C3B" w14:textId="77777777" w:rsidR="00D63202" w:rsidRDefault="00000000" w:rsidP="007A1099">
      <w:pPr>
        <w:spacing w:line="400" w:lineRule="exact"/>
        <w:ind w:firstLineChars="200" w:firstLine="420"/>
      </w:pPr>
      <w:r>
        <w:rPr>
          <w:rFonts w:hint="eastAsia"/>
        </w:rPr>
        <w:t>切换到</w:t>
      </w:r>
      <w:r>
        <w:rPr>
          <w:rFonts w:hint="eastAsia"/>
        </w:rPr>
        <w:t>"</w:t>
      </w:r>
      <w:r>
        <w:rPr>
          <w:rFonts w:hint="eastAsia"/>
        </w:rPr>
        <w:t>比赛概况</w:t>
      </w:r>
      <w:r>
        <w:rPr>
          <w:rFonts w:hint="eastAsia"/>
        </w:rPr>
        <w:t>"</w:t>
      </w:r>
      <w:r>
        <w:rPr>
          <w:rFonts w:hint="eastAsia"/>
        </w:rPr>
        <w:t>标签页</w:t>
      </w:r>
      <w:r>
        <w:rPr>
          <w:rFonts w:hint="eastAsia"/>
        </w:rPr>
        <w:t xml:space="preserve"> </w:t>
      </w:r>
      <w:r>
        <w:rPr>
          <w:rFonts w:hint="eastAsia"/>
        </w:rPr>
        <w:t>→</w:t>
      </w:r>
      <w:r>
        <w:rPr>
          <w:rFonts w:hint="eastAsia"/>
        </w:rPr>
        <w:t xml:space="preserve"> </w:t>
      </w:r>
      <w:r>
        <w:rPr>
          <w:rFonts w:hint="eastAsia"/>
        </w:rPr>
        <w:t>查看</w:t>
      </w:r>
      <w:r>
        <w:rPr>
          <w:rFonts w:hint="eastAsia"/>
        </w:rPr>
        <w:t>KPI</w:t>
      </w:r>
      <w:r>
        <w:rPr>
          <w:rFonts w:hint="eastAsia"/>
        </w:rPr>
        <w:t>指标卡片</w:t>
      </w:r>
      <w:r>
        <w:rPr>
          <w:rFonts w:hint="eastAsia"/>
        </w:rPr>
        <w:t xml:space="preserve"> </w:t>
      </w:r>
      <w:r>
        <w:rPr>
          <w:rFonts w:hint="eastAsia"/>
        </w:rPr>
        <w:t>→</w:t>
      </w:r>
      <w:r>
        <w:rPr>
          <w:rFonts w:hint="eastAsia"/>
        </w:rPr>
        <w:t xml:space="preserve"> </w:t>
      </w:r>
      <w:r>
        <w:rPr>
          <w:rFonts w:hint="eastAsia"/>
        </w:rPr>
        <w:t>了解比赛基本情况</w:t>
      </w:r>
    </w:p>
    <w:p w14:paraId="19046676" w14:textId="77777777" w:rsidR="00D63202" w:rsidRDefault="00000000" w:rsidP="007A1099">
      <w:pPr>
        <w:numPr>
          <w:ilvl w:val="0"/>
          <w:numId w:val="81"/>
        </w:numPr>
        <w:tabs>
          <w:tab w:val="left" w:pos="720"/>
        </w:tabs>
        <w:spacing w:line="400" w:lineRule="exact"/>
        <w:ind w:firstLine="200"/>
      </w:pPr>
      <w:r>
        <w:t>总回合数：查看比赛总回合数</w:t>
      </w:r>
    </w:p>
    <w:p w14:paraId="58DB8B17" w14:textId="77777777" w:rsidR="00D63202" w:rsidRDefault="00000000" w:rsidP="007A1099">
      <w:pPr>
        <w:numPr>
          <w:ilvl w:val="0"/>
          <w:numId w:val="81"/>
        </w:numPr>
        <w:tabs>
          <w:tab w:val="left" w:pos="720"/>
        </w:tabs>
        <w:spacing w:line="400" w:lineRule="exact"/>
        <w:ind w:firstLine="200"/>
      </w:pPr>
      <w:r>
        <w:t>总击球数：查看比赛总击球数</w:t>
      </w:r>
    </w:p>
    <w:p w14:paraId="7973E378" w14:textId="77777777" w:rsidR="00D63202" w:rsidRDefault="00000000" w:rsidP="007A1099">
      <w:pPr>
        <w:numPr>
          <w:ilvl w:val="0"/>
          <w:numId w:val="81"/>
        </w:numPr>
        <w:tabs>
          <w:tab w:val="left" w:pos="720"/>
        </w:tabs>
        <w:spacing w:line="400" w:lineRule="exact"/>
        <w:ind w:firstLine="200"/>
      </w:pPr>
      <w:r>
        <w:t>平均拍数：查看平均每回合拍数</w:t>
      </w:r>
    </w:p>
    <w:p w14:paraId="6DEA64EF" w14:textId="77777777" w:rsidR="00D63202" w:rsidRDefault="00000000" w:rsidP="007A1099">
      <w:pPr>
        <w:numPr>
          <w:ilvl w:val="0"/>
          <w:numId w:val="81"/>
        </w:numPr>
        <w:tabs>
          <w:tab w:val="left" w:pos="720"/>
        </w:tabs>
        <w:spacing w:line="400" w:lineRule="exact"/>
        <w:ind w:firstLine="200"/>
      </w:pPr>
      <w:r>
        <w:t>总跑动估算：查看两位选手总跑动距离</w:t>
      </w:r>
    </w:p>
    <w:p w14:paraId="542F05DB" w14:textId="77777777" w:rsidR="00D63202" w:rsidRDefault="00000000" w:rsidP="007A1099">
      <w:pPr>
        <w:spacing w:line="400" w:lineRule="exact"/>
        <w:ind w:firstLineChars="200" w:firstLine="422"/>
      </w:pPr>
      <w:r>
        <w:rPr>
          <w:b/>
          <w:bCs/>
        </w:rPr>
        <w:t>查看能力六维图</w:t>
      </w:r>
    </w:p>
    <w:p w14:paraId="2B008517" w14:textId="77777777" w:rsidR="00D63202" w:rsidRDefault="00000000" w:rsidP="007A1099">
      <w:pPr>
        <w:spacing w:line="400" w:lineRule="exact"/>
        <w:ind w:firstLineChars="200" w:firstLine="420"/>
      </w:pPr>
      <w:r>
        <w:rPr>
          <w:rFonts w:hint="eastAsia"/>
        </w:rPr>
        <w:t>在</w:t>
      </w:r>
      <w:r>
        <w:rPr>
          <w:rFonts w:hint="eastAsia"/>
        </w:rPr>
        <w:t>"</w:t>
      </w:r>
      <w:r>
        <w:rPr>
          <w:rFonts w:hint="eastAsia"/>
        </w:rPr>
        <w:t>比赛概况</w:t>
      </w:r>
      <w:r>
        <w:rPr>
          <w:rFonts w:hint="eastAsia"/>
        </w:rPr>
        <w:t>"</w:t>
      </w:r>
      <w:r>
        <w:rPr>
          <w:rFonts w:hint="eastAsia"/>
        </w:rPr>
        <w:t>标签页</w:t>
      </w:r>
      <w:r>
        <w:rPr>
          <w:rFonts w:hint="eastAsia"/>
        </w:rPr>
        <w:t xml:space="preserve"> </w:t>
      </w:r>
      <w:r>
        <w:rPr>
          <w:rFonts w:hint="eastAsia"/>
        </w:rPr>
        <w:t>→</w:t>
      </w:r>
      <w:r>
        <w:rPr>
          <w:rFonts w:hint="eastAsia"/>
        </w:rPr>
        <w:t xml:space="preserve"> </w:t>
      </w:r>
      <w:r>
        <w:rPr>
          <w:rFonts w:hint="eastAsia"/>
        </w:rPr>
        <w:t>查看能力</w:t>
      </w:r>
      <w:proofErr w:type="gramStart"/>
      <w:r>
        <w:rPr>
          <w:rFonts w:hint="eastAsia"/>
        </w:rPr>
        <w:t>六维图</w:t>
      </w:r>
      <w:proofErr w:type="gramEnd"/>
      <w:r>
        <w:rPr>
          <w:rFonts w:hint="eastAsia"/>
        </w:rPr>
        <w:t xml:space="preserve"> </w:t>
      </w:r>
      <w:r>
        <w:rPr>
          <w:rFonts w:hint="eastAsia"/>
        </w:rPr>
        <w:t>→</w:t>
      </w:r>
      <w:r>
        <w:rPr>
          <w:rFonts w:hint="eastAsia"/>
        </w:rPr>
        <w:t xml:space="preserve"> </w:t>
      </w:r>
      <w:r>
        <w:rPr>
          <w:rFonts w:hint="eastAsia"/>
        </w:rPr>
        <w:t>对比两位选手的综合能力</w:t>
      </w:r>
    </w:p>
    <w:p w14:paraId="4DFE97B9" w14:textId="77777777" w:rsidR="00D63202" w:rsidRDefault="00000000" w:rsidP="007A1099">
      <w:pPr>
        <w:numPr>
          <w:ilvl w:val="0"/>
          <w:numId w:val="82"/>
        </w:numPr>
        <w:tabs>
          <w:tab w:val="left" w:pos="720"/>
        </w:tabs>
        <w:spacing w:line="400" w:lineRule="exact"/>
        <w:ind w:firstLine="200"/>
      </w:pPr>
      <w:r>
        <w:t>进攻能力：查看两位选手的进攻能力对比</w:t>
      </w:r>
    </w:p>
    <w:p w14:paraId="3B0F8247" w14:textId="77777777" w:rsidR="00D63202" w:rsidRDefault="00000000" w:rsidP="007A1099">
      <w:pPr>
        <w:numPr>
          <w:ilvl w:val="0"/>
          <w:numId w:val="82"/>
        </w:numPr>
        <w:tabs>
          <w:tab w:val="left" w:pos="720"/>
        </w:tabs>
        <w:spacing w:line="400" w:lineRule="exact"/>
        <w:ind w:firstLine="200"/>
      </w:pPr>
      <w:r>
        <w:t>防守能力：查看两位选手的防守能力对比</w:t>
      </w:r>
    </w:p>
    <w:p w14:paraId="5D05B11D" w14:textId="77777777" w:rsidR="00D63202" w:rsidRDefault="00000000" w:rsidP="007A1099">
      <w:pPr>
        <w:numPr>
          <w:ilvl w:val="0"/>
          <w:numId w:val="82"/>
        </w:numPr>
        <w:tabs>
          <w:tab w:val="left" w:pos="720"/>
        </w:tabs>
        <w:spacing w:line="400" w:lineRule="exact"/>
        <w:ind w:firstLine="200"/>
      </w:pPr>
      <w:r>
        <w:t>速度能力：查看两位选手的速度能力对比</w:t>
      </w:r>
    </w:p>
    <w:p w14:paraId="3E687EC6" w14:textId="77777777" w:rsidR="00D63202" w:rsidRDefault="00000000" w:rsidP="007A1099">
      <w:pPr>
        <w:numPr>
          <w:ilvl w:val="0"/>
          <w:numId w:val="82"/>
        </w:numPr>
        <w:tabs>
          <w:tab w:val="left" w:pos="720"/>
        </w:tabs>
        <w:spacing w:line="400" w:lineRule="exact"/>
        <w:ind w:firstLine="200"/>
      </w:pPr>
      <w:r>
        <w:t>体能能力：查看两位选手的体能能力对比</w:t>
      </w:r>
    </w:p>
    <w:p w14:paraId="49D45895" w14:textId="77777777" w:rsidR="00D63202" w:rsidRDefault="00000000" w:rsidP="007A1099">
      <w:pPr>
        <w:numPr>
          <w:ilvl w:val="0"/>
          <w:numId w:val="82"/>
        </w:numPr>
        <w:tabs>
          <w:tab w:val="left" w:pos="720"/>
        </w:tabs>
        <w:spacing w:line="400" w:lineRule="exact"/>
        <w:ind w:firstLine="200"/>
      </w:pPr>
      <w:r>
        <w:t>控制能力：查看两位选手的控制能力对比</w:t>
      </w:r>
    </w:p>
    <w:p w14:paraId="7257201F" w14:textId="77777777" w:rsidR="00D63202" w:rsidRDefault="00000000" w:rsidP="007A1099">
      <w:pPr>
        <w:numPr>
          <w:ilvl w:val="0"/>
          <w:numId w:val="82"/>
        </w:numPr>
        <w:tabs>
          <w:tab w:val="left" w:pos="720"/>
        </w:tabs>
        <w:spacing w:line="400" w:lineRule="exact"/>
        <w:ind w:firstLine="200"/>
      </w:pPr>
      <w:r>
        <w:t>多样性能力：查看两位选手的技术多样性对比</w:t>
      </w:r>
    </w:p>
    <w:p w14:paraId="137836DB" w14:textId="77777777" w:rsidR="00D63202" w:rsidRDefault="00000000" w:rsidP="007A1099">
      <w:pPr>
        <w:spacing w:line="400" w:lineRule="exact"/>
        <w:ind w:firstLineChars="200" w:firstLine="422"/>
      </w:pPr>
      <w:r>
        <w:rPr>
          <w:b/>
          <w:bCs/>
        </w:rPr>
        <w:t>查看</w:t>
      </w:r>
      <w:r>
        <w:rPr>
          <w:b/>
          <w:bCs/>
        </w:rPr>
        <w:t>3D</w:t>
      </w:r>
      <w:r>
        <w:rPr>
          <w:b/>
          <w:bCs/>
        </w:rPr>
        <w:t>战术图</w:t>
      </w:r>
    </w:p>
    <w:p w14:paraId="05DD3120" w14:textId="77777777" w:rsidR="00D63202" w:rsidRDefault="00000000" w:rsidP="007A1099">
      <w:pPr>
        <w:spacing w:line="400" w:lineRule="exact"/>
        <w:ind w:firstLineChars="200" w:firstLine="420"/>
      </w:pPr>
      <w:r>
        <w:rPr>
          <w:rFonts w:hint="eastAsia"/>
        </w:rPr>
        <w:t>在</w:t>
      </w:r>
      <w:r>
        <w:rPr>
          <w:rFonts w:hint="eastAsia"/>
        </w:rPr>
        <w:t>"</w:t>
      </w:r>
      <w:r>
        <w:rPr>
          <w:rFonts w:hint="eastAsia"/>
        </w:rPr>
        <w:t>比赛概况</w:t>
      </w:r>
      <w:r>
        <w:rPr>
          <w:rFonts w:hint="eastAsia"/>
        </w:rPr>
        <w:t>"</w:t>
      </w:r>
      <w:r>
        <w:rPr>
          <w:rFonts w:hint="eastAsia"/>
        </w:rPr>
        <w:t>标签页</w:t>
      </w:r>
      <w:r>
        <w:rPr>
          <w:rFonts w:hint="eastAsia"/>
        </w:rPr>
        <w:t xml:space="preserve"> </w:t>
      </w:r>
      <w:r>
        <w:rPr>
          <w:rFonts w:hint="eastAsia"/>
        </w:rPr>
        <w:t>→</w:t>
      </w:r>
      <w:r>
        <w:rPr>
          <w:rFonts w:hint="eastAsia"/>
        </w:rPr>
        <w:t xml:space="preserve"> </w:t>
      </w:r>
      <w:r>
        <w:rPr>
          <w:rFonts w:hint="eastAsia"/>
        </w:rPr>
        <w:t>使用控制工具栏调整显示</w:t>
      </w:r>
      <w:r>
        <w:rPr>
          <w:rFonts w:hint="eastAsia"/>
        </w:rPr>
        <w:t xml:space="preserve"> </w:t>
      </w:r>
      <w:r>
        <w:rPr>
          <w:rFonts w:hint="eastAsia"/>
        </w:rPr>
        <w:t>→</w:t>
      </w:r>
      <w:r>
        <w:rPr>
          <w:rFonts w:hint="eastAsia"/>
        </w:rPr>
        <w:t xml:space="preserve"> </w:t>
      </w:r>
      <w:r>
        <w:rPr>
          <w:rFonts w:hint="eastAsia"/>
        </w:rPr>
        <w:t>查看击球落点分布</w:t>
      </w:r>
    </w:p>
    <w:p w14:paraId="11B249A2" w14:textId="77777777" w:rsidR="00D63202" w:rsidRDefault="00000000" w:rsidP="007A1099">
      <w:pPr>
        <w:numPr>
          <w:ilvl w:val="0"/>
          <w:numId w:val="83"/>
        </w:numPr>
        <w:tabs>
          <w:tab w:val="left" w:pos="720"/>
        </w:tabs>
        <w:spacing w:line="400" w:lineRule="exact"/>
        <w:ind w:firstLine="200"/>
      </w:pPr>
      <w:r>
        <w:t>按球速着色：切换颜色模式为按球速着色</w:t>
      </w:r>
    </w:p>
    <w:p w14:paraId="7FBF7762" w14:textId="77777777" w:rsidR="00D63202" w:rsidRDefault="00000000" w:rsidP="007A1099">
      <w:pPr>
        <w:numPr>
          <w:ilvl w:val="0"/>
          <w:numId w:val="83"/>
        </w:numPr>
        <w:tabs>
          <w:tab w:val="left" w:pos="720"/>
        </w:tabs>
        <w:spacing w:line="400" w:lineRule="exact"/>
        <w:ind w:firstLine="200"/>
      </w:pPr>
      <w:r>
        <w:t>按类型着色：切换颜色模式为按击球类型着色</w:t>
      </w:r>
    </w:p>
    <w:p w14:paraId="6F53D8E5" w14:textId="77777777" w:rsidR="00D63202" w:rsidRDefault="00000000" w:rsidP="007A1099">
      <w:pPr>
        <w:numPr>
          <w:ilvl w:val="0"/>
          <w:numId w:val="83"/>
        </w:numPr>
        <w:tabs>
          <w:tab w:val="left" w:pos="720"/>
        </w:tabs>
        <w:spacing w:line="400" w:lineRule="exact"/>
        <w:ind w:firstLine="200"/>
      </w:pPr>
      <w:r>
        <w:t>开</w:t>
      </w:r>
      <w:r>
        <w:t>/</w:t>
      </w:r>
      <w:r>
        <w:t>关包络：切换凸包显示状态</w:t>
      </w:r>
    </w:p>
    <w:p w14:paraId="7EB4B16A" w14:textId="77777777" w:rsidR="00D63202" w:rsidRDefault="00000000" w:rsidP="007A1099">
      <w:pPr>
        <w:numPr>
          <w:ilvl w:val="0"/>
          <w:numId w:val="83"/>
        </w:numPr>
        <w:tabs>
          <w:tab w:val="left" w:pos="720"/>
        </w:tabs>
        <w:spacing w:line="400" w:lineRule="exact"/>
        <w:ind w:firstLine="200"/>
      </w:pPr>
      <w:r>
        <w:t>开</w:t>
      </w:r>
      <w:r>
        <w:t>/</w:t>
      </w:r>
      <w:proofErr w:type="gramStart"/>
      <w:r>
        <w:t>关连</w:t>
      </w:r>
      <w:proofErr w:type="gramEnd"/>
      <w:r>
        <w:t>线：切换轨迹连线显示状态</w:t>
      </w:r>
    </w:p>
    <w:p w14:paraId="750722D2" w14:textId="77777777" w:rsidR="00D63202" w:rsidRDefault="00000000" w:rsidP="007A1099">
      <w:pPr>
        <w:numPr>
          <w:ilvl w:val="0"/>
          <w:numId w:val="83"/>
        </w:numPr>
        <w:tabs>
          <w:tab w:val="left" w:pos="720"/>
        </w:tabs>
        <w:spacing w:line="400" w:lineRule="exact"/>
        <w:ind w:firstLine="200"/>
      </w:pPr>
      <w:r>
        <w:t>缩放</w:t>
      </w:r>
      <w:r>
        <w:t>+</w:t>
      </w:r>
      <w:r>
        <w:t>：放大视图（</w:t>
      </w:r>
      <w:r>
        <w:t>1.2</w:t>
      </w:r>
      <w:r>
        <w:t>倍）</w:t>
      </w:r>
    </w:p>
    <w:p w14:paraId="2DCFC11C" w14:textId="77777777" w:rsidR="00D63202" w:rsidRDefault="00000000" w:rsidP="007A1099">
      <w:pPr>
        <w:numPr>
          <w:ilvl w:val="0"/>
          <w:numId w:val="83"/>
        </w:numPr>
        <w:tabs>
          <w:tab w:val="left" w:pos="720"/>
        </w:tabs>
        <w:spacing w:line="400" w:lineRule="exact"/>
        <w:ind w:firstLine="200"/>
      </w:pPr>
      <w:r>
        <w:t>缩放</w:t>
      </w:r>
      <w:r>
        <w:t>-</w:t>
      </w:r>
      <w:r>
        <w:t>：缩小视图（</w:t>
      </w:r>
      <w:r>
        <w:t>0.83</w:t>
      </w:r>
      <w:r>
        <w:t>倍）</w:t>
      </w:r>
    </w:p>
    <w:p w14:paraId="16301B87" w14:textId="77777777" w:rsidR="00D63202" w:rsidRDefault="00000000" w:rsidP="007A1099">
      <w:pPr>
        <w:numPr>
          <w:ilvl w:val="0"/>
          <w:numId w:val="83"/>
        </w:numPr>
        <w:tabs>
          <w:tab w:val="left" w:pos="720"/>
        </w:tabs>
        <w:spacing w:line="400" w:lineRule="exact"/>
        <w:ind w:firstLine="200"/>
      </w:pPr>
      <w:r>
        <w:t>重置缩放：恢复默认缩放级别</w:t>
      </w:r>
    </w:p>
    <w:p w14:paraId="4E9CC10A" w14:textId="77777777" w:rsidR="00C2465C" w:rsidRDefault="00C2465C" w:rsidP="007A1099">
      <w:pPr>
        <w:spacing w:line="400" w:lineRule="exact"/>
        <w:ind w:left="720" w:firstLine="200"/>
      </w:pPr>
    </w:p>
    <w:p w14:paraId="6EA682E8" w14:textId="77777777" w:rsidR="00D63202" w:rsidRPr="00460767" w:rsidRDefault="00000000" w:rsidP="00825FF1">
      <w:pPr>
        <w:pStyle w:val="4"/>
        <w:ind w:firstLine="422"/>
      </w:pPr>
      <w:bookmarkStart w:id="150" w:name="_Toc219071391"/>
      <w:bookmarkStart w:id="151" w:name="_Toc219932848"/>
      <w:r w:rsidRPr="00460767">
        <w:rPr>
          <w:rFonts w:hint="eastAsia"/>
        </w:rPr>
        <w:t>3</w:t>
      </w:r>
      <w:r w:rsidRPr="00460767">
        <w:t>.</w:t>
      </w:r>
      <w:r w:rsidRPr="00460767">
        <w:rPr>
          <w:rFonts w:hint="eastAsia"/>
        </w:rPr>
        <w:t>2</w:t>
      </w:r>
      <w:r w:rsidRPr="00460767">
        <w:t xml:space="preserve">.2.3 </w:t>
      </w:r>
      <w:r w:rsidRPr="00460767">
        <w:t>战术复盘流程</w:t>
      </w:r>
      <w:bookmarkEnd w:id="150"/>
      <w:bookmarkEnd w:id="151"/>
    </w:p>
    <w:p w14:paraId="04F8FC2A" w14:textId="77777777" w:rsidR="00D63202" w:rsidRDefault="00000000" w:rsidP="007A1099">
      <w:pPr>
        <w:spacing w:line="400" w:lineRule="exact"/>
        <w:ind w:firstLineChars="200" w:firstLine="420"/>
      </w:pPr>
      <w:r>
        <w:rPr>
          <w:rFonts w:hint="eastAsia"/>
        </w:rPr>
        <w:t>选择回合切换到</w:t>
      </w:r>
      <w:r>
        <w:rPr>
          <w:rFonts w:hint="eastAsia"/>
        </w:rPr>
        <w:t>"</w:t>
      </w:r>
      <w:r>
        <w:rPr>
          <w:rFonts w:hint="eastAsia"/>
        </w:rPr>
        <w:t>战术复盘</w:t>
      </w:r>
      <w:r>
        <w:rPr>
          <w:rFonts w:hint="eastAsia"/>
        </w:rPr>
        <w:t>"</w:t>
      </w:r>
      <w:r>
        <w:rPr>
          <w:rFonts w:hint="eastAsia"/>
        </w:rPr>
        <w:t>标签页</w:t>
      </w:r>
      <w:r>
        <w:rPr>
          <w:rFonts w:hint="eastAsia"/>
        </w:rPr>
        <w:t xml:space="preserve"> </w:t>
      </w:r>
      <w:r>
        <w:rPr>
          <w:rFonts w:hint="eastAsia"/>
        </w:rPr>
        <w:t>→</w:t>
      </w:r>
      <w:r>
        <w:rPr>
          <w:rFonts w:hint="eastAsia"/>
        </w:rPr>
        <w:t xml:space="preserve"> </w:t>
      </w:r>
      <w:r>
        <w:rPr>
          <w:rFonts w:hint="eastAsia"/>
        </w:rPr>
        <w:t>在回合列表中选择要分析的回合</w:t>
      </w:r>
      <w:r>
        <w:rPr>
          <w:rFonts w:hint="eastAsia"/>
        </w:rPr>
        <w:t xml:space="preserve"> </w:t>
      </w:r>
      <w:r>
        <w:rPr>
          <w:rFonts w:hint="eastAsia"/>
        </w:rPr>
        <w:t>→</w:t>
      </w:r>
      <w:r>
        <w:rPr>
          <w:rFonts w:hint="eastAsia"/>
        </w:rPr>
        <w:t xml:space="preserve"> </w:t>
      </w:r>
      <w:r>
        <w:rPr>
          <w:rFonts w:hint="eastAsia"/>
        </w:rPr>
        <w:t>查看</w:t>
      </w:r>
      <w:r>
        <w:rPr>
          <w:rFonts w:hint="eastAsia"/>
        </w:rPr>
        <w:t>3D</w:t>
      </w:r>
      <w:r>
        <w:rPr>
          <w:rFonts w:hint="eastAsia"/>
        </w:rPr>
        <w:t>竞技场中</w:t>
      </w:r>
      <w:r>
        <w:rPr>
          <w:rFonts w:hint="eastAsia"/>
        </w:rPr>
        <w:lastRenderedPageBreak/>
        <w:t>的轨迹可视化</w:t>
      </w:r>
    </w:p>
    <w:p w14:paraId="5EEE90BA" w14:textId="77777777" w:rsidR="00D63202" w:rsidRDefault="00000000" w:rsidP="007A1099">
      <w:pPr>
        <w:numPr>
          <w:ilvl w:val="0"/>
          <w:numId w:val="84"/>
        </w:numPr>
        <w:tabs>
          <w:tab w:val="left" w:pos="720"/>
        </w:tabs>
        <w:spacing w:line="400" w:lineRule="exact"/>
        <w:ind w:firstLine="200"/>
      </w:pPr>
      <w:r>
        <w:t>查看回合列表：显示所有回合，包括回合</w:t>
      </w:r>
      <w:r>
        <w:t>ID</w:t>
      </w:r>
      <w:r>
        <w:t>、击球数、时长</w:t>
      </w:r>
    </w:p>
    <w:p w14:paraId="013315A0" w14:textId="77777777" w:rsidR="00D63202" w:rsidRDefault="00000000" w:rsidP="007A1099">
      <w:pPr>
        <w:numPr>
          <w:ilvl w:val="0"/>
          <w:numId w:val="84"/>
        </w:numPr>
        <w:tabs>
          <w:tab w:val="left" w:pos="720"/>
        </w:tabs>
        <w:spacing w:line="400" w:lineRule="exact"/>
        <w:ind w:firstLine="200"/>
      </w:pPr>
      <w:r>
        <w:t>选择回合：点击列表项选择要分析的回合</w:t>
      </w:r>
    </w:p>
    <w:p w14:paraId="1FD15DBD" w14:textId="77777777" w:rsidR="00D63202" w:rsidRDefault="00000000" w:rsidP="007A1099">
      <w:pPr>
        <w:numPr>
          <w:ilvl w:val="0"/>
          <w:numId w:val="84"/>
        </w:numPr>
        <w:tabs>
          <w:tab w:val="left" w:pos="720"/>
        </w:tabs>
        <w:spacing w:line="400" w:lineRule="exact"/>
        <w:ind w:firstLine="200"/>
      </w:pPr>
      <w:r>
        <w:t>查看详情：查看选中回合的详细统计信息</w:t>
      </w:r>
    </w:p>
    <w:p w14:paraId="3E05E17F" w14:textId="77777777" w:rsidR="00D63202" w:rsidRDefault="00000000" w:rsidP="007A1099">
      <w:pPr>
        <w:spacing w:line="400" w:lineRule="exact"/>
        <w:ind w:firstLineChars="200" w:firstLine="422"/>
      </w:pPr>
      <w:r>
        <w:rPr>
          <w:b/>
          <w:bCs/>
        </w:rPr>
        <w:t>查看</w:t>
      </w:r>
      <w:r>
        <w:rPr>
          <w:b/>
          <w:bCs/>
        </w:rPr>
        <w:t>3D</w:t>
      </w:r>
      <w:r>
        <w:rPr>
          <w:b/>
          <w:bCs/>
        </w:rPr>
        <w:t>竞技场</w:t>
      </w:r>
    </w:p>
    <w:p w14:paraId="02A88F35" w14:textId="77777777" w:rsidR="00D63202" w:rsidRDefault="00000000" w:rsidP="007A1099">
      <w:pPr>
        <w:spacing w:line="400" w:lineRule="exact"/>
        <w:ind w:firstLineChars="200" w:firstLine="420"/>
      </w:pPr>
      <w:r>
        <w:rPr>
          <w:rFonts w:hint="eastAsia"/>
        </w:rPr>
        <w:t>在</w:t>
      </w:r>
      <w:r>
        <w:rPr>
          <w:rFonts w:hint="eastAsia"/>
        </w:rPr>
        <w:t>"</w:t>
      </w:r>
      <w:r>
        <w:rPr>
          <w:rFonts w:hint="eastAsia"/>
        </w:rPr>
        <w:t>战术复盘</w:t>
      </w:r>
      <w:r>
        <w:rPr>
          <w:rFonts w:hint="eastAsia"/>
        </w:rPr>
        <w:t>"</w:t>
      </w:r>
      <w:r>
        <w:rPr>
          <w:rFonts w:hint="eastAsia"/>
        </w:rPr>
        <w:t>标签页</w:t>
      </w:r>
      <w:r>
        <w:rPr>
          <w:rFonts w:hint="eastAsia"/>
        </w:rPr>
        <w:t xml:space="preserve"> </w:t>
      </w:r>
      <w:r>
        <w:rPr>
          <w:rFonts w:hint="eastAsia"/>
        </w:rPr>
        <w:t>→</w:t>
      </w:r>
      <w:r>
        <w:rPr>
          <w:rFonts w:hint="eastAsia"/>
        </w:rPr>
        <w:t xml:space="preserve"> </w:t>
      </w:r>
      <w:r>
        <w:rPr>
          <w:rFonts w:hint="eastAsia"/>
        </w:rPr>
        <w:t>查看右侧</w:t>
      </w:r>
      <w:r>
        <w:rPr>
          <w:rFonts w:hint="eastAsia"/>
        </w:rPr>
        <w:t>3D</w:t>
      </w:r>
      <w:r>
        <w:rPr>
          <w:rFonts w:hint="eastAsia"/>
        </w:rPr>
        <w:t>竞技场</w:t>
      </w:r>
      <w:r>
        <w:rPr>
          <w:rFonts w:hint="eastAsia"/>
        </w:rPr>
        <w:t xml:space="preserve"> </w:t>
      </w:r>
      <w:r>
        <w:rPr>
          <w:rFonts w:hint="eastAsia"/>
        </w:rPr>
        <w:t>→</w:t>
      </w:r>
      <w:r>
        <w:rPr>
          <w:rFonts w:hint="eastAsia"/>
        </w:rPr>
        <w:t xml:space="preserve"> </w:t>
      </w:r>
      <w:r>
        <w:rPr>
          <w:rFonts w:hint="eastAsia"/>
        </w:rPr>
        <w:t>交互操作查看轨迹</w:t>
      </w:r>
    </w:p>
    <w:p w14:paraId="178A99C1" w14:textId="77777777" w:rsidR="00D63202" w:rsidRDefault="00000000" w:rsidP="007A1099">
      <w:pPr>
        <w:numPr>
          <w:ilvl w:val="0"/>
          <w:numId w:val="85"/>
        </w:numPr>
        <w:tabs>
          <w:tab w:val="left" w:pos="720"/>
        </w:tabs>
        <w:spacing w:line="400" w:lineRule="exact"/>
        <w:ind w:firstLine="200"/>
      </w:pPr>
      <w:r>
        <w:t>旋转视角：鼠标拖拽旋转视角</w:t>
      </w:r>
    </w:p>
    <w:p w14:paraId="3B394F1E" w14:textId="77777777" w:rsidR="00D63202" w:rsidRDefault="00000000" w:rsidP="007A1099">
      <w:pPr>
        <w:numPr>
          <w:ilvl w:val="0"/>
          <w:numId w:val="85"/>
        </w:numPr>
        <w:tabs>
          <w:tab w:val="left" w:pos="720"/>
        </w:tabs>
        <w:spacing w:line="400" w:lineRule="exact"/>
        <w:ind w:firstLine="200"/>
      </w:pPr>
      <w:r>
        <w:t>缩放视图：滚轮缩放视图</w:t>
      </w:r>
    </w:p>
    <w:p w14:paraId="209CFFC0" w14:textId="77777777" w:rsidR="00D63202" w:rsidRDefault="00000000" w:rsidP="007A1099">
      <w:pPr>
        <w:numPr>
          <w:ilvl w:val="0"/>
          <w:numId w:val="85"/>
        </w:numPr>
        <w:tabs>
          <w:tab w:val="left" w:pos="720"/>
        </w:tabs>
        <w:spacing w:line="400" w:lineRule="exact"/>
        <w:ind w:firstLine="200"/>
      </w:pPr>
      <w:r>
        <w:t>平移视图：右键拖拽平移视图</w:t>
      </w:r>
    </w:p>
    <w:p w14:paraId="420C3806" w14:textId="77777777" w:rsidR="00C2465C" w:rsidRDefault="00C2465C" w:rsidP="00E561B1">
      <w:pPr>
        <w:spacing w:line="400" w:lineRule="exact"/>
        <w:ind w:firstLineChars="200" w:firstLine="422"/>
        <w:rPr>
          <w:rFonts w:ascii="黑体" w:eastAsia="黑体" w:hAnsi="黑体"/>
          <w:b/>
          <w:bCs/>
          <w:szCs w:val="21"/>
        </w:rPr>
      </w:pPr>
      <w:bookmarkStart w:id="152" w:name="_Toc219071392"/>
    </w:p>
    <w:p w14:paraId="69CE1EC3" w14:textId="77777777" w:rsidR="00D63202" w:rsidRPr="00460767" w:rsidRDefault="00000000" w:rsidP="00825FF1">
      <w:pPr>
        <w:pStyle w:val="4"/>
        <w:ind w:firstLine="422"/>
      </w:pPr>
      <w:bookmarkStart w:id="153" w:name="_Toc219932849"/>
      <w:r w:rsidRPr="00460767">
        <w:rPr>
          <w:rFonts w:hint="eastAsia"/>
        </w:rPr>
        <w:t>3</w:t>
      </w:r>
      <w:r w:rsidRPr="00460767">
        <w:t>.</w:t>
      </w:r>
      <w:r w:rsidRPr="00460767">
        <w:rPr>
          <w:rFonts w:hint="eastAsia"/>
        </w:rPr>
        <w:t>2</w:t>
      </w:r>
      <w:r w:rsidRPr="00460767">
        <w:t xml:space="preserve">.2.4 </w:t>
      </w:r>
      <w:r w:rsidRPr="00460767">
        <w:t>球员表现分析流程</w:t>
      </w:r>
      <w:bookmarkEnd w:id="152"/>
      <w:bookmarkEnd w:id="153"/>
    </w:p>
    <w:p w14:paraId="237EFDDA" w14:textId="77777777" w:rsidR="00D63202" w:rsidRDefault="00000000" w:rsidP="007A1099">
      <w:pPr>
        <w:spacing w:line="400" w:lineRule="exact"/>
        <w:ind w:firstLineChars="200" w:firstLine="422"/>
      </w:pPr>
      <w:r>
        <w:rPr>
          <w:b/>
          <w:bCs/>
        </w:rPr>
        <w:t>查看</w:t>
      </w:r>
      <w:r>
        <w:rPr>
          <w:b/>
          <w:bCs/>
        </w:rPr>
        <w:t>Player 1</w:t>
      </w:r>
      <w:r>
        <w:rPr>
          <w:b/>
          <w:bCs/>
        </w:rPr>
        <w:t>表现</w:t>
      </w:r>
    </w:p>
    <w:p w14:paraId="59DD53F5" w14:textId="77777777" w:rsidR="00D63202" w:rsidRDefault="00000000" w:rsidP="007A1099">
      <w:pPr>
        <w:spacing w:line="400" w:lineRule="exact"/>
        <w:ind w:firstLineChars="200" w:firstLine="420"/>
      </w:pPr>
      <w:r>
        <w:rPr>
          <w:rFonts w:hint="eastAsia"/>
        </w:rPr>
        <w:t>切换到</w:t>
      </w:r>
      <w:r>
        <w:rPr>
          <w:rFonts w:hint="eastAsia"/>
        </w:rPr>
        <w:t>"</w:t>
      </w:r>
      <w:r>
        <w:rPr>
          <w:rFonts w:hint="eastAsia"/>
        </w:rPr>
        <w:t>球员表现</w:t>
      </w:r>
      <w:r>
        <w:rPr>
          <w:rFonts w:hint="eastAsia"/>
        </w:rPr>
        <w:t>"</w:t>
      </w:r>
      <w:r>
        <w:rPr>
          <w:rFonts w:hint="eastAsia"/>
        </w:rPr>
        <w:t>标签页</w:t>
      </w:r>
      <w:r>
        <w:rPr>
          <w:rFonts w:hint="eastAsia"/>
        </w:rPr>
        <w:t xml:space="preserve"> </w:t>
      </w:r>
      <w:r>
        <w:rPr>
          <w:rFonts w:hint="eastAsia"/>
        </w:rPr>
        <w:t>→</w:t>
      </w:r>
      <w:r>
        <w:rPr>
          <w:rFonts w:hint="eastAsia"/>
        </w:rPr>
        <w:t xml:space="preserve"> </w:t>
      </w:r>
      <w:r>
        <w:rPr>
          <w:rFonts w:hint="eastAsia"/>
        </w:rPr>
        <w:t>查看</w:t>
      </w:r>
      <w:r>
        <w:rPr>
          <w:rFonts w:hint="eastAsia"/>
        </w:rPr>
        <w:t>Player 1</w:t>
      </w:r>
      <w:r>
        <w:rPr>
          <w:rFonts w:hint="eastAsia"/>
        </w:rPr>
        <w:t>面板</w:t>
      </w:r>
      <w:r>
        <w:rPr>
          <w:rFonts w:hint="eastAsia"/>
        </w:rPr>
        <w:t xml:space="preserve"> </w:t>
      </w:r>
      <w:r>
        <w:rPr>
          <w:rFonts w:hint="eastAsia"/>
        </w:rPr>
        <w:t>→</w:t>
      </w:r>
      <w:r>
        <w:rPr>
          <w:rFonts w:hint="eastAsia"/>
        </w:rPr>
        <w:t xml:space="preserve"> </w:t>
      </w:r>
      <w:r>
        <w:rPr>
          <w:rFonts w:hint="eastAsia"/>
        </w:rPr>
        <w:t>分析</w:t>
      </w:r>
      <w:r>
        <w:rPr>
          <w:rFonts w:hint="eastAsia"/>
        </w:rPr>
        <w:t>Player 1</w:t>
      </w:r>
      <w:r>
        <w:rPr>
          <w:rFonts w:hint="eastAsia"/>
        </w:rPr>
        <w:t>的运动表现</w:t>
      </w:r>
    </w:p>
    <w:p w14:paraId="1AEACDF3" w14:textId="77777777" w:rsidR="00D63202" w:rsidRDefault="00000000" w:rsidP="007A1099">
      <w:pPr>
        <w:numPr>
          <w:ilvl w:val="0"/>
          <w:numId w:val="86"/>
        </w:numPr>
        <w:tabs>
          <w:tab w:val="left" w:pos="720"/>
        </w:tabs>
        <w:spacing w:line="400" w:lineRule="exact"/>
        <w:ind w:firstLine="200"/>
      </w:pPr>
      <w:r>
        <w:t>查看</w:t>
      </w:r>
      <w:r>
        <w:t>KPI</w:t>
      </w:r>
      <w:r>
        <w:t>指标：平均速度、</w:t>
      </w:r>
      <w:r>
        <w:t>P95</w:t>
      </w:r>
      <w:r>
        <w:t>速度、最大速度、加速度峰值、加速度均值</w:t>
      </w:r>
    </w:p>
    <w:p w14:paraId="3CEBA4FD" w14:textId="77777777" w:rsidR="00D63202" w:rsidRDefault="00000000" w:rsidP="007A1099">
      <w:pPr>
        <w:numPr>
          <w:ilvl w:val="0"/>
          <w:numId w:val="86"/>
        </w:numPr>
        <w:tabs>
          <w:tab w:val="left" w:pos="720"/>
        </w:tabs>
        <w:spacing w:line="400" w:lineRule="exact"/>
        <w:ind w:firstLine="200"/>
      </w:pPr>
      <w:r>
        <w:t>查看移动热区：热力图显示移动轨迹密度</w:t>
      </w:r>
    </w:p>
    <w:p w14:paraId="37256337" w14:textId="77777777" w:rsidR="00D63202" w:rsidRDefault="00000000" w:rsidP="007A1099">
      <w:pPr>
        <w:numPr>
          <w:ilvl w:val="0"/>
          <w:numId w:val="86"/>
        </w:numPr>
        <w:tabs>
          <w:tab w:val="left" w:pos="720"/>
        </w:tabs>
        <w:spacing w:line="400" w:lineRule="exact"/>
        <w:ind w:firstLine="200"/>
      </w:pPr>
      <w:r>
        <w:t>查看速度分布：速度直方图</w:t>
      </w:r>
    </w:p>
    <w:p w14:paraId="305BFEA3" w14:textId="77777777" w:rsidR="00D63202" w:rsidRDefault="00000000" w:rsidP="007A1099">
      <w:pPr>
        <w:numPr>
          <w:ilvl w:val="0"/>
          <w:numId w:val="86"/>
        </w:numPr>
        <w:tabs>
          <w:tab w:val="left" w:pos="720"/>
        </w:tabs>
        <w:spacing w:line="400" w:lineRule="exact"/>
        <w:ind w:firstLine="200"/>
      </w:pPr>
      <w:r>
        <w:t>查看加速度时间序列：加速度随时间变化曲线</w:t>
      </w:r>
    </w:p>
    <w:p w14:paraId="54447BE5" w14:textId="77777777" w:rsidR="00D63202" w:rsidRDefault="00000000" w:rsidP="007A1099">
      <w:pPr>
        <w:numPr>
          <w:ilvl w:val="0"/>
          <w:numId w:val="86"/>
        </w:numPr>
        <w:tabs>
          <w:tab w:val="left" w:pos="720"/>
        </w:tabs>
        <w:spacing w:line="400" w:lineRule="exact"/>
        <w:ind w:firstLine="200"/>
      </w:pPr>
      <w:r>
        <w:t>查看</w:t>
      </w:r>
      <w:proofErr w:type="gramStart"/>
      <w:r>
        <w:t>覆盖分位</w:t>
      </w:r>
      <w:proofErr w:type="gramEnd"/>
      <w:r>
        <w:t>等值线：移动范围分位线</w:t>
      </w:r>
    </w:p>
    <w:p w14:paraId="6251E15F" w14:textId="77777777" w:rsidR="00D63202" w:rsidRDefault="00000000" w:rsidP="007A1099">
      <w:pPr>
        <w:numPr>
          <w:ilvl w:val="0"/>
          <w:numId w:val="86"/>
        </w:numPr>
        <w:tabs>
          <w:tab w:val="left" w:pos="720"/>
        </w:tabs>
        <w:spacing w:line="400" w:lineRule="exact"/>
        <w:ind w:firstLine="200"/>
      </w:pPr>
      <w:r>
        <w:t>查看站位质心与稳定性：质心位置和协方差椭圆</w:t>
      </w:r>
    </w:p>
    <w:p w14:paraId="7A3FE9E7" w14:textId="77777777" w:rsidR="00D63202" w:rsidRDefault="00000000" w:rsidP="007A1099">
      <w:pPr>
        <w:spacing w:line="400" w:lineRule="exact"/>
        <w:ind w:firstLineChars="200" w:firstLine="422"/>
      </w:pPr>
      <w:r>
        <w:rPr>
          <w:b/>
          <w:bCs/>
        </w:rPr>
        <w:t>查看</w:t>
      </w:r>
      <w:r>
        <w:rPr>
          <w:b/>
          <w:bCs/>
        </w:rPr>
        <w:t>Player 2</w:t>
      </w:r>
      <w:r>
        <w:rPr>
          <w:b/>
          <w:bCs/>
        </w:rPr>
        <w:t>表现</w:t>
      </w:r>
    </w:p>
    <w:p w14:paraId="00FD2E72" w14:textId="77777777" w:rsidR="00D63202" w:rsidRDefault="00000000" w:rsidP="007A1099">
      <w:pPr>
        <w:spacing w:line="400" w:lineRule="exact"/>
        <w:ind w:firstLineChars="200" w:firstLine="420"/>
      </w:pPr>
      <w:r>
        <w:rPr>
          <w:rFonts w:hint="eastAsia"/>
        </w:rPr>
        <w:t>切换到</w:t>
      </w:r>
      <w:r>
        <w:rPr>
          <w:rFonts w:hint="eastAsia"/>
        </w:rPr>
        <w:t>"</w:t>
      </w:r>
      <w:r>
        <w:rPr>
          <w:rFonts w:hint="eastAsia"/>
        </w:rPr>
        <w:t>球员表现</w:t>
      </w:r>
      <w:r>
        <w:rPr>
          <w:rFonts w:hint="eastAsia"/>
        </w:rPr>
        <w:t>"</w:t>
      </w:r>
      <w:r>
        <w:rPr>
          <w:rFonts w:hint="eastAsia"/>
        </w:rPr>
        <w:t>标签页</w:t>
      </w:r>
      <w:r>
        <w:rPr>
          <w:rFonts w:hint="eastAsia"/>
        </w:rPr>
        <w:t xml:space="preserve"> </w:t>
      </w:r>
      <w:r>
        <w:rPr>
          <w:rFonts w:hint="eastAsia"/>
        </w:rPr>
        <w:t>→</w:t>
      </w:r>
      <w:r>
        <w:rPr>
          <w:rFonts w:hint="eastAsia"/>
        </w:rPr>
        <w:t xml:space="preserve"> </w:t>
      </w:r>
      <w:r>
        <w:rPr>
          <w:rFonts w:hint="eastAsia"/>
        </w:rPr>
        <w:t>查看</w:t>
      </w:r>
      <w:r>
        <w:rPr>
          <w:rFonts w:hint="eastAsia"/>
        </w:rPr>
        <w:t>Player 2</w:t>
      </w:r>
      <w:r>
        <w:rPr>
          <w:rFonts w:hint="eastAsia"/>
        </w:rPr>
        <w:t>面板</w:t>
      </w:r>
      <w:r>
        <w:rPr>
          <w:rFonts w:hint="eastAsia"/>
        </w:rPr>
        <w:t xml:space="preserve"> </w:t>
      </w:r>
      <w:r>
        <w:rPr>
          <w:rFonts w:hint="eastAsia"/>
        </w:rPr>
        <w:t>→</w:t>
      </w:r>
      <w:r>
        <w:rPr>
          <w:rFonts w:hint="eastAsia"/>
        </w:rPr>
        <w:t xml:space="preserve"> </w:t>
      </w:r>
      <w:r>
        <w:rPr>
          <w:rFonts w:hint="eastAsia"/>
        </w:rPr>
        <w:t>分析</w:t>
      </w:r>
      <w:r>
        <w:rPr>
          <w:rFonts w:hint="eastAsia"/>
        </w:rPr>
        <w:t>Player 2</w:t>
      </w:r>
      <w:r>
        <w:rPr>
          <w:rFonts w:hint="eastAsia"/>
        </w:rPr>
        <w:t>的运动表现</w:t>
      </w:r>
    </w:p>
    <w:p w14:paraId="0BEB71B5" w14:textId="77777777" w:rsidR="00D63202" w:rsidRDefault="00000000" w:rsidP="007A1099">
      <w:pPr>
        <w:numPr>
          <w:ilvl w:val="0"/>
          <w:numId w:val="87"/>
        </w:numPr>
        <w:tabs>
          <w:tab w:val="left" w:pos="720"/>
        </w:tabs>
        <w:spacing w:line="400" w:lineRule="exact"/>
        <w:ind w:firstLine="200"/>
      </w:pPr>
      <w:r>
        <w:t>布局和功能与</w:t>
      </w:r>
      <w:r>
        <w:t>Player 1</w:t>
      </w:r>
      <w:r>
        <w:t>面</w:t>
      </w:r>
      <w:proofErr w:type="gramStart"/>
      <w:r>
        <w:t>板完全</w:t>
      </w:r>
      <w:proofErr w:type="gramEnd"/>
      <w:r>
        <w:t>相同</w:t>
      </w:r>
    </w:p>
    <w:p w14:paraId="6275D943" w14:textId="77777777" w:rsidR="00D63202" w:rsidRDefault="00000000" w:rsidP="007A1099">
      <w:pPr>
        <w:numPr>
          <w:ilvl w:val="0"/>
          <w:numId w:val="87"/>
        </w:numPr>
        <w:tabs>
          <w:tab w:val="left" w:pos="720"/>
        </w:tabs>
        <w:spacing w:line="400" w:lineRule="exact"/>
        <w:ind w:firstLine="200"/>
      </w:pPr>
      <w:r>
        <w:t>对比两位选手的表现差异</w:t>
      </w:r>
    </w:p>
    <w:p w14:paraId="5E1CC0A2" w14:textId="77777777" w:rsidR="00C2465C" w:rsidRDefault="00C2465C" w:rsidP="00E561B1">
      <w:pPr>
        <w:spacing w:afterLines="50" w:after="120" w:line="400" w:lineRule="exact"/>
        <w:ind w:left="720"/>
      </w:pPr>
    </w:p>
    <w:p w14:paraId="1016EE8E" w14:textId="77777777" w:rsidR="00D63202" w:rsidRPr="00460767" w:rsidRDefault="00000000" w:rsidP="00825FF1">
      <w:pPr>
        <w:pStyle w:val="4"/>
        <w:ind w:firstLine="422"/>
      </w:pPr>
      <w:bookmarkStart w:id="154" w:name="_Toc219071393"/>
      <w:bookmarkStart w:id="155" w:name="_Toc219932850"/>
      <w:r w:rsidRPr="00460767">
        <w:rPr>
          <w:rFonts w:hint="eastAsia"/>
        </w:rPr>
        <w:t>3</w:t>
      </w:r>
      <w:r w:rsidRPr="00460767">
        <w:t>.</w:t>
      </w:r>
      <w:r w:rsidRPr="00460767">
        <w:rPr>
          <w:rFonts w:hint="eastAsia"/>
        </w:rPr>
        <w:t>2</w:t>
      </w:r>
      <w:r w:rsidRPr="00460767">
        <w:t xml:space="preserve">.2.5 </w:t>
      </w:r>
      <w:r w:rsidRPr="00460767">
        <w:t>技术统计分析流程</w:t>
      </w:r>
      <w:bookmarkEnd w:id="154"/>
      <w:bookmarkEnd w:id="155"/>
    </w:p>
    <w:p w14:paraId="5ACA800C" w14:textId="77777777" w:rsidR="00D63202" w:rsidRDefault="00000000" w:rsidP="007A1099">
      <w:pPr>
        <w:spacing w:line="400" w:lineRule="exact"/>
        <w:ind w:firstLineChars="200" w:firstLine="422"/>
      </w:pPr>
      <w:r>
        <w:rPr>
          <w:b/>
          <w:bCs/>
        </w:rPr>
        <w:t>查看击球类型饼图</w:t>
      </w:r>
    </w:p>
    <w:p w14:paraId="259F2A9F" w14:textId="77777777" w:rsidR="00D63202" w:rsidRDefault="00000000" w:rsidP="007A1099">
      <w:pPr>
        <w:spacing w:line="400" w:lineRule="exact"/>
        <w:ind w:firstLineChars="200" w:firstLine="420"/>
      </w:pPr>
      <w:r>
        <w:rPr>
          <w:rFonts w:hint="eastAsia"/>
        </w:rPr>
        <w:t>切换到</w:t>
      </w:r>
      <w:r>
        <w:rPr>
          <w:rFonts w:hint="eastAsia"/>
        </w:rPr>
        <w:t>"</w:t>
      </w:r>
      <w:r>
        <w:rPr>
          <w:rFonts w:hint="eastAsia"/>
        </w:rPr>
        <w:t>技术统计</w:t>
      </w:r>
      <w:r>
        <w:rPr>
          <w:rFonts w:hint="eastAsia"/>
        </w:rPr>
        <w:t>"</w:t>
      </w:r>
      <w:r>
        <w:rPr>
          <w:rFonts w:hint="eastAsia"/>
        </w:rPr>
        <w:t>标签页</w:t>
      </w:r>
      <w:r>
        <w:rPr>
          <w:rFonts w:hint="eastAsia"/>
        </w:rPr>
        <w:t xml:space="preserve"> </w:t>
      </w:r>
      <w:r>
        <w:rPr>
          <w:rFonts w:hint="eastAsia"/>
        </w:rPr>
        <w:t>→</w:t>
      </w:r>
      <w:r>
        <w:rPr>
          <w:rFonts w:hint="eastAsia"/>
        </w:rPr>
        <w:t xml:space="preserve"> </w:t>
      </w:r>
      <w:r>
        <w:rPr>
          <w:rFonts w:hint="eastAsia"/>
        </w:rPr>
        <w:t>查看击球</w:t>
      </w:r>
      <w:proofErr w:type="gramStart"/>
      <w:r>
        <w:rPr>
          <w:rFonts w:hint="eastAsia"/>
        </w:rPr>
        <w:t>类型饼图</w:t>
      </w:r>
      <w:proofErr w:type="gramEnd"/>
      <w:r>
        <w:rPr>
          <w:rFonts w:hint="eastAsia"/>
        </w:rPr>
        <w:t xml:space="preserve"> </w:t>
      </w:r>
      <w:r>
        <w:rPr>
          <w:rFonts w:hint="eastAsia"/>
        </w:rPr>
        <w:t>→</w:t>
      </w:r>
      <w:r>
        <w:rPr>
          <w:rFonts w:hint="eastAsia"/>
        </w:rPr>
        <w:t xml:space="preserve"> </w:t>
      </w:r>
      <w:r>
        <w:rPr>
          <w:rFonts w:hint="eastAsia"/>
        </w:rPr>
        <w:t>了解选手的技术偏好</w:t>
      </w:r>
    </w:p>
    <w:p w14:paraId="6632DC91" w14:textId="77777777" w:rsidR="00D63202" w:rsidRDefault="00000000" w:rsidP="007A1099">
      <w:pPr>
        <w:numPr>
          <w:ilvl w:val="0"/>
          <w:numId w:val="88"/>
        </w:numPr>
        <w:tabs>
          <w:tab w:val="left" w:pos="720"/>
        </w:tabs>
        <w:spacing w:line="400" w:lineRule="exact"/>
        <w:ind w:firstLine="200"/>
      </w:pPr>
      <w:r>
        <w:t>Player 1</w:t>
      </w:r>
      <w:r>
        <w:t>击球类型饼图：显示</w:t>
      </w:r>
      <w:r>
        <w:t>Player 1</w:t>
      </w:r>
      <w:r>
        <w:t>的击球类型分布</w:t>
      </w:r>
    </w:p>
    <w:p w14:paraId="48449977" w14:textId="77777777" w:rsidR="00D63202" w:rsidRDefault="00000000" w:rsidP="007A1099">
      <w:pPr>
        <w:numPr>
          <w:ilvl w:val="0"/>
          <w:numId w:val="88"/>
        </w:numPr>
        <w:tabs>
          <w:tab w:val="left" w:pos="720"/>
        </w:tabs>
        <w:spacing w:line="400" w:lineRule="exact"/>
        <w:ind w:firstLine="200"/>
      </w:pPr>
      <w:r>
        <w:t>Player 2</w:t>
      </w:r>
      <w:r>
        <w:t>击球类型饼图：显示</w:t>
      </w:r>
      <w:r>
        <w:t>Player 2</w:t>
      </w:r>
      <w:r>
        <w:t>的击球类型分布</w:t>
      </w:r>
    </w:p>
    <w:p w14:paraId="0AC04E90" w14:textId="77777777" w:rsidR="00D63202" w:rsidRDefault="00000000" w:rsidP="007A1099">
      <w:pPr>
        <w:numPr>
          <w:ilvl w:val="0"/>
          <w:numId w:val="88"/>
        </w:numPr>
        <w:tabs>
          <w:tab w:val="left" w:pos="720"/>
        </w:tabs>
        <w:spacing w:line="400" w:lineRule="exact"/>
        <w:ind w:firstLine="200"/>
      </w:pPr>
      <w:r>
        <w:t>对比两位选手的技术偏好差异</w:t>
      </w:r>
    </w:p>
    <w:p w14:paraId="0E92A61C" w14:textId="77777777" w:rsidR="00D63202" w:rsidRDefault="00000000" w:rsidP="007A1099">
      <w:pPr>
        <w:spacing w:line="400" w:lineRule="exact"/>
        <w:ind w:firstLineChars="200" w:firstLine="422"/>
      </w:pPr>
      <w:r>
        <w:rPr>
          <w:b/>
          <w:bCs/>
        </w:rPr>
        <w:t>查看速度</w:t>
      </w:r>
      <w:r>
        <w:rPr>
          <w:b/>
          <w:bCs/>
        </w:rPr>
        <w:t>-</w:t>
      </w:r>
      <w:r>
        <w:rPr>
          <w:b/>
          <w:bCs/>
        </w:rPr>
        <w:t>高度散点图</w:t>
      </w:r>
    </w:p>
    <w:p w14:paraId="2AFB31B3" w14:textId="77777777" w:rsidR="00D63202" w:rsidRDefault="00000000" w:rsidP="007A1099">
      <w:pPr>
        <w:spacing w:line="400" w:lineRule="exact"/>
        <w:ind w:firstLineChars="200" w:firstLine="420"/>
      </w:pPr>
      <w:r>
        <w:rPr>
          <w:rFonts w:hint="eastAsia"/>
        </w:rPr>
        <w:t>在</w:t>
      </w:r>
      <w:r>
        <w:rPr>
          <w:rFonts w:hint="eastAsia"/>
        </w:rPr>
        <w:t>"</w:t>
      </w:r>
      <w:r>
        <w:rPr>
          <w:rFonts w:hint="eastAsia"/>
        </w:rPr>
        <w:t>技术统计</w:t>
      </w:r>
      <w:r>
        <w:rPr>
          <w:rFonts w:hint="eastAsia"/>
        </w:rPr>
        <w:t>"</w:t>
      </w:r>
      <w:r>
        <w:rPr>
          <w:rFonts w:hint="eastAsia"/>
        </w:rPr>
        <w:t>标签页</w:t>
      </w:r>
      <w:r>
        <w:rPr>
          <w:rFonts w:hint="eastAsia"/>
        </w:rPr>
        <w:t xml:space="preserve"> </w:t>
      </w:r>
      <w:r>
        <w:rPr>
          <w:rFonts w:hint="eastAsia"/>
        </w:rPr>
        <w:t>→</w:t>
      </w:r>
      <w:r>
        <w:rPr>
          <w:rFonts w:hint="eastAsia"/>
        </w:rPr>
        <w:t xml:space="preserve"> </w:t>
      </w:r>
      <w:r>
        <w:rPr>
          <w:rFonts w:hint="eastAsia"/>
        </w:rPr>
        <w:t>查看速度</w:t>
      </w:r>
      <w:r>
        <w:rPr>
          <w:rFonts w:hint="eastAsia"/>
        </w:rPr>
        <w:t>-</w:t>
      </w:r>
      <w:r>
        <w:rPr>
          <w:rFonts w:hint="eastAsia"/>
        </w:rPr>
        <w:t>高度散点图</w:t>
      </w:r>
      <w:r>
        <w:rPr>
          <w:rFonts w:hint="eastAsia"/>
        </w:rPr>
        <w:t xml:space="preserve"> </w:t>
      </w:r>
      <w:r>
        <w:rPr>
          <w:rFonts w:hint="eastAsia"/>
        </w:rPr>
        <w:t>→</w:t>
      </w:r>
      <w:r>
        <w:rPr>
          <w:rFonts w:hint="eastAsia"/>
        </w:rPr>
        <w:t xml:space="preserve"> </w:t>
      </w:r>
      <w:r>
        <w:rPr>
          <w:rFonts w:hint="eastAsia"/>
        </w:rPr>
        <w:t>分析击球质量</w:t>
      </w:r>
    </w:p>
    <w:p w14:paraId="01AE7C58" w14:textId="77777777" w:rsidR="00D63202" w:rsidRDefault="00000000" w:rsidP="007A1099">
      <w:pPr>
        <w:numPr>
          <w:ilvl w:val="0"/>
          <w:numId w:val="89"/>
        </w:numPr>
        <w:tabs>
          <w:tab w:val="left" w:pos="720"/>
        </w:tabs>
        <w:spacing w:line="400" w:lineRule="exact"/>
        <w:ind w:firstLine="200"/>
      </w:pPr>
      <w:r>
        <w:t>查看击球点分布：查看所有击球点的速度和高度分布</w:t>
      </w:r>
    </w:p>
    <w:p w14:paraId="1DE4E70E" w14:textId="77777777" w:rsidR="00D63202" w:rsidRDefault="00000000" w:rsidP="007A1099">
      <w:pPr>
        <w:numPr>
          <w:ilvl w:val="0"/>
          <w:numId w:val="89"/>
        </w:numPr>
        <w:tabs>
          <w:tab w:val="left" w:pos="720"/>
        </w:tabs>
        <w:spacing w:line="400" w:lineRule="exact"/>
        <w:ind w:firstLine="200"/>
      </w:pPr>
      <w:r>
        <w:t>分析击球质量：高速高远球、高速杀球、网前球等</w:t>
      </w:r>
    </w:p>
    <w:p w14:paraId="7180C892" w14:textId="77777777" w:rsidR="00D63202" w:rsidRDefault="00000000" w:rsidP="007A1099">
      <w:pPr>
        <w:numPr>
          <w:ilvl w:val="0"/>
          <w:numId w:val="89"/>
        </w:numPr>
        <w:tabs>
          <w:tab w:val="left" w:pos="720"/>
        </w:tabs>
        <w:spacing w:line="400" w:lineRule="exact"/>
        <w:ind w:firstLine="200"/>
      </w:pPr>
      <w:r>
        <w:t>查看统计信息：查看击球点数量、速度和高度的统计参数</w:t>
      </w:r>
    </w:p>
    <w:p w14:paraId="749B7AA1" w14:textId="77777777" w:rsidR="00C2465C" w:rsidRDefault="00C2465C" w:rsidP="00E561B1">
      <w:pPr>
        <w:spacing w:line="400" w:lineRule="exact"/>
        <w:ind w:firstLineChars="200" w:firstLine="422"/>
        <w:rPr>
          <w:rFonts w:ascii="黑体" w:eastAsia="黑体" w:hAnsi="黑体"/>
          <w:b/>
          <w:bCs/>
          <w:szCs w:val="21"/>
        </w:rPr>
      </w:pPr>
      <w:bookmarkStart w:id="156" w:name="_Toc219071394"/>
    </w:p>
    <w:p w14:paraId="0BBC5A6B" w14:textId="77777777" w:rsidR="00D63202" w:rsidRPr="00460767" w:rsidRDefault="00000000" w:rsidP="00825FF1">
      <w:pPr>
        <w:pStyle w:val="4"/>
        <w:ind w:firstLine="422"/>
      </w:pPr>
      <w:bookmarkStart w:id="157" w:name="_Toc219932851"/>
      <w:r w:rsidRPr="00460767">
        <w:rPr>
          <w:rFonts w:hint="eastAsia"/>
        </w:rPr>
        <w:t>3</w:t>
      </w:r>
      <w:r w:rsidRPr="00460767">
        <w:t>.</w:t>
      </w:r>
      <w:r w:rsidRPr="00460767">
        <w:rPr>
          <w:rFonts w:hint="eastAsia"/>
        </w:rPr>
        <w:t>2</w:t>
      </w:r>
      <w:r w:rsidRPr="00460767">
        <w:t xml:space="preserve">.2.6 </w:t>
      </w:r>
      <w:r w:rsidRPr="00460767">
        <w:t>深度战术分析流程</w:t>
      </w:r>
      <w:bookmarkEnd w:id="156"/>
      <w:bookmarkEnd w:id="157"/>
    </w:p>
    <w:p w14:paraId="53E56BF3" w14:textId="77777777" w:rsidR="00D63202" w:rsidRDefault="00000000" w:rsidP="007A1099">
      <w:pPr>
        <w:spacing w:line="400" w:lineRule="exact"/>
        <w:ind w:firstLineChars="200" w:firstLine="422"/>
      </w:pPr>
      <w:r>
        <w:rPr>
          <w:b/>
          <w:bCs/>
        </w:rPr>
        <w:t>查看战术类型流图</w:t>
      </w:r>
    </w:p>
    <w:p w14:paraId="236B2225" w14:textId="77777777" w:rsidR="00D63202" w:rsidRDefault="00000000" w:rsidP="007A1099">
      <w:pPr>
        <w:spacing w:line="400" w:lineRule="exact"/>
        <w:ind w:firstLineChars="200" w:firstLine="420"/>
      </w:pPr>
      <w:r>
        <w:rPr>
          <w:rFonts w:hint="eastAsia"/>
        </w:rPr>
        <w:t>切换到</w:t>
      </w:r>
      <w:r>
        <w:rPr>
          <w:rFonts w:hint="eastAsia"/>
        </w:rPr>
        <w:t>"</w:t>
      </w:r>
      <w:r>
        <w:rPr>
          <w:rFonts w:hint="eastAsia"/>
        </w:rPr>
        <w:t>深度战术</w:t>
      </w:r>
      <w:r>
        <w:rPr>
          <w:rFonts w:hint="eastAsia"/>
        </w:rPr>
        <w:t>"</w:t>
      </w:r>
      <w:r>
        <w:rPr>
          <w:rFonts w:hint="eastAsia"/>
        </w:rPr>
        <w:t>标签页</w:t>
      </w:r>
      <w:r>
        <w:rPr>
          <w:rFonts w:hint="eastAsia"/>
        </w:rPr>
        <w:t xml:space="preserve"> </w:t>
      </w:r>
      <w:r>
        <w:rPr>
          <w:rFonts w:hint="eastAsia"/>
        </w:rPr>
        <w:t>→</w:t>
      </w:r>
      <w:r>
        <w:rPr>
          <w:rFonts w:hint="eastAsia"/>
        </w:rPr>
        <w:t xml:space="preserve"> </w:t>
      </w:r>
      <w:r>
        <w:rPr>
          <w:rFonts w:hint="eastAsia"/>
        </w:rPr>
        <w:t>查看战术类型流图</w:t>
      </w:r>
      <w:r>
        <w:rPr>
          <w:rFonts w:hint="eastAsia"/>
        </w:rPr>
        <w:t xml:space="preserve"> </w:t>
      </w:r>
      <w:r>
        <w:rPr>
          <w:rFonts w:hint="eastAsia"/>
        </w:rPr>
        <w:t>→</w:t>
      </w:r>
      <w:r>
        <w:rPr>
          <w:rFonts w:hint="eastAsia"/>
        </w:rPr>
        <w:t xml:space="preserve"> </w:t>
      </w:r>
      <w:r>
        <w:rPr>
          <w:rFonts w:hint="eastAsia"/>
        </w:rPr>
        <w:t>了解战术变化趋势</w:t>
      </w:r>
    </w:p>
    <w:p w14:paraId="6009A940" w14:textId="77777777" w:rsidR="00D63202" w:rsidRDefault="00000000" w:rsidP="007A1099">
      <w:pPr>
        <w:numPr>
          <w:ilvl w:val="0"/>
          <w:numId w:val="90"/>
        </w:numPr>
        <w:tabs>
          <w:tab w:val="left" w:pos="720"/>
        </w:tabs>
        <w:spacing w:line="400" w:lineRule="exact"/>
        <w:ind w:firstLine="200"/>
      </w:pPr>
      <w:r>
        <w:t>查看战术类型随时间的变化</w:t>
      </w:r>
    </w:p>
    <w:p w14:paraId="6DAEE4D9" w14:textId="77777777" w:rsidR="00D63202" w:rsidRDefault="00000000" w:rsidP="007A1099">
      <w:pPr>
        <w:numPr>
          <w:ilvl w:val="0"/>
          <w:numId w:val="90"/>
        </w:numPr>
        <w:tabs>
          <w:tab w:val="left" w:pos="720"/>
        </w:tabs>
        <w:spacing w:line="400" w:lineRule="exact"/>
        <w:ind w:firstLine="200"/>
      </w:pPr>
      <w:r>
        <w:t>分析战术使用比例</w:t>
      </w:r>
    </w:p>
    <w:p w14:paraId="698E488C" w14:textId="77777777" w:rsidR="00D63202" w:rsidRDefault="00000000" w:rsidP="007A1099">
      <w:pPr>
        <w:numPr>
          <w:ilvl w:val="0"/>
          <w:numId w:val="90"/>
        </w:numPr>
        <w:tabs>
          <w:tab w:val="left" w:pos="720"/>
        </w:tabs>
        <w:spacing w:line="400" w:lineRule="exact"/>
        <w:ind w:firstLine="200"/>
      </w:pPr>
      <w:r>
        <w:t>识别战术转换时机</w:t>
      </w:r>
    </w:p>
    <w:p w14:paraId="12821C79" w14:textId="77777777" w:rsidR="00D63202" w:rsidRDefault="00000000" w:rsidP="007A1099">
      <w:pPr>
        <w:spacing w:line="400" w:lineRule="exact"/>
        <w:ind w:firstLineChars="200" w:firstLine="422"/>
      </w:pPr>
      <w:r>
        <w:rPr>
          <w:b/>
          <w:bCs/>
        </w:rPr>
        <w:t>查看战术转移热图</w:t>
      </w:r>
    </w:p>
    <w:p w14:paraId="248AF9DE" w14:textId="77777777" w:rsidR="00D63202" w:rsidRDefault="00000000" w:rsidP="007A1099">
      <w:pPr>
        <w:spacing w:line="400" w:lineRule="exact"/>
        <w:ind w:firstLineChars="200" w:firstLine="420"/>
      </w:pPr>
      <w:r>
        <w:rPr>
          <w:rFonts w:hint="eastAsia"/>
        </w:rPr>
        <w:t>在</w:t>
      </w:r>
      <w:r>
        <w:rPr>
          <w:rFonts w:hint="eastAsia"/>
        </w:rPr>
        <w:t>"</w:t>
      </w:r>
      <w:r>
        <w:rPr>
          <w:rFonts w:hint="eastAsia"/>
        </w:rPr>
        <w:t>深度战术</w:t>
      </w:r>
      <w:r>
        <w:rPr>
          <w:rFonts w:hint="eastAsia"/>
        </w:rPr>
        <w:t>"</w:t>
      </w:r>
      <w:r>
        <w:rPr>
          <w:rFonts w:hint="eastAsia"/>
        </w:rPr>
        <w:t>标签页</w:t>
      </w:r>
      <w:r>
        <w:rPr>
          <w:rFonts w:hint="eastAsia"/>
        </w:rPr>
        <w:t xml:space="preserve"> </w:t>
      </w:r>
      <w:r>
        <w:rPr>
          <w:rFonts w:hint="eastAsia"/>
        </w:rPr>
        <w:t>→</w:t>
      </w:r>
      <w:r>
        <w:rPr>
          <w:rFonts w:hint="eastAsia"/>
        </w:rPr>
        <w:t xml:space="preserve"> </w:t>
      </w:r>
      <w:r>
        <w:rPr>
          <w:rFonts w:hint="eastAsia"/>
        </w:rPr>
        <w:t>查看战术</w:t>
      </w:r>
      <w:proofErr w:type="gramStart"/>
      <w:r>
        <w:rPr>
          <w:rFonts w:hint="eastAsia"/>
        </w:rPr>
        <w:t>转移热图</w:t>
      </w:r>
      <w:proofErr w:type="gramEnd"/>
      <w:r>
        <w:rPr>
          <w:rFonts w:hint="eastAsia"/>
        </w:rPr>
        <w:t xml:space="preserve"> </w:t>
      </w:r>
      <w:r>
        <w:rPr>
          <w:rFonts w:hint="eastAsia"/>
        </w:rPr>
        <w:t>→</w:t>
      </w:r>
      <w:r>
        <w:rPr>
          <w:rFonts w:hint="eastAsia"/>
        </w:rPr>
        <w:t xml:space="preserve"> </w:t>
      </w:r>
      <w:r>
        <w:rPr>
          <w:rFonts w:hint="eastAsia"/>
        </w:rPr>
        <w:t>了解战术响应模式</w:t>
      </w:r>
    </w:p>
    <w:p w14:paraId="02A07E10" w14:textId="77777777" w:rsidR="00D63202" w:rsidRDefault="00000000" w:rsidP="007A1099">
      <w:pPr>
        <w:numPr>
          <w:ilvl w:val="0"/>
          <w:numId w:val="91"/>
        </w:numPr>
        <w:tabs>
          <w:tab w:val="left" w:pos="720"/>
        </w:tabs>
        <w:spacing w:line="400" w:lineRule="exact"/>
        <w:ind w:firstLine="200"/>
      </w:pPr>
      <w:r>
        <w:t>查看来球类型到响应击球的转移概率</w:t>
      </w:r>
    </w:p>
    <w:p w14:paraId="6210D911" w14:textId="77777777" w:rsidR="00D63202" w:rsidRDefault="00000000" w:rsidP="007A1099">
      <w:pPr>
        <w:numPr>
          <w:ilvl w:val="0"/>
          <w:numId w:val="91"/>
        </w:numPr>
        <w:tabs>
          <w:tab w:val="left" w:pos="720"/>
        </w:tabs>
        <w:spacing w:line="400" w:lineRule="exact"/>
        <w:ind w:firstLine="200"/>
      </w:pPr>
      <w:r>
        <w:t>分析战术响应模式</w:t>
      </w:r>
    </w:p>
    <w:p w14:paraId="3B64564B" w14:textId="77777777" w:rsidR="00D63202" w:rsidRDefault="00000000" w:rsidP="007A1099">
      <w:pPr>
        <w:numPr>
          <w:ilvl w:val="0"/>
          <w:numId w:val="91"/>
        </w:numPr>
        <w:tabs>
          <w:tab w:val="left" w:pos="720"/>
        </w:tabs>
        <w:spacing w:line="400" w:lineRule="exact"/>
        <w:ind w:firstLine="200"/>
      </w:pPr>
      <w:r>
        <w:t>识别战术转换规律</w:t>
      </w:r>
    </w:p>
    <w:p w14:paraId="134F420E" w14:textId="77777777" w:rsidR="00D63202" w:rsidRDefault="00000000" w:rsidP="007A1099">
      <w:pPr>
        <w:spacing w:line="400" w:lineRule="exact"/>
        <w:ind w:firstLineChars="200" w:firstLine="422"/>
      </w:pPr>
      <w:r>
        <w:rPr>
          <w:b/>
          <w:bCs/>
        </w:rPr>
        <w:t>查看</w:t>
      </w:r>
      <w:r>
        <w:rPr>
          <w:b/>
          <w:bCs/>
        </w:rPr>
        <w:t>Voronoi</w:t>
      </w:r>
      <w:r>
        <w:rPr>
          <w:b/>
          <w:bCs/>
        </w:rPr>
        <w:t>空间控制图</w:t>
      </w:r>
    </w:p>
    <w:p w14:paraId="62A5DF83" w14:textId="77777777" w:rsidR="00D63202" w:rsidRDefault="00000000" w:rsidP="007A1099">
      <w:pPr>
        <w:spacing w:line="400" w:lineRule="exact"/>
        <w:ind w:firstLineChars="200" w:firstLine="420"/>
      </w:pPr>
      <w:r>
        <w:rPr>
          <w:rFonts w:hint="eastAsia"/>
        </w:rPr>
        <w:t>在</w:t>
      </w:r>
      <w:r>
        <w:rPr>
          <w:rFonts w:hint="eastAsia"/>
        </w:rPr>
        <w:t>"</w:t>
      </w:r>
      <w:r>
        <w:rPr>
          <w:rFonts w:hint="eastAsia"/>
        </w:rPr>
        <w:t>深度战术</w:t>
      </w:r>
      <w:r>
        <w:rPr>
          <w:rFonts w:hint="eastAsia"/>
        </w:rPr>
        <w:t>"</w:t>
      </w:r>
      <w:r>
        <w:rPr>
          <w:rFonts w:hint="eastAsia"/>
        </w:rPr>
        <w:t>标签页</w:t>
      </w:r>
      <w:r>
        <w:rPr>
          <w:rFonts w:hint="eastAsia"/>
        </w:rPr>
        <w:t xml:space="preserve"> </w:t>
      </w:r>
      <w:r>
        <w:rPr>
          <w:rFonts w:hint="eastAsia"/>
        </w:rPr>
        <w:t>→</w:t>
      </w:r>
      <w:r>
        <w:rPr>
          <w:rFonts w:hint="eastAsia"/>
        </w:rPr>
        <w:t xml:space="preserve"> </w:t>
      </w:r>
      <w:r>
        <w:rPr>
          <w:rFonts w:hint="eastAsia"/>
        </w:rPr>
        <w:t>查看</w:t>
      </w:r>
      <w:r>
        <w:rPr>
          <w:rFonts w:hint="eastAsia"/>
        </w:rPr>
        <w:t>Voronoi</w:t>
      </w:r>
      <w:r>
        <w:rPr>
          <w:rFonts w:hint="eastAsia"/>
        </w:rPr>
        <w:t>图</w:t>
      </w:r>
      <w:r>
        <w:rPr>
          <w:rFonts w:hint="eastAsia"/>
        </w:rPr>
        <w:t xml:space="preserve"> </w:t>
      </w:r>
      <w:r>
        <w:rPr>
          <w:rFonts w:hint="eastAsia"/>
        </w:rPr>
        <w:t>→</w:t>
      </w:r>
      <w:r>
        <w:rPr>
          <w:rFonts w:hint="eastAsia"/>
        </w:rPr>
        <w:t xml:space="preserve"> </w:t>
      </w:r>
      <w:r>
        <w:rPr>
          <w:rFonts w:hint="eastAsia"/>
        </w:rPr>
        <w:t>了解空间控制</w:t>
      </w:r>
    </w:p>
    <w:p w14:paraId="107C88EC" w14:textId="77777777" w:rsidR="00D63202" w:rsidRDefault="00000000" w:rsidP="007A1099">
      <w:pPr>
        <w:numPr>
          <w:ilvl w:val="0"/>
          <w:numId w:val="92"/>
        </w:numPr>
        <w:tabs>
          <w:tab w:val="left" w:pos="720"/>
        </w:tabs>
        <w:spacing w:line="400" w:lineRule="exact"/>
        <w:ind w:firstLine="200"/>
      </w:pPr>
      <w:r>
        <w:t>查看选手的空间控制区域</w:t>
      </w:r>
    </w:p>
    <w:p w14:paraId="149D8188" w14:textId="77777777" w:rsidR="00D63202" w:rsidRDefault="00000000" w:rsidP="007A1099">
      <w:pPr>
        <w:numPr>
          <w:ilvl w:val="0"/>
          <w:numId w:val="92"/>
        </w:numPr>
        <w:tabs>
          <w:tab w:val="left" w:pos="720"/>
        </w:tabs>
        <w:spacing w:line="400" w:lineRule="exact"/>
        <w:ind w:firstLine="200"/>
      </w:pPr>
      <w:r>
        <w:t>分析选手的站位分布</w:t>
      </w:r>
    </w:p>
    <w:p w14:paraId="797EEFEE" w14:textId="77777777" w:rsidR="00D63202" w:rsidRDefault="00000000" w:rsidP="007A1099">
      <w:pPr>
        <w:numPr>
          <w:ilvl w:val="0"/>
          <w:numId w:val="92"/>
        </w:numPr>
        <w:tabs>
          <w:tab w:val="left" w:pos="720"/>
        </w:tabs>
        <w:spacing w:line="400" w:lineRule="exact"/>
        <w:ind w:firstLine="200"/>
      </w:pPr>
      <w:r>
        <w:t>识别空间控制优势</w:t>
      </w:r>
    </w:p>
    <w:p w14:paraId="15C78024" w14:textId="77777777" w:rsidR="00C2465C" w:rsidRDefault="00C2465C" w:rsidP="00E561B1">
      <w:pPr>
        <w:spacing w:line="400" w:lineRule="exact"/>
        <w:ind w:firstLineChars="200" w:firstLine="422"/>
        <w:rPr>
          <w:rFonts w:ascii="黑体" w:eastAsia="黑体" w:hAnsi="黑体"/>
          <w:b/>
          <w:bCs/>
          <w:szCs w:val="21"/>
        </w:rPr>
      </w:pPr>
      <w:bookmarkStart w:id="158" w:name="_Toc219071395"/>
    </w:p>
    <w:p w14:paraId="218B902A" w14:textId="77777777" w:rsidR="00D63202" w:rsidRPr="00460767" w:rsidRDefault="00000000" w:rsidP="00825FF1">
      <w:pPr>
        <w:pStyle w:val="4"/>
        <w:ind w:firstLine="422"/>
      </w:pPr>
      <w:bookmarkStart w:id="159" w:name="_Toc219932852"/>
      <w:r w:rsidRPr="00460767">
        <w:t xml:space="preserve">2.4.2.7 </w:t>
      </w:r>
      <w:r w:rsidRPr="00460767">
        <w:t>体能负荷分析流程</w:t>
      </w:r>
      <w:bookmarkEnd w:id="158"/>
      <w:bookmarkEnd w:id="159"/>
    </w:p>
    <w:p w14:paraId="02265FBF" w14:textId="77777777" w:rsidR="00D63202" w:rsidRDefault="00000000" w:rsidP="007A1099">
      <w:pPr>
        <w:spacing w:line="400" w:lineRule="exact"/>
        <w:ind w:firstLineChars="200" w:firstLine="422"/>
      </w:pPr>
      <w:r>
        <w:rPr>
          <w:b/>
          <w:bCs/>
        </w:rPr>
        <w:t>查看负荷曲线</w:t>
      </w:r>
    </w:p>
    <w:p w14:paraId="1533D69D" w14:textId="77777777" w:rsidR="00D63202" w:rsidRDefault="00000000" w:rsidP="007A1099">
      <w:pPr>
        <w:spacing w:line="400" w:lineRule="exact"/>
        <w:ind w:firstLineChars="200" w:firstLine="420"/>
      </w:pPr>
      <w:r>
        <w:rPr>
          <w:rFonts w:hint="eastAsia"/>
        </w:rPr>
        <w:t>切换到</w:t>
      </w:r>
      <w:r>
        <w:rPr>
          <w:rFonts w:hint="eastAsia"/>
        </w:rPr>
        <w:t>"</w:t>
      </w:r>
      <w:r>
        <w:rPr>
          <w:rFonts w:hint="eastAsia"/>
        </w:rPr>
        <w:t>体能负荷</w:t>
      </w:r>
      <w:r>
        <w:rPr>
          <w:rFonts w:hint="eastAsia"/>
        </w:rPr>
        <w:t>"</w:t>
      </w:r>
      <w:r>
        <w:rPr>
          <w:rFonts w:hint="eastAsia"/>
        </w:rPr>
        <w:t>标签页</w:t>
      </w:r>
      <w:r>
        <w:rPr>
          <w:rFonts w:hint="eastAsia"/>
        </w:rPr>
        <w:t xml:space="preserve"> </w:t>
      </w:r>
      <w:r>
        <w:rPr>
          <w:rFonts w:hint="eastAsia"/>
        </w:rPr>
        <w:t>→</w:t>
      </w:r>
      <w:r>
        <w:rPr>
          <w:rFonts w:hint="eastAsia"/>
        </w:rPr>
        <w:t xml:space="preserve"> </w:t>
      </w:r>
      <w:r>
        <w:rPr>
          <w:rFonts w:hint="eastAsia"/>
        </w:rPr>
        <w:t>查看负荷曲线图</w:t>
      </w:r>
      <w:r>
        <w:rPr>
          <w:rFonts w:hint="eastAsia"/>
        </w:rPr>
        <w:t xml:space="preserve"> </w:t>
      </w:r>
      <w:r>
        <w:rPr>
          <w:rFonts w:hint="eastAsia"/>
        </w:rPr>
        <w:t>→</w:t>
      </w:r>
      <w:r>
        <w:rPr>
          <w:rFonts w:hint="eastAsia"/>
        </w:rPr>
        <w:t xml:space="preserve"> </w:t>
      </w:r>
      <w:r>
        <w:rPr>
          <w:rFonts w:hint="eastAsia"/>
        </w:rPr>
        <w:t>了解选手的体能消耗</w:t>
      </w:r>
    </w:p>
    <w:p w14:paraId="00BD0FAC" w14:textId="77777777" w:rsidR="00D63202" w:rsidRDefault="00000000" w:rsidP="007A1099">
      <w:pPr>
        <w:numPr>
          <w:ilvl w:val="0"/>
          <w:numId w:val="93"/>
        </w:numPr>
        <w:tabs>
          <w:tab w:val="left" w:pos="720"/>
        </w:tabs>
        <w:spacing w:line="400" w:lineRule="exact"/>
        <w:ind w:firstLine="200"/>
      </w:pPr>
      <w:r>
        <w:t>查看累计距离随时间变化</w:t>
      </w:r>
    </w:p>
    <w:p w14:paraId="700EDA4D" w14:textId="77777777" w:rsidR="00D63202" w:rsidRDefault="00000000" w:rsidP="007A1099">
      <w:pPr>
        <w:numPr>
          <w:ilvl w:val="0"/>
          <w:numId w:val="93"/>
        </w:numPr>
        <w:tabs>
          <w:tab w:val="left" w:pos="720"/>
        </w:tabs>
        <w:spacing w:line="400" w:lineRule="exact"/>
        <w:ind w:firstLine="200"/>
      </w:pPr>
      <w:r>
        <w:t>对比两位选手的体能消耗</w:t>
      </w:r>
    </w:p>
    <w:p w14:paraId="04D9AB3F" w14:textId="77777777" w:rsidR="00D63202" w:rsidRDefault="00000000" w:rsidP="007A1099">
      <w:pPr>
        <w:numPr>
          <w:ilvl w:val="0"/>
          <w:numId w:val="93"/>
        </w:numPr>
        <w:tabs>
          <w:tab w:val="left" w:pos="720"/>
        </w:tabs>
        <w:spacing w:line="400" w:lineRule="exact"/>
        <w:ind w:firstLine="200"/>
      </w:pPr>
      <w:r>
        <w:t>识别体能消耗高峰</w:t>
      </w:r>
    </w:p>
    <w:p w14:paraId="2D8B44DD" w14:textId="77777777" w:rsidR="00D63202" w:rsidRDefault="00000000" w:rsidP="007A1099">
      <w:pPr>
        <w:spacing w:line="400" w:lineRule="exact"/>
        <w:ind w:firstLineChars="200" w:firstLine="422"/>
      </w:pPr>
      <w:r>
        <w:rPr>
          <w:b/>
          <w:bCs/>
        </w:rPr>
        <w:t>查看</w:t>
      </w:r>
      <w:r>
        <w:rPr>
          <w:b/>
          <w:bCs/>
        </w:rPr>
        <w:t>3D</w:t>
      </w:r>
      <w:r>
        <w:rPr>
          <w:b/>
          <w:bCs/>
        </w:rPr>
        <w:t>击球分析图</w:t>
      </w:r>
    </w:p>
    <w:p w14:paraId="52DD95DF" w14:textId="77777777" w:rsidR="00D63202" w:rsidRDefault="00000000" w:rsidP="007A1099">
      <w:pPr>
        <w:spacing w:line="400" w:lineRule="exact"/>
        <w:ind w:firstLineChars="200" w:firstLine="420"/>
      </w:pPr>
      <w:r>
        <w:rPr>
          <w:rFonts w:hint="eastAsia"/>
        </w:rPr>
        <w:t>在</w:t>
      </w:r>
      <w:r>
        <w:rPr>
          <w:rFonts w:hint="eastAsia"/>
        </w:rPr>
        <w:t>"</w:t>
      </w:r>
      <w:r>
        <w:rPr>
          <w:rFonts w:hint="eastAsia"/>
        </w:rPr>
        <w:t>体能负荷</w:t>
      </w:r>
      <w:r>
        <w:rPr>
          <w:rFonts w:hint="eastAsia"/>
        </w:rPr>
        <w:t>"</w:t>
      </w:r>
      <w:r>
        <w:rPr>
          <w:rFonts w:hint="eastAsia"/>
        </w:rPr>
        <w:t>标签页</w:t>
      </w:r>
      <w:r>
        <w:rPr>
          <w:rFonts w:hint="eastAsia"/>
        </w:rPr>
        <w:t xml:space="preserve"> </w:t>
      </w:r>
      <w:r>
        <w:rPr>
          <w:rFonts w:hint="eastAsia"/>
        </w:rPr>
        <w:t>→</w:t>
      </w:r>
      <w:r>
        <w:rPr>
          <w:rFonts w:hint="eastAsia"/>
        </w:rPr>
        <w:t xml:space="preserve"> </w:t>
      </w:r>
      <w:r>
        <w:rPr>
          <w:rFonts w:hint="eastAsia"/>
        </w:rPr>
        <w:t>查看</w:t>
      </w:r>
      <w:r>
        <w:rPr>
          <w:rFonts w:hint="eastAsia"/>
        </w:rPr>
        <w:t>3D</w:t>
      </w:r>
      <w:r>
        <w:rPr>
          <w:rFonts w:hint="eastAsia"/>
        </w:rPr>
        <w:t>击球分析图</w:t>
      </w:r>
      <w:r>
        <w:rPr>
          <w:rFonts w:hint="eastAsia"/>
        </w:rPr>
        <w:t xml:space="preserve"> </w:t>
      </w:r>
      <w:r>
        <w:rPr>
          <w:rFonts w:hint="eastAsia"/>
        </w:rPr>
        <w:t>→</w:t>
      </w:r>
      <w:r>
        <w:rPr>
          <w:rFonts w:hint="eastAsia"/>
        </w:rPr>
        <w:t xml:space="preserve"> </w:t>
      </w:r>
      <w:r>
        <w:rPr>
          <w:rFonts w:hint="eastAsia"/>
        </w:rPr>
        <w:t>分析击球强度</w:t>
      </w:r>
    </w:p>
    <w:p w14:paraId="19CB5FB6" w14:textId="77777777" w:rsidR="00D63202" w:rsidRDefault="00000000" w:rsidP="007A1099">
      <w:pPr>
        <w:numPr>
          <w:ilvl w:val="0"/>
          <w:numId w:val="94"/>
        </w:numPr>
        <w:tabs>
          <w:tab w:val="left" w:pos="720"/>
        </w:tabs>
        <w:spacing w:line="400" w:lineRule="exact"/>
        <w:ind w:firstLine="200"/>
      </w:pPr>
      <w:r>
        <w:t>查看击球位置、深度、球速的</w:t>
      </w:r>
      <w:r>
        <w:t>3D</w:t>
      </w:r>
      <w:r>
        <w:t>可视化</w:t>
      </w:r>
    </w:p>
    <w:p w14:paraId="2A237879" w14:textId="77777777" w:rsidR="00D63202" w:rsidRDefault="00000000" w:rsidP="007A1099">
      <w:pPr>
        <w:numPr>
          <w:ilvl w:val="0"/>
          <w:numId w:val="94"/>
        </w:numPr>
        <w:tabs>
          <w:tab w:val="left" w:pos="720"/>
        </w:tabs>
        <w:spacing w:line="400" w:lineRule="exact"/>
        <w:ind w:firstLine="200"/>
      </w:pPr>
      <w:r>
        <w:t>分析击球强度分布</w:t>
      </w:r>
    </w:p>
    <w:p w14:paraId="2DD18C01" w14:textId="77777777" w:rsidR="00D63202" w:rsidRDefault="00000000" w:rsidP="007A1099">
      <w:pPr>
        <w:numPr>
          <w:ilvl w:val="0"/>
          <w:numId w:val="94"/>
        </w:numPr>
        <w:tabs>
          <w:tab w:val="left" w:pos="720"/>
        </w:tabs>
        <w:spacing w:line="400" w:lineRule="exact"/>
        <w:ind w:firstLine="200"/>
      </w:pPr>
      <w:r>
        <w:t>识别高强度击球区域</w:t>
      </w:r>
    </w:p>
    <w:p w14:paraId="5AF4D83B" w14:textId="77777777" w:rsidR="00C2465C" w:rsidRDefault="00C2465C" w:rsidP="00E561B1">
      <w:pPr>
        <w:spacing w:line="400" w:lineRule="exact"/>
        <w:ind w:firstLineChars="200" w:firstLine="482"/>
        <w:rPr>
          <w:rFonts w:ascii="黑体" w:eastAsia="黑体" w:hAnsi="黑体"/>
          <w:b/>
          <w:bCs/>
          <w:sz w:val="24"/>
        </w:rPr>
      </w:pPr>
      <w:bookmarkStart w:id="160" w:name="_Toc219060395"/>
      <w:bookmarkStart w:id="161" w:name="_Toc219071396"/>
      <w:bookmarkStart w:id="162" w:name="_Toc219053983"/>
    </w:p>
    <w:p w14:paraId="00DFE980" w14:textId="7BB06E6C" w:rsidR="00C2465C" w:rsidRPr="007A1099" w:rsidRDefault="00000000" w:rsidP="00825FF1">
      <w:pPr>
        <w:pStyle w:val="3"/>
        <w:ind w:firstLine="482"/>
      </w:pPr>
      <w:bookmarkStart w:id="163" w:name="_Toc219932853"/>
      <w:r w:rsidRPr="00460767">
        <w:rPr>
          <w:rFonts w:hint="eastAsia"/>
        </w:rPr>
        <w:t>3</w:t>
      </w:r>
      <w:r w:rsidRPr="00460767">
        <w:t>.</w:t>
      </w:r>
      <w:r w:rsidRPr="00460767">
        <w:rPr>
          <w:rFonts w:hint="eastAsia"/>
        </w:rPr>
        <w:t>2</w:t>
      </w:r>
      <w:r w:rsidRPr="00460767">
        <w:t>.</w:t>
      </w:r>
      <w:r w:rsidRPr="00460767">
        <w:rPr>
          <w:rFonts w:hint="eastAsia"/>
        </w:rPr>
        <w:t>3</w:t>
      </w:r>
      <w:r w:rsidRPr="00460767">
        <w:t xml:space="preserve"> </w:t>
      </w:r>
      <w:r w:rsidRPr="00460767">
        <w:t>常见操作场景</w:t>
      </w:r>
      <w:bookmarkEnd w:id="160"/>
      <w:bookmarkEnd w:id="161"/>
      <w:bookmarkEnd w:id="162"/>
      <w:bookmarkEnd w:id="163"/>
    </w:p>
    <w:p w14:paraId="290D8DDF" w14:textId="77777777" w:rsidR="00D63202" w:rsidRPr="00460767" w:rsidRDefault="00000000" w:rsidP="00825FF1">
      <w:pPr>
        <w:pStyle w:val="4"/>
        <w:ind w:firstLine="422"/>
      </w:pPr>
      <w:bookmarkStart w:id="164" w:name="_Toc219071397"/>
      <w:bookmarkStart w:id="165" w:name="_Toc219932854"/>
      <w:r w:rsidRPr="00460767">
        <w:rPr>
          <w:rFonts w:hint="eastAsia"/>
        </w:rPr>
        <w:t>3</w:t>
      </w:r>
      <w:r w:rsidRPr="00460767">
        <w:t>.</w:t>
      </w:r>
      <w:r w:rsidRPr="00460767">
        <w:rPr>
          <w:rFonts w:hint="eastAsia"/>
        </w:rPr>
        <w:t>2</w:t>
      </w:r>
      <w:r w:rsidRPr="00460767">
        <w:t>.</w:t>
      </w:r>
      <w:r w:rsidRPr="00460767">
        <w:rPr>
          <w:rFonts w:hint="eastAsia"/>
        </w:rPr>
        <w:t>3</w:t>
      </w:r>
      <w:r w:rsidRPr="00460767">
        <w:t xml:space="preserve">.1 </w:t>
      </w:r>
      <w:r w:rsidRPr="00460767">
        <w:t>新视频分析场景</w:t>
      </w:r>
      <w:bookmarkEnd w:id="164"/>
      <w:bookmarkEnd w:id="165"/>
    </w:p>
    <w:p w14:paraId="08086A99" w14:textId="77777777" w:rsidR="00D63202" w:rsidRDefault="00000000" w:rsidP="007A1099">
      <w:pPr>
        <w:spacing w:line="400" w:lineRule="exact"/>
        <w:ind w:firstLineChars="200" w:firstLine="422"/>
      </w:pPr>
      <w:r>
        <w:rPr>
          <w:b/>
          <w:bCs/>
        </w:rPr>
        <w:t>操作步骤</w:t>
      </w:r>
    </w:p>
    <w:p w14:paraId="45EE329B" w14:textId="77777777" w:rsidR="00D63202" w:rsidRDefault="00000000" w:rsidP="007A1099">
      <w:pPr>
        <w:numPr>
          <w:ilvl w:val="0"/>
          <w:numId w:val="95"/>
        </w:numPr>
        <w:tabs>
          <w:tab w:val="left" w:pos="720"/>
        </w:tabs>
        <w:spacing w:line="400" w:lineRule="exact"/>
        <w:ind w:firstLine="200"/>
      </w:pPr>
      <w:r>
        <w:t>点击</w:t>
      </w:r>
      <w:r>
        <w:t>"</w:t>
      </w:r>
      <w:r>
        <w:t>导入视频</w:t>
      </w:r>
      <w:r>
        <w:t>"</w:t>
      </w:r>
      <w:r>
        <w:t>按钮，选择视频文件</w:t>
      </w:r>
    </w:p>
    <w:p w14:paraId="5E183D49" w14:textId="77777777" w:rsidR="00D63202" w:rsidRDefault="00000000" w:rsidP="007A1099">
      <w:pPr>
        <w:numPr>
          <w:ilvl w:val="0"/>
          <w:numId w:val="95"/>
        </w:numPr>
        <w:tabs>
          <w:tab w:val="left" w:pos="720"/>
        </w:tabs>
        <w:spacing w:line="400" w:lineRule="exact"/>
        <w:ind w:firstLine="200"/>
      </w:pPr>
      <w:r>
        <w:t>打开</w:t>
      </w:r>
      <w:r>
        <w:t>"</w:t>
      </w:r>
      <w:r>
        <w:t>参数</w:t>
      </w:r>
      <w:r>
        <w:t>"</w:t>
      </w:r>
      <w:r>
        <w:t>标签页，根据需要调整参数</w:t>
      </w:r>
    </w:p>
    <w:p w14:paraId="62F3FAED" w14:textId="77777777" w:rsidR="00D63202" w:rsidRDefault="00000000" w:rsidP="007A1099">
      <w:pPr>
        <w:numPr>
          <w:ilvl w:val="0"/>
          <w:numId w:val="95"/>
        </w:numPr>
        <w:tabs>
          <w:tab w:val="left" w:pos="720"/>
        </w:tabs>
        <w:spacing w:line="400" w:lineRule="exact"/>
        <w:ind w:firstLine="200"/>
      </w:pPr>
      <w:r>
        <w:t>点击</w:t>
      </w:r>
      <w:r>
        <w:t>"</w:t>
      </w:r>
      <w:r>
        <w:t>开始训练分析</w:t>
      </w:r>
      <w:r>
        <w:t>"</w:t>
      </w:r>
      <w:r>
        <w:t>按钮，等待处理完成</w:t>
      </w:r>
    </w:p>
    <w:p w14:paraId="44EE3508" w14:textId="77777777" w:rsidR="00D63202" w:rsidRDefault="00000000" w:rsidP="007A1099">
      <w:pPr>
        <w:numPr>
          <w:ilvl w:val="0"/>
          <w:numId w:val="95"/>
        </w:numPr>
        <w:tabs>
          <w:tab w:val="left" w:pos="720"/>
        </w:tabs>
        <w:spacing w:line="400" w:lineRule="exact"/>
        <w:ind w:firstLine="200"/>
      </w:pPr>
      <w:r>
        <w:lastRenderedPageBreak/>
        <w:t>处理完成后，切换到</w:t>
      </w:r>
      <w:r>
        <w:t>"</w:t>
      </w:r>
      <w:r>
        <w:t>输出视频</w:t>
      </w:r>
      <w:r>
        <w:t>"</w:t>
      </w:r>
      <w:r>
        <w:t>标签页查看结果</w:t>
      </w:r>
    </w:p>
    <w:p w14:paraId="01755312" w14:textId="77777777" w:rsidR="00D63202" w:rsidRDefault="00000000" w:rsidP="007A1099">
      <w:pPr>
        <w:numPr>
          <w:ilvl w:val="0"/>
          <w:numId w:val="95"/>
        </w:numPr>
        <w:tabs>
          <w:tab w:val="left" w:pos="720"/>
        </w:tabs>
        <w:spacing w:line="400" w:lineRule="exact"/>
        <w:ind w:firstLine="200"/>
      </w:pPr>
      <w:r>
        <w:t>切换到</w:t>
      </w:r>
      <w:r>
        <w:t>"</w:t>
      </w:r>
      <w:r>
        <w:t>概览</w:t>
      </w:r>
      <w:r>
        <w:t>"</w:t>
      </w:r>
      <w:r>
        <w:t>标签页查看关键指标</w:t>
      </w:r>
    </w:p>
    <w:p w14:paraId="0D0080E1" w14:textId="77777777" w:rsidR="00D63202" w:rsidRDefault="00000000" w:rsidP="007A1099">
      <w:pPr>
        <w:numPr>
          <w:ilvl w:val="0"/>
          <w:numId w:val="95"/>
        </w:numPr>
        <w:tabs>
          <w:tab w:val="left" w:pos="720"/>
        </w:tabs>
        <w:spacing w:line="400" w:lineRule="exact"/>
        <w:ind w:firstLine="200"/>
      </w:pPr>
      <w:r>
        <w:t>切换到</w:t>
      </w:r>
      <w:r>
        <w:t>"</w:t>
      </w:r>
      <w:r>
        <w:t>击球事件</w:t>
      </w:r>
      <w:r>
        <w:t>"</w:t>
      </w:r>
      <w:r>
        <w:t>标签页查看击球事件</w:t>
      </w:r>
    </w:p>
    <w:p w14:paraId="675CF913" w14:textId="77777777" w:rsidR="00D63202" w:rsidRDefault="00000000" w:rsidP="007A1099">
      <w:pPr>
        <w:numPr>
          <w:ilvl w:val="0"/>
          <w:numId w:val="95"/>
        </w:numPr>
        <w:tabs>
          <w:tab w:val="left" w:pos="720"/>
        </w:tabs>
        <w:spacing w:line="400" w:lineRule="exact"/>
        <w:ind w:firstLine="200"/>
      </w:pPr>
      <w:r>
        <w:t>切换到其他数据分析标签页查看详细数据</w:t>
      </w:r>
    </w:p>
    <w:p w14:paraId="74CC423A" w14:textId="77777777" w:rsidR="00D63202" w:rsidRDefault="00000000" w:rsidP="007A1099">
      <w:pPr>
        <w:numPr>
          <w:ilvl w:val="0"/>
          <w:numId w:val="95"/>
        </w:numPr>
        <w:tabs>
          <w:tab w:val="left" w:pos="720"/>
        </w:tabs>
        <w:spacing w:line="400" w:lineRule="exact"/>
        <w:ind w:firstLine="200"/>
      </w:pPr>
      <w:r>
        <w:t>如需导出数据，使用菜单栏</w:t>
      </w:r>
      <w:r>
        <w:t>"</w:t>
      </w:r>
      <w:r>
        <w:t>导出</w:t>
      </w:r>
      <w:r>
        <w:t>"</w:t>
      </w:r>
      <w:r>
        <w:t>功能</w:t>
      </w:r>
    </w:p>
    <w:p w14:paraId="5B159804" w14:textId="77777777" w:rsidR="00C2465C" w:rsidRDefault="00C2465C" w:rsidP="00E561B1">
      <w:pPr>
        <w:spacing w:line="400" w:lineRule="exact"/>
        <w:ind w:firstLineChars="200" w:firstLine="422"/>
        <w:rPr>
          <w:rFonts w:ascii="黑体" w:eastAsia="黑体" w:hAnsi="黑体"/>
          <w:b/>
          <w:bCs/>
          <w:szCs w:val="21"/>
        </w:rPr>
      </w:pPr>
      <w:bookmarkStart w:id="166" w:name="_Toc219071398"/>
    </w:p>
    <w:p w14:paraId="6675AF7C" w14:textId="77777777" w:rsidR="00D63202" w:rsidRPr="00460767" w:rsidRDefault="00000000" w:rsidP="00825FF1">
      <w:pPr>
        <w:pStyle w:val="4"/>
        <w:ind w:firstLine="422"/>
      </w:pPr>
      <w:bookmarkStart w:id="167" w:name="_Toc219932855"/>
      <w:r w:rsidRPr="00460767">
        <w:rPr>
          <w:rFonts w:hint="eastAsia"/>
        </w:rPr>
        <w:t>3</w:t>
      </w:r>
      <w:r w:rsidRPr="00460767">
        <w:t>.</w:t>
      </w:r>
      <w:r w:rsidRPr="00460767">
        <w:rPr>
          <w:rFonts w:hint="eastAsia"/>
        </w:rPr>
        <w:t>2</w:t>
      </w:r>
      <w:r w:rsidRPr="00460767">
        <w:t>.</w:t>
      </w:r>
      <w:r w:rsidRPr="00460767">
        <w:rPr>
          <w:rFonts w:hint="eastAsia"/>
        </w:rPr>
        <w:t>3</w:t>
      </w:r>
      <w:r w:rsidRPr="00460767">
        <w:t xml:space="preserve">.2 </w:t>
      </w:r>
      <w:r w:rsidRPr="00460767">
        <w:t>历史结果查看场景</w:t>
      </w:r>
      <w:bookmarkEnd w:id="166"/>
      <w:bookmarkEnd w:id="167"/>
    </w:p>
    <w:p w14:paraId="4BDA26AD" w14:textId="77777777" w:rsidR="00D63202" w:rsidRDefault="00000000" w:rsidP="007A1099">
      <w:pPr>
        <w:spacing w:line="400" w:lineRule="exact"/>
        <w:ind w:firstLineChars="200" w:firstLine="422"/>
      </w:pPr>
      <w:r>
        <w:rPr>
          <w:b/>
          <w:bCs/>
        </w:rPr>
        <w:t>操作步骤</w:t>
      </w:r>
    </w:p>
    <w:p w14:paraId="0B0A93A4" w14:textId="77777777" w:rsidR="00D63202" w:rsidRDefault="00000000" w:rsidP="007A1099">
      <w:pPr>
        <w:numPr>
          <w:ilvl w:val="0"/>
          <w:numId w:val="96"/>
        </w:numPr>
        <w:tabs>
          <w:tab w:val="left" w:pos="720"/>
        </w:tabs>
        <w:spacing w:line="400" w:lineRule="exact"/>
        <w:ind w:firstLine="200"/>
      </w:pPr>
      <w:r>
        <w:t>在结果浏览面板选择要查看的结果集</w:t>
      </w:r>
    </w:p>
    <w:p w14:paraId="2FCEB76C" w14:textId="77777777" w:rsidR="00D63202" w:rsidRDefault="00000000" w:rsidP="007A1099">
      <w:pPr>
        <w:numPr>
          <w:ilvl w:val="0"/>
          <w:numId w:val="96"/>
        </w:numPr>
        <w:tabs>
          <w:tab w:val="left" w:pos="720"/>
        </w:tabs>
        <w:spacing w:line="400" w:lineRule="exact"/>
        <w:ind w:firstLine="200"/>
      </w:pPr>
      <w:r>
        <w:t>点击</w:t>
      </w:r>
      <w:r>
        <w:t>"</w:t>
      </w:r>
      <w:r>
        <w:t>加载结果</w:t>
      </w:r>
      <w:r>
        <w:t>"</w:t>
      </w:r>
      <w:r>
        <w:t>按钮</w:t>
      </w:r>
    </w:p>
    <w:p w14:paraId="285F7098" w14:textId="77777777" w:rsidR="00D63202" w:rsidRDefault="00000000" w:rsidP="007A1099">
      <w:pPr>
        <w:numPr>
          <w:ilvl w:val="0"/>
          <w:numId w:val="96"/>
        </w:numPr>
        <w:tabs>
          <w:tab w:val="left" w:pos="720"/>
        </w:tabs>
        <w:spacing w:line="400" w:lineRule="exact"/>
        <w:ind w:firstLine="200"/>
      </w:pPr>
      <w:r>
        <w:t>系统加载并显示该结果集的所有数据</w:t>
      </w:r>
    </w:p>
    <w:p w14:paraId="706F4032" w14:textId="77777777" w:rsidR="00D63202" w:rsidRDefault="00000000" w:rsidP="007A1099">
      <w:pPr>
        <w:numPr>
          <w:ilvl w:val="0"/>
          <w:numId w:val="96"/>
        </w:numPr>
        <w:tabs>
          <w:tab w:val="left" w:pos="720"/>
        </w:tabs>
        <w:spacing w:line="400" w:lineRule="exact"/>
        <w:ind w:firstLine="200"/>
      </w:pPr>
      <w:r>
        <w:t>切换到</w:t>
      </w:r>
      <w:r>
        <w:t>"</w:t>
      </w:r>
      <w:r>
        <w:t>输出视频</w:t>
      </w:r>
      <w:r>
        <w:t>"</w:t>
      </w:r>
      <w:r>
        <w:t>标签页查看结果视频</w:t>
      </w:r>
    </w:p>
    <w:p w14:paraId="76FEBB37" w14:textId="77777777" w:rsidR="00D63202" w:rsidRDefault="00000000" w:rsidP="007A1099">
      <w:pPr>
        <w:numPr>
          <w:ilvl w:val="0"/>
          <w:numId w:val="96"/>
        </w:numPr>
        <w:tabs>
          <w:tab w:val="left" w:pos="720"/>
        </w:tabs>
        <w:spacing w:line="400" w:lineRule="exact"/>
        <w:ind w:firstLine="200"/>
      </w:pPr>
      <w:r>
        <w:t>切换到</w:t>
      </w:r>
      <w:r>
        <w:t>"</w:t>
      </w:r>
      <w:r>
        <w:t>概览</w:t>
      </w:r>
      <w:r>
        <w:t>"</w:t>
      </w:r>
      <w:r>
        <w:t>标签页查看关键指标</w:t>
      </w:r>
    </w:p>
    <w:p w14:paraId="25613354" w14:textId="77777777" w:rsidR="00D63202" w:rsidRDefault="00000000" w:rsidP="007A1099">
      <w:pPr>
        <w:numPr>
          <w:ilvl w:val="0"/>
          <w:numId w:val="96"/>
        </w:numPr>
        <w:tabs>
          <w:tab w:val="left" w:pos="720"/>
        </w:tabs>
        <w:spacing w:line="400" w:lineRule="exact"/>
        <w:ind w:firstLine="200"/>
      </w:pPr>
      <w:r>
        <w:t>切换到</w:t>
      </w:r>
      <w:r>
        <w:t>"</w:t>
      </w:r>
      <w:r>
        <w:t>击球事件</w:t>
      </w:r>
      <w:r>
        <w:t>"</w:t>
      </w:r>
      <w:r>
        <w:t>标签页查看击球事件</w:t>
      </w:r>
    </w:p>
    <w:p w14:paraId="1CFAEB38" w14:textId="77777777" w:rsidR="00D63202" w:rsidRDefault="00000000" w:rsidP="007A1099">
      <w:pPr>
        <w:numPr>
          <w:ilvl w:val="0"/>
          <w:numId w:val="96"/>
        </w:numPr>
        <w:tabs>
          <w:tab w:val="left" w:pos="720"/>
        </w:tabs>
        <w:spacing w:line="400" w:lineRule="exact"/>
        <w:ind w:firstLine="200"/>
      </w:pPr>
      <w:r>
        <w:t>切换到其他数据分析标签页查看详细数据</w:t>
      </w:r>
    </w:p>
    <w:p w14:paraId="611E84AE" w14:textId="77777777" w:rsidR="00C2465C" w:rsidRDefault="00C2465C" w:rsidP="00E561B1">
      <w:pPr>
        <w:spacing w:afterLines="50" w:after="120" w:line="400" w:lineRule="exact"/>
        <w:ind w:left="720"/>
      </w:pPr>
    </w:p>
    <w:p w14:paraId="6AD4F009" w14:textId="77777777" w:rsidR="00D63202" w:rsidRPr="00460767" w:rsidRDefault="00000000" w:rsidP="00825FF1">
      <w:pPr>
        <w:pStyle w:val="4"/>
        <w:ind w:firstLine="422"/>
      </w:pPr>
      <w:bookmarkStart w:id="168" w:name="_Toc219071399"/>
      <w:bookmarkStart w:id="169" w:name="_Toc219932856"/>
      <w:r w:rsidRPr="00460767">
        <w:rPr>
          <w:rFonts w:hint="eastAsia"/>
        </w:rPr>
        <w:t>3</w:t>
      </w:r>
      <w:r w:rsidRPr="00460767">
        <w:t>.</w:t>
      </w:r>
      <w:r w:rsidRPr="00460767">
        <w:rPr>
          <w:rFonts w:hint="eastAsia"/>
        </w:rPr>
        <w:t>2</w:t>
      </w:r>
      <w:r w:rsidRPr="00460767">
        <w:t>.</w:t>
      </w:r>
      <w:r w:rsidRPr="00460767">
        <w:rPr>
          <w:rFonts w:hint="eastAsia"/>
        </w:rPr>
        <w:t>3</w:t>
      </w:r>
      <w:r w:rsidRPr="00460767">
        <w:t xml:space="preserve">.3 </w:t>
      </w:r>
      <w:r w:rsidRPr="00460767">
        <w:t>比赛复盘分析场景</w:t>
      </w:r>
      <w:bookmarkEnd w:id="168"/>
      <w:bookmarkEnd w:id="169"/>
    </w:p>
    <w:p w14:paraId="06096788" w14:textId="77777777" w:rsidR="00D63202" w:rsidRDefault="00000000" w:rsidP="007A1099">
      <w:pPr>
        <w:spacing w:line="400" w:lineRule="exact"/>
        <w:ind w:firstLineChars="200" w:firstLine="422"/>
      </w:pPr>
      <w:r>
        <w:rPr>
          <w:b/>
          <w:bCs/>
        </w:rPr>
        <w:t>操作步骤</w:t>
      </w:r>
    </w:p>
    <w:p w14:paraId="31D5935D" w14:textId="77777777" w:rsidR="00D63202" w:rsidRDefault="00000000" w:rsidP="007A1099">
      <w:pPr>
        <w:numPr>
          <w:ilvl w:val="0"/>
          <w:numId w:val="97"/>
        </w:numPr>
        <w:tabs>
          <w:tab w:val="left" w:pos="720"/>
        </w:tabs>
        <w:spacing w:line="400" w:lineRule="exact"/>
        <w:ind w:firstLine="200"/>
      </w:pPr>
      <w:r>
        <w:t>打开比赛复盘窗口（菜单栏</w:t>
      </w:r>
      <w:r>
        <w:t>"</w:t>
      </w:r>
      <w:r>
        <w:t>比赛复盘</w:t>
      </w:r>
      <w:r>
        <w:t>"→"</w:t>
      </w:r>
      <w:r>
        <w:t>打开比赛复盘窗口</w:t>
      </w:r>
      <w:r>
        <w:t>"</w:t>
      </w:r>
      <w:r>
        <w:t>）</w:t>
      </w:r>
    </w:p>
    <w:p w14:paraId="69833125" w14:textId="77777777" w:rsidR="00D63202" w:rsidRDefault="00000000" w:rsidP="007A1099">
      <w:pPr>
        <w:numPr>
          <w:ilvl w:val="0"/>
          <w:numId w:val="97"/>
        </w:numPr>
        <w:tabs>
          <w:tab w:val="left" w:pos="720"/>
        </w:tabs>
        <w:spacing w:line="400" w:lineRule="exact"/>
        <w:ind w:firstLine="200"/>
      </w:pPr>
      <w:r>
        <w:t>在顶部数据集下拉框选择要分析的比赛</w:t>
      </w:r>
    </w:p>
    <w:p w14:paraId="69015AE4" w14:textId="77777777" w:rsidR="00D63202" w:rsidRDefault="00000000" w:rsidP="007A1099">
      <w:pPr>
        <w:numPr>
          <w:ilvl w:val="0"/>
          <w:numId w:val="97"/>
        </w:numPr>
        <w:tabs>
          <w:tab w:val="left" w:pos="720"/>
        </w:tabs>
        <w:spacing w:line="400" w:lineRule="exact"/>
        <w:ind w:firstLine="200"/>
      </w:pPr>
      <w:r>
        <w:t>系统自动加载该比赛的所有数据</w:t>
      </w:r>
    </w:p>
    <w:p w14:paraId="7408BFBB" w14:textId="77777777" w:rsidR="00D63202" w:rsidRDefault="00000000" w:rsidP="007A1099">
      <w:pPr>
        <w:numPr>
          <w:ilvl w:val="0"/>
          <w:numId w:val="97"/>
        </w:numPr>
        <w:tabs>
          <w:tab w:val="left" w:pos="720"/>
        </w:tabs>
        <w:spacing w:line="400" w:lineRule="exact"/>
        <w:ind w:firstLine="200"/>
      </w:pPr>
      <w:r>
        <w:t>切换到</w:t>
      </w:r>
      <w:r>
        <w:t>"</w:t>
      </w:r>
      <w:r>
        <w:t>比赛概况</w:t>
      </w:r>
      <w:r>
        <w:t>"</w:t>
      </w:r>
      <w:r>
        <w:t>标签页查看</w:t>
      </w:r>
      <w:r>
        <w:t>KPI</w:t>
      </w:r>
      <w:r>
        <w:t>指标和能力六维图</w:t>
      </w:r>
    </w:p>
    <w:p w14:paraId="0EB06026" w14:textId="77777777" w:rsidR="00D63202" w:rsidRDefault="00000000" w:rsidP="007A1099">
      <w:pPr>
        <w:numPr>
          <w:ilvl w:val="0"/>
          <w:numId w:val="97"/>
        </w:numPr>
        <w:tabs>
          <w:tab w:val="left" w:pos="720"/>
        </w:tabs>
        <w:spacing w:line="400" w:lineRule="exact"/>
        <w:ind w:firstLine="200"/>
      </w:pPr>
      <w:r>
        <w:t>切换到</w:t>
      </w:r>
      <w:r>
        <w:t>"</w:t>
      </w:r>
      <w:r>
        <w:t>战术复盘</w:t>
      </w:r>
      <w:r>
        <w:t>"</w:t>
      </w:r>
      <w:r>
        <w:t>标签页选择回合查看</w:t>
      </w:r>
      <w:r>
        <w:t>3D</w:t>
      </w:r>
      <w:r>
        <w:t>竞技场</w:t>
      </w:r>
    </w:p>
    <w:p w14:paraId="1F6544FC" w14:textId="77777777" w:rsidR="00D63202" w:rsidRDefault="00000000" w:rsidP="007A1099">
      <w:pPr>
        <w:numPr>
          <w:ilvl w:val="0"/>
          <w:numId w:val="97"/>
        </w:numPr>
        <w:tabs>
          <w:tab w:val="left" w:pos="720"/>
        </w:tabs>
        <w:spacing w:line="400" w:lineRule="exact"/>
        <w:ind w:firstLine="200"/>
      </w:pPr>
      <w:r>
        <w:t>切换到</w:t>
      </w:r>
      <w:r>
        <w:t>"</w:t>
      </w:r>
      <w:r>
        <w:t>球员表现</w:t>
      </w:r>
      <w:r>
        <w:t>"</w:t>
      </w:r>
      <w:r>
        <w:t>标签</w:t>
      </w:r>
      <w:proofErr w:type="gramStart"/>
      <w:r>
        <w:t>页分析</w:t>
      </w:r>
      <w:proofErr w:type="gramEnd"/>
      <w:r>
        <w:t>两位选手的表现</w:t>
      </w:r>
    </w:p>
    <w:p w14:paraId="0B142D59" w14:textId="77777777" w:rsidR="00D63202" w:rsidRDefault="00000000" w:rsidP="007A1099">
      <w:pPr>
        <w:numPr>
          <w:ilvl w:val="0"/>
          <w:numId w:val="97"/>
        </w:numPr>
        <w:tabs>
          <w:tab w:val="left" w:pos="720"/>
        </w:tabs>
        <w:spacing w:line="400" w:lineRule="exact"/>
        <w:ind w:firstLine="200"/>
      </w:pPr>
      <w:r>
        <w:t>切换到</w:t>
      </w:r>
      <w:r>
        <w:t>"</w:t>
      </w:r>
      <w:r>
        <w:t>技术统计</w:t>
      </w:r>
      <w:r>
        <w:t>"</w:t>
      </w:r>
      <w:r>
        <w:t>标签页查看击球类型分布</w:t>
      </w:r>
    </w:p>
    <w:p w14:paraId="201C72D8" w14:textId="77777777" w:rsidR="00D63202" w:rsidRDefault="00000000" w:rsidP="007A1099">
      <w:pPr>
        <w:numPr>
          <w:ilvl w:val="0"/>
          <w:numId w:val="97"/>
        </w:numPr>
        <w:tabs>
          <w:tab w:val="left" w:pos="720"/>
        </w:tabs>
        <w:spacing w:line="400" w:lineRule="exact"/>
        <w:ind w:firstLine="200"/>
      </w:pPr>
      <w:r>
        <w:t>切换到</w:t>
      </w:r>
      <w:r>
        <w:t>"</w:t>
      </w:r>
      <w:r>
        <w:t>深度战术</w:t>
      </w:r>
      <w:r>
        <w:t>"</w:t>
      </w:r>
      <w:r>
        <w:t>标签</w:t>
      </w:r>
      <w:proofErr w:type="gramStart"/>
      <w:r>
        <w:t>页分析</w:t>
      </w:r>
      <w:proofErr w:type="gramEnd"/>
      <w:r>
        <w:t>战术转换和空间控制</w:t>
      </w:r>
    </w:p>
    <w:p w14:paraId="7E6E9531" w14:textId="77777777" w:rsidR="00D63202" w:rsidRDefault="00000000" w:rsidP="007A1099">
      <w:pPr>
        <w:numPr>
          <w:ilvl w:val="0"/>
          <w:numId w:val="97"/>
        </w:numPr>
        <w:tabs>
          <w:tab w:val="left" w:pos="720"/>
        </w:tabs>
        <w:spacing w:line="400" w:lineRule="exact"/>
        <w:ind w:firstLine="200"/>
      </w:pPr>
      <w:r>
        <w:t>切换到</w:t>
      </w:r>
      <w:r>
        <w:t>"</w:t>
      </w:r>
      <w:r>
        <w:t>体能负荷</w:t>
      </w:r>
      <w:r>
        <w:t>"</w:t>
      </w:r>
      <w:r>
        <w:t>标签</w:t>
      </w:r>
      <w:proofErr w:type="gramStart"/>
      <w:r>
        <w:t>页分析</w:t>
      </w:r>
      <w:proofErr w:type="gramEnd"/>
      <w:r>
        <w:t>体能消耗</w:t>
      </w:r>
    </w:p>
    <w:p w14:paraId="735E7900" w14:textId="77777777" w:rsidR="00C2465C" w:rsidRDefault="00C2465C" w:rsidP="00E561B1">
      <w:pPr>
        <w:spacing w:afterLines="50" w:after="120" w:line="400" w:lineRule="exact"/>
        <w:ind w:left="720"/>
      </w:pPr>
    </w:p>
    <w:p w14:paraId="0A54ED1D" w14:textId="77777777" w:rsidR="00D63202" w:rsidRPr="00460767" w:rsidRDefault="00000000" w:rsidP="00825FF1">
      <w:pPr>
        <w:pStyle w:val="4"/>
        <w:ind w:firstLine="422"/>
      </w:pPr>
      <w:bookmarkStart w:id="170" w:name="_Toc219071400"/>
      <w:bookmarkStart w:id="171" w:name="_Toc219932857"/>
      <w:r w:rsidRPr="00460767">
        <w:rPr>
          <w:rFonts w:hint="eastAsia"/>
        </w:rPr>
        <w:t>3</w:t>
      </w:r>
      <w:r w:rsidRPr="00460767">
        <w:t>.</w:t>
      </w:r>
      <w:r w:rsidRPr="00460767">
        <w:rPr>
          <w:rFonts w:hint="eastAsia"/>
        </w:rPr>
        <w:t>2</w:t>
      </w:r>
      <w:r w:rsidRPr="00460767">
        <w:t>.</w:t>
      </w:r>
      <w:r w:rsidRPr="00460767">
        <w:rPr>
          <w:rFonts w:hint="eastAsia"/>
        </w:rPr>
        <w:t>3</w:t>
      </w:r>
      <w:r w:rsidRPr="00460767">
        <w:t xml:space="preserve">.4 </w:t>
      </w:r>
      <w:r w:rsidRPr="00460767">
        <w:t>对比分析场景</w:t>
      </w:r>
      <w:bookmarkEnd w:id="170"/>
      <w:bookmarkEnd w:id="171"/>
    </w:p>
    <w:p w14:paraId="77192B9A" w14:textId="77777777" w:rsidR="00D63202" w:rsidRDefault="00000000" w:rsidP="007A1099">
      <w:pPr>
        <w:spacing w:line="400" w:lineRule="exact"/>
        <w:ind w:firstLineChars="200" w:firstLine="422"/>
      </w:pPr>
      <w:r>
        <w:rPr>
          <w:b/>
          <w:bCs/>
        </w:rPr>
        <w:t>操作步骤</w:t>
      </w:r>
    </w:p>
    <w:p w14:paraId="1BAAAA62" w14:textId="77777777" w:rsidR="00D63202" w:rsidRDefault="00000000" w:rsidP="007A1099">
      <w:pPr>
        <w:numPr>
          <w:ilvl w:val="0"/>
          <w:numId w:val="98"/>
        </w:numPr>
        <w:tabs>
          <w:tab w:val="left" w:pos="720"/>
        </w:tabs>
        <w:spacing w:line="400" w:lineRule="exact"/>
        <w:ind w:firstLine="200"/>
      </w:pPr>
      <w:r>
        <w:t>加载第一个结果集，记录关键指标</w:t>
      </w:r>
    </w:p>
    <w:p w14:paraId="7D5739C1" w14:textId="77777777" w:rsidR="00D63202" w:rsidRDefault="00000000" w:rsidP="007A1099">
      <w:pPr>
        <w:numPr>
          <w:ilvl w:val="0"/>
          <w:numId w:val="98"/>
        </w:numPr>
        <w:tabs>
          <w:tab w:val="left" w:pos="720"/>
        </w:tabs>
        <w:spacing w:line="400" w:lineRule="exact"/>
        <w:ind w:firstLine="200"/>
      </w:pPr>
      <w:r>
        <w:t>加载第二个结果集，对比关键指标差异</w:t>
      </w:r>
    </w:p>
    <w:p w14:paraId="164F9E3F" w14:textId="77777777" w:rsidR="00D63202" w:rsidRDefault="00000000" w:rsidP="007A1099">
      <w:pPr>
        <w:numPr>
          <w:ilvl w:val="0"/>
          <w:numId w:val="98"/>
        </w:numPr>
        <w:tabs>
          <w:tab w:val="left" w:pos="720"/>
        </w:tabs>
        <w:spacing w:line="400" w:lineRule="exact"/>
        <w:ind w:firstLine="200"/>
      </w:pPr>
      <w:r>
        <w:t>使用</w:t>
      </w:r>
      <w:r>
        <w:t>"</w:t>
      </w:r>
      <w:r>
        <w:t>对比模式</w:t>
      </w:r>
      <w:r>
        <w:t>"</w:t>
      </w:r>
      <w:r>
        <w:t>标签页同步对比两个结果的视频</w:t>
      </w:r>
    </w:p>
    <w:p w14:paraId="0776978E" w14:textId="77777777" w:rsidR="00D63202" w:rsidRDefault="00000000" w:rsidP="007A1099">
      <w:pPr>
        <w:numPr>
          <w:ilvl w:val="0"/>
          <w:numId w:val="98"/>
        </w:numPr>
        <w:tabs>
          <w:tab w:val="left" w:pos="720"/>
        </w:tabs>
        <w:spacing w:line="400" w:lineRule="exact"/>
        <w:ind w:firstLine="200"/>
      </w:pPr>
      <w:r>
        <w:t>使用</w:t>
      </w:r>
      <w:r>
        <w:t>"</w:t>
      </w:r>
      <w:r>
        <w:t>差异高亮</w:t>
      </w:r>
      <w:r>
        <w:t>"</w:t>
      </w:r>
      <w:r>
        <w:t>功能查看差异区域</w:t>
      </w:r>
    </w:p>
    <w:p w14:paraId="6BA0CCB1" w14:textId="77777777" w:rsidR="00D63202" w:rsidRDefault="00000000" w:rsidP="007A1099">
      <w:pPr>
        <w:numPr>
          <w:ilvl w:val="0"/>
          <w:numId w:val="98"/>
        </w:numPr>
        <w:tabs>
          <w:tab w:val="left" w:pos="720"/>
        </w:tabs>
        <w:spacing w:line="400" w:lineRule="exact"/>
        <w:ind w:firstLine="200"/>
      </w:pPr>
      <w:r>
        <w:t>使用</w:t>
      </w:r>
      <w:r>
        <w:t>"</w:t>
      </w:r>
      <w:r>
        <w:t>放大镜工具</w:t>
      </w:r>
      <w:r>
        <w:t>"</w:t>
      </w:r>
      <w:r>
        <w:t>查看局部细节</w:t>
      </w:r>
    </w:p>
    <w:p w14:paraId="12D9A5A7" w14:textId="77777777" w:rsidR="00D63202" w:rsidRDefault="00000000" w:rsidP="007A1099">
      <w:pPr>
        <w:numPr>
          <w:ilvl w:val="0"/>
          <w:numId w:val="98"/>
        </w:numPr>
        <w:tabs>
          <w:tab w:val="left" w:pos="720"/>
        </w:tabs>
        <w:spacing w:line="400" w:lineRule="exact"/>
        <w:ind w:firstLine="200"/>
      </w:pPr>
      <w:r>
        <w:lastRenderedPageBreak/>
        <w:t>切换到</w:t>
      </w:r>
      <w:r>
        <w:t>"</w:t>
      </w:r>
      <w:r>
        <w:t>击球事件</w:t>
      </w:r>
      <w:r>
        <w:t>"</w:t>
      </w:r>
      <w:r>
        <w:t>标签页对比击球事件</w:t>
      </w:r>
    </w:p>
    <w:p w14:paraId="42B4BB2E" w14:textId="77777777" w:rsidR="00D63202" w:rsidRDefault="00000000" w:rsidP="007A1099">
      <w:pPr>
        <w:numPr>
          <w:ilvl w:val="0"/>
          <w:numId w:val="98"/>
        </w:numPr>
        <w:tabs>
          <w:tab w:val="left" w:pos="720"/>
        </w:tabs>
        <w:spacing w:line="400" w:lineRule="exact"/>
        <w:ind w:firstLine="200"/>
      </w:pPr>
      <w:r>
        <w:t>切换到</w:t>
      </w:r>
      <w:r>
        <w:t>"</w:t>
      </w:r>
      <w:r>
        <w:t>选手</w:t>
      </w:r>
      <w:r>
        <w:t>"</w:t>
      </w:r>
      <w:r>
        <w:t>标签页对比选手表现</w:t>
      </w:r>
    </w:p>
    <w:p w14:paraId="2A7DA070" w14:textId="77777777" w:rsidR="00C2465C" w:rsidRDefault="00C2465C" w:rsidP="00E561B1">
      <w:pPr>
        <w:spacing w:line="400" w:lineRule="exact"/>
        <w:ind w:firstLineChars="200" w:firstLine="422"/>
        <w:rPr>
          <w:rFonts w:ascii="黑体" w:eastAsia="黑体" w:hAnsi="黑体"/>
          <w:b/>
          <w:bCs/>
          <w:szCs w:val="21"/>
        </w:rPr>
      </w:pPr>
      <w:bookmarkStart w:id="172" w:name="_Toc219071401"/>
    </w:p>
    <w:p w14:paraId="3080C287" w14:textId="77777777" w:rsidR="00D63202" w:rsidRPr="00460767" w:rsidRDefault="00000000" w:rsidP="00825FF1">
      <w:pPr>
        <w:pStyle w:val="4"/>
        <w:ind w:firstLine="422"/>
      </w:pPr>
      <w:bookmarkStart w:id="173" w:name="_Toc219932858"/>
      <w:r w:rsidRPr="00460767">
        <w:rPr>
          <w:rFonts w:hint="eastAsia"/>
        </w:rPr>
        <w:t>3</w:t>
      </w:r>
      <w:r w:rsidRPr="00460767">
        <w:t>.</w:t>
      </w:r>
      <w:r w:rsidRPr="00460767">
        <w:rPr>
          <w:rFonts w:hint="eastAsia"/>
        </w:rPr>
        <w:t>2</w:t>
      </w:r>
      <w:r w:rsidRPr="00460767">
        <w:t>.</w:t>
      </w:r>
      <w:r w:rsidRPr="00460767">
        <w:rPr>
          <w:rFonts w:hint="eastAsia"/>
        </w:rPr>
        <w:t>3</w:t>
      </w:r>
      <w:r w:rsidRPr="00460767">
        <w:t xml:space="preserve">.5 </w:t>
      </w:r>
      <w:r w:rsidRPr="00460767">
        <w:t>数据导出场景</w:t>
      </w:r>
      <w:bookmarkEnd w:id="172"/>
      <w:bookmarkEnd w:id="173"/>
    </w:p>
    <w:p w14:paraId="56B386B7" w14:textId="77777777" w:rsidR="00D63202" w:rsidRDefault="00000000" w:rsidP="007A1099">
      <w:pPr>
        <w:spacing w:line="400" w:lineRule="exact"/>
        <w:ind w:firstLineChars="200" w:firstLine="422"/>
      </w:pPr>
      <w:r>
        <w:rPr>
          <w:b/>
          <w:bCs/>
        </w:rPr>
        <w:t>操作步骤</w:t>
      </w:r>
    </w:p>
    <w:p w14:paraId="4043F3DF" w14:textId="77777777" w:rsidR="00D63202" w:rsidRDefault="00000000" w:rsidP="007A1099">
      <w:pPr>
        <w:numPr>
          <w:ilvl w:val="0"/>
          <w:numId w:val="99"/>
        </w:numPr>
        <w:tabs>
          <w:tab w:val="left" w:pos="720"/>
        </w:tabs>
        <w:spacing w:line="400" w:lineRule="exact"/>
        <w:ind w:firstLine="200"/>
      </w:pPr>
      <w:r>
        <w:t>打开菜单栏</w:t>
      </w:r>
      <w:r>
        <w:t>"</w:t>
      </w:r>
      <w:r>
        <w:t>导出</w:t>
      </w:r>
      <w:r>
        <w:t>"</w:t>
      </w:r>
    </w:p>
    <w:p w14:paraId="09EF803E" w14:textId="77777777" w:rsidR="00D63202" w:rsidRDefault="00000000" w:rsidP="007A1099">
      <w:pPr>
        <w:numPr>
          <w:ilvl w:val="0"/>
          <w:numId w:val="99"/>
        </w:numPr>
        <w:tabs>
          <w:tab w:val="left" w:pos="720"/>
        </w:tabs>
        <w:spacing w:line="400" w:lineRule="exact"/>
        <w:ind w:firstLine="200"/>
      </w:pPr>
      <w:r>
        <w:t>选择导出类型：</w:t>
      </w:r>
    </w:p>
    <w:p w14:paraId="44176FEA" w14:textId="77777777" w:rsidR="00D63202" w:rsidRDefault="00000000" w:rsidP="007A1099">
      <w:pPr>
        <w:numPr>
          <w:ilvl w:val="1"/>
          <w:numId w:val="99"/>
        </w:numPr>
        <w:tabs>
          <w:tab w:val="left" w:pos="1440"/>
        </w:tabs>
        <w:spacing w:line="400" w:lineRule="exact"/>
        <w:ind w:firstLine="200"/>
      </w:pPr>
      <w:r>
        <w:t>导出概览截图：保存当前界面截图</w:t>
      </w:r>
    </w:p>
    <w:p w14:paraId="522D2FFC" w14:textId="77777777" w:rsidR="00D63202" w:rsidRDefault="00000000" w:rsidP="007A1099">
      <w:pPr>
        <w:numPr>
          <w:ilvl w:val="1"/>
          <w:numId w:val="99"/>
        </w:numPr>
        <w:tabs>
          <w:tab w:val="left" w:pos="1440"/>
        </w:tabs>
        <w:spacing w:line="400" w:lineRule="exact"/>
        <w:ind w:firstLine="200"/>
      </w:pPr>
      <w:r>
        <w:t>导出当前事件表</w:t>
      </w:r>
      <w:r>
        <w:t>(CSV)</w:t>
      </w:r>
      <w:r>
        <w:t>：导出筛选后的击球事件</w:t>
      </w:r>
    </w:p>
    <w:p w14:paraId="2A96B76E" w14:textId="77777777" w:rsidR="00D63202" w:rsidRDefault="00000000" w:rsidP="007A1099">
      <w:pPr>
        <w:numPr>
          <w:ilvl w:val="1"/>
          <w:numId w:val="99"/>
        </w:numPr>
        <w:tabs>
          <w:tab w:val="left" w:pos="1440"/>
        </w:tabs>
        <w:spacing w:line="400" w:lineRule="exact"/>
        <w:ind w:firstLine="200"/>
      </w:pPr>
      <w:r>
        <w:t>导出当前</w:t>
      </w:r>
      <w:r>
        <w:t>CSV</w:t>
      </w:r>
      <w:r>
        <w:t>数据</w:t>
      </w:r>
      <w:r>
        <w:t>(CSV)</w:t>
      </w:r>
      <w:r>
        <w:t>：导出原始数据表</w:t>
      </w:r>
    </w:p>
    <w:p w14:paraId="7307CB7A" w14:textId="77777777" w:rsidR="00D63202" w:rsidRDefault="00000000" w:rsidP="007A1099">
      <w:pPr>
        <w:numPr>
          <w:ilvl w:val="1"/>
          <w:numId w:val="99"/>
        </w:numPr>
        <w:tabs>
          <w:tab w:val="left" w:pos="1440"/>
        </w:tabs>
        <w:spacing w:line="400" w:lineRule="exact"/>
        <w:ind w:firstLine="200"/>
      </w:pPr>
      <w:r>
        <w:t>导出所有结果：打包导出所有结果文件</w:t>
      </w:r>
    </w:p>
    <w:p w14:paraId="0D160354" w14:textId="77777777" w:rsidR="00D63202" w:rsidRDefault="00000000" w:rsidP="007A1099">
      <w:pPr>
        <w:numPr>
          <w:ilvl w:val="0"/>
          <w:numId w:val="99"/>
        </w:numPr>
        <w:tabs>
          <w:tab w:val="left" w:pos="720"/>
        </w:tabs>
        <w:spacing w:line="400" w:lineRule="exact"/>
        <w:ind w:firstLine="200"/>
      </w:pPr>
      <w:r>
        <w:t>选择保存路径</w:t>
      </w:r>
    </w:p>
    <w:p w14:paraId="208A78AC" w14:textId="77777777" w:rsidR="00D63202" w:rsidRDefault="00000000" w:rsidP="007A1099">
      <w:pPr>
        <w:numPr>
          <w:ilvl w:val="0"/>
          <w:numId w:val="99"/>
        </w:numPr>
        <w:tabs>
          <w:tab w:val="left" w:pos="720"/>
        </w:tabs>
        <w:spacing w:line="400" w:lineRule="exact"/>
        <w:ind w:firstLine="200"/>
      </w:pPr>
      <w:r>
        <w:t>系统导出数据</w:t>
      </w:r>
    </w:p>
    <w:p w14:paraId="7E82EFC0" w14:textId="17DED319" w:rsidR="00C2465C" w:rsidRPr="00825FF1" w:rsidRDefault="00000000" w:rsidP="00825FF1">
      <w:pPr>
        <w:numPr>
          <w:ilvl w:val="0"/>
          <w:numId w:val="99"/>
        </w:numPr>
        <w:tabs>
          <w:tab w:val="left" w:pos="720"/>
        </w:tabs>
        <w:spacing w:line="400" w:lineRule="exact"/>
        <w:ind w:firstLine="200"/>
        <w:rPr>
          <w:rFonts w:hint="eastAsia"/>
        </w:rPr>
      </w:pPr>
      <w:r>
        <w:t>完成提示</w:t>
      </w:r>
      <w:bookmarkStart w:id="174" w:name="_Toc219053984"/>
      <w:bookmarkStart w:id="175" w:name="_Toc219060396"/>
      <w:bookmarkStart w:id="176" w:name="_Toc219071402"/>
    </w:p>
    <w:p w14:paraId="7BA0689C" w14:textId="223E2233" w:rsidR="00C2465C" w:rsidRPr="007A1099" w:rsidRDefault="00000000" w:rsidP="00825FF1">
      <w:pPr>
        <w:pStyle w:val="2"/>
        <w:spacing w:before="240" w:after="120"/>
      </w:pPr>
      <w:bookmarkStart w:id="177" w:name="_Toc219932859"/>
      <w:r w:rsidRPr="00460767">
        <w:rPr>
          <w:rFonts w:hint="eastAsia"/>
        </w:rPr>
        <w:t>3.3</w:t>
      </w:r>
      <w:r w:rsidRPr="00460767">
        <w:t xml:space="preserve"> </w:t>
      </w:r>
      <w:r w:rsidRPr="00460767">
        <w:rPr>
          <w:rFonts w:hint="eastAsia"/>
        </w:rPr>
        <w:t>所用模型介绍与技术实现</w:t>
      </w:r>
      <w:bookmarkStart w:id="178" w:name="_Toc219053985"/>
      <w:bookmarkStart w:id="179" w:name="_Toc219060397"/>
      <w:bookmarkStart w:id="180" w:name="_Toc219071403"/>
      <w:bookmarkEnd w:id="174"/>
      <w:bookmarkEnd w:id="175"/>
      <w:bookmarkEnd w:id="176"/>
      <w:bookmarkEnd w:id="177"/>
    </w:p>
    <w:p w14:paraId="53DA285A" w14:textId="77777777" w:rsidR="00D63202" w:rsidRPr="00460767" w:rsidRDefault="00000000" w:rsidP="00825FF1">
      <w:pPr>
        <w:pStyle w:val="3"/>
        <w:ind w:firstLine="482"/>
      </w:pPr>
      <w:bookmarkStart w:id="181" w:name="_Toc219932860"/>
      <w:r w:rsidRPr="00460767">
        <w:rPr>
          <w:rFonts w:hint="eastAsia"/>
        </w:rPr>
        <w:t>3.3.1</w:t>
      </w:r>
      <w:r w:rsidRPr="00460767">
        <w:rPr>
          <w:rFonts w:hint="eastAsia"/>
        </w:rPr>
        <w:t>羽毛球轨迹检测：</w:t>
      </w:r>
      <w:r w:rsidRPr="00460767">
        <w:rPr>
          <w:rFonts w:hint="eastAsia"/>
        </w:rPr>
        <w:t>TrackNetV3_Attention</w:t>
      </w:r>
      <w:r w:rsidRPr="00460767">
        <w:rPr>
          <w:rFonts w:hint="eastAsia"/>
        </w:rPr>
        <w:t>（</w:t>
      </w:r>
      <w:proofErr w:type="spellStart"/>
      <w:r w:rsidRPr="00460767">
        <w:rPr>
          <w:rFonts w:hint="eastAsia"/>
        </w:rPr>
        <w:t>TrackNet</w:t>
      </w:r>
      <w:proofErr w:type="spellEnd"/>
      <w:r w:rsidRPr="00460767">
        <w:rPr>
          <w:rFonts w:hint="eastAsia"/>
        </w:rPr>
        <w:t xml:space="preserve"> + CBAM </w:t>
      </w:r>
      <w:r w:rsidRPr="00460767">
        <w:rPr>
          <w:rFonts w:hint="eastAsia"/>
        </w:rPr>
        <w:t>注意力）</w:t>
      </w:r>
      <w:bookmarkEnd w:id="178"/>
      <w:bookmarkEnd w:id="179"/>
      <w:bookmarkEnd w:id="180"/>
      <w:bookmarkEnd w:id="181"/>
    </w:p>
    <w:p w14:paraId="734ADA56" w14:textId="77777777" w:rsidR="00D63202" w:rsidRDefault="00000000" w:rsidP="007A1099">
      <w:pPr>
        <w:spacing w:line="400" w:lineRule="exact"/>
        <w:ind w:firstLineChars="200" w:firstLine="422"/>
        <w:rPr>
          <w:rFonts w:ascii="宋体" w:hAnsi="宋体"/>
          <w:b/>
          <w:bCs/>
        </w:rPr>
      </w:pPr>
      <w:r>
        <w:rPr>
          <w:rFonts w:ascii="宋体" w:hAnsi="宋体"/>
          <w:b/>
          <w:bCs/>
        </w:rPr>
        <w:t>羽毛球轨迹跟踪的革新方案</w:t>
      </w:r>
    </w:p>
    <w:p w14:paraId="19A706B0" w14:textId="77777777" w:rsidR="00D63202" w:rsidRDefault="00000000" w:rsidP="007A1099">
      <w:pPr>
        <w:spacing w:line="400" w:lineRule="exact"/>
        <w:ind w:firstLineChars="200" w:firstLine="420"/>
        <w:rPr>
          <w:rFonts w:ascii="宋体" w:hAnsi="宋体"/>
        </w:rPr>
      </w:pPr>
      <w:r>
        <w:rPr>
          <w:rFonts w:ascii="宋体" w:hAnsi="宋体"/>
        </w:rPr>
        <w:t>羽毛球运动中，球拍与羽毛球之间的快速</w:t>
      </w:r>
      <w:proofErr w:type="gramStart"/>
      <w:r>
        <w:rPr>
          <w:rFonts w:ascii="宋体" w:hAnsi="宋体"/>
        </w:rPr>
        <w:t>交互对</w:t>
      </w:r>
      <w:proofErr w:type="gramEnd"/>
      <w:r>
        <w:rPr>
          <w:rFonts w:ascii="宋体" w:hAnsi="宋体"/>
        </w:rPr>
        <w:t>跟踪技术提出了极高的要求。TrackNetV3 是一款专注于羽毛球轨迹预测与修正的开源项目，通过其两大核心模块——轨迹预测和轨迹修正，为羽毛球运动分析提供了强大的技术支持。</w:t>
      </w:r>
    </w:p>
    <w:p w14:paraId="37B841B7" w14:textId="77777777" w:rsidR="00D63202" w:rsidRDefault="00000000" w:rsidP="007A1099">
      <w:pPr>
        <w:spacing w:line="400" w:lineRule="exact"/>
        <w:ind w:firstLineChars="200" w:firstLine="420"/>
        <w:rPr>
          <w:rFonts w:ascii="宋体" w:hAnsi="宋体"/>
        </w:rPr>
      </w:pPr>
      <w:r>
        <w:rPr>
          <w:rFonts w:ascii="宋体" w:hAnsi="宋体"/>
        </w:rPr>
        <w:t xml:space="preserve">TrackNetV3 项目旨在通过先进的深度学习技术，实现对羽毛球运动轨迹的精确预测与修正。项目利用估计的背景作为辅助数据，即使在视觉干扰波动的情况下，也能够准确锁定羽毛球的位置。此外，通过 </w:t>
      </w:r>
      <w:proofErr w:type="spellStart"/>
      <w:r>
        <w:rPr>
          <w:rFonts w:ascii="宋体" w:hAnsi="宋体"/>
        </w:rPr>
        <w:t>mixup</w:t>
      </w:r>
      <w:proofErr w:type="spellEnd"/>
      <w:r>
        <w:rPr>
          <w:rFonts w:ascii="宋体" w:hAnsi="宋体"/>
        </w:rPr>
        <w:t> 数据增强技术，TrackNetV3 能够构建复杂场景，增强网络的鲁棒性。</w:t>
      </w:r>
    </w:p>
    <w:p w14:paraId="32BDD0AA" w14:textId="76491DB1" w:rsidR="00D63202" w:rsidRDefault="00825FF1" w:rsidP="007A1099">
      <w:pPr>
        <w:spacing w:line="400" w:lineRule="exact"/>
        <w:ind w:firstLineChars="200" w:firstLine="422"/>
        <w:rPr>
          <w:rFonts w:ascii="宋体" w:hAnsi="宋体"/>
          <w:b/>
          <w:bCs/>
        </w:rPr>
      </w:pPr>
      <w:r>
        <w:rPr>
          <w:rFonts w:ascii="宋体" w:hAnsi="宋体" w:hint="eastAsia"/>
          <w:b/>
          <w:bCs/>
        </w:rPr>
        <w:t>1.</w:t>
      </w:r>
      <w:r w:rsidR="00000000">
        <w:rPr>
          <w:rFonts w:ascii="宋体" w:hAnsi="宋体"/>
          <w:b/>
          <w:bCs/>
        </w:rPr>
        <w:t>项目技术分析</w:t>
      </w:r>
    </w:p>
    <w:p w14:paraId="36FAD2AA" w14:textId="77777777" w:rsidR="00D63202" w:rsidRDefault="00000000" w:rsidP="007A1099">
      <w:pPr>
        <w:spacing w:line="400" w:lineRule="exact"/>
        <w:ind w:firstLineChars="200" w:firstLine="420"/>
        <w:rPr>
          <w:rFonts w:ascii="宋体" w:hAnsi="宋体"/>
        </w:rPr>
      </w:pPr>
      <w:r>
        <w:rPr>
          <w:rFonts w:ascii="宋体" w:hAnsi="宋体"/>
        </w:rPr>
        <w:t>TrackNetV3 的技术核心在于其轨迹预测和轨迹修正两大模块。轨迹预测模块通过使用辅助的背景估计数据来定位羽毛球，而轨迹修正模块则通过分析预测的轨迹创建修复掩模，进而通过图像修复技术修正路径。</w:t>
      </w:r>
    </w:p>
    <w:p w14:paraId="4F70937B" w14:textId="77777777" w:rsidR="00D63202" w:rsidRDefault="00000000" w:rsidP="007A1099">
      <w:pPr>
        <w:spacing w:line="400" w:lineRule="exact"/>
        <w:ind w:firstLineChars="200" w:firstLine="420"/>
        <w:rPr>
          <w:rFonts w:ascii="宋体" w:hAnsi="宋体"/>
        </w:rPr>
      </w:pPr>
      <w:r>
        <w:rPr>
          <w:rFonts w:ascii="宋体" w:hAnsi="宋体"/>
        </w:rPr>
        <w:t>在性能方面，TrackNetV3 在测试集上的表现显著优于其他模型，如 YOLOv7 和 TrackNetV2。其准确性达到了 97.51%，精确度、召回率和 F1 分数均超过了 97%，显示出其卓越的性能。</w:t>
      </w:r>
    </w:p>
    <w:p w14:paraId="2CD6B9B7" w14:textId="77777777" w:rsidR="00D63202" w:rsidRDefault="00000000" w:rsidP="007A1099">
      <w:pPr>
        <w:spacing w:line="400" w:lineRule="exact"/>
        <w:ind w:firstLineChars="200" w:firstLine="422"/>
        <w:rPr>
          <w:rFonts w:ascii="宋体" w:hAnsi="宋体"/>
          <w:b/>
          <w:bCs/>
        </w:rPr>
      </w:pPr>
      <w:r>
        <w:rPr>
          <w:rFonts w:ascii="宋体" w:hAnsi="宋体"/>
          <w:b/>
          <w:bCs/>
        </w:rPr>
        <w:t>项目技术应用场景</w:t>
      </w:r>
    </w:p>
    <w:p w14:paraId="449F67C3" w14:textId="77777777" w:rsidR="00D63202" w:rsidRDefault="00000000" w:rsidP="007A1099">
      <w:pPr>
        <w:spacing w:line="400" w:lineRule="exact"/>
        <w:ind w:firstLineChars="200" w:firstLine="420"/>
        <w:rPr>
          <w:rFonts w:ascii="宋体" w:hAnsi="宋体"/>
        </w:rPr>
      </w:pPr>
      <w:r>
        <w:rPr>
          <w:rFonts w:ascii="宋体" w:hAnsi="宋体"/>
        </w:rPr>
        <w:t>TrackNetV3 的应用场景广泛，包括但不限于：</w:t>
      </w:r>
    </w:p>
    <w:p w14:paraId="325C8C37" w14:textId="77777777" w:rsidR="00D63202" w:rsidRDefault="00000000" w:rsidP="007A1099">
      <w:pPr>
        <w:numPr>
          <w:ilvl w:val="0"/>
          <w:numId w:val="100"/>
        </w:numPr>
        <w:tabs>
          <w:tab w:val="left" w:pos="720"/>
        </w:tabs>
        <w:spacing w:line="400" w:lineRule="exact"/>
        <w:ind w:firstLine="200"/>
        <w:rPr>
          <w:rFonts w:ascii="宋体" w:hAnsi="宋体"/>
        </w:rPr>
      </w:pPr>
      <w:r>
        <w:rPr>
          <w:rFonts w:ascii="宋体" w:hAnsi="宋体"/>
        </w:rPr>
        <w:t>羽毛球比赛分析：通过实时跟踪羽毛球轨迹，为运动员提供技术指导和比赛策略。</w:t>
      </w:r>
    </w:p>
    <w:p w14:paraId="237BF4CC" w14:textId="77777777" w:rsidR="00D63202" w:rsidRDefault="00000000" w:rsidP="007A1099">
      <w:pPr>
        <w:numPr>
          <w:ilvl w:val="0"/>
          <w:numId w:val="100"/>
        </w:numPr>
        <w:tabs>
          <w:tab w:val="left" w:pos="720"/>
        </w:tabs>
        <w:spacing w:line="400" w:lineRule="exact"/>
        <w:ind w:firstLine="200"/>
        <w:rPr>
          <w:rFonts w:ascii="宋体" w:hAnsi="宋体"/>
        </w:rPr>
      </w:pPr>
      <w:r>
        <w:rPr>
          <w:rFonts w:ascii="宋体" w:hAnsi="宋体"/>
        </w:rPr>
        <w:t>训练辅助：教练可以基于轨迹数据分析运动员的技术动作，优化训练方案。</w:t>
      </w:r>
    </w:p>
    <w:p w14:paraId="656AEF47" w14:textId="77777777" w:rsidR="00D63202" w:rsidRDefault="00000000" w:rsidP="007A1099">
      <w:pPr>
        <w:numPr>
          <w:ilvl w:val="0"/>
          <w:numId w:val="100"/>
        </w:numPr>
        <w:tabs>
          <w:tab w:val="left" w:pos="720"/>
        </w:tabs>
        <w:spacing w:line="400" w:lineRule="exact"/>
        <w:ind w:firstLine="200"/>
        <w:rPr>
          <w:rFonts w:ascii="宋体" w:hAnsi="宋体"/>
        </w:rPr>
      </w:pPr>
      <w:r>
        <w:rPr>
          <w:rFonts w:ascii="宋体" w:hAnsi="宋体"/>
        </w:rPr>
        <w:t>视频内容创作：为羽毛球教学视频或比赛回放提供高质量的轨迹可视化效果。</w:t>
      </w:r>
    </w:p>
    <w:p w14:paraId="526A6756" w14:textId="77777777" w:rsidR="00D63202" w:rsidRDefault="00000000" w:rsidP="007A1099">
      <w:pPr>
        <w:spacing w:line="400" w:lineRule="exact"/>
        <w:ind w:firstLineChars="200" w:firstLine="420"/>
        <w:rPr>
          <w:rFonts w:ascii="宋体" w:hAnsi="宋体"/>
        </w:rPr>
      </w:pPr>
      <w:r>
        <w:rPr>
          <w:rFonts w:ascii="宋体" w:hAnsi="宋体"/>
        </w:rPr>
        <w:t>TrackNetV3 项目的特点如下：</w:t>
      </w:r>
    </w:p>
    <w:p w14:paraId="570B2156" w14:textId="77777777" w:rsidR="00D63202" w:rsidRDefault="00000000" w:rsidP="007A1099">
      <w:pPr>
        <w:numPr>
          <w:ilvl w:val="0"/>
          <w:numId w:val="101"/>
        </w:numPr>
        <w:tabs>
          <w:tab w:val="left" w:pos="720"/>
        </w:tabs>
        <w:spacing w:line="400" w:lineRule="exact"/>
        <w:ind w:firstLine="200"/>
        <w:rPr>
          <w:rFonts w:ascii="宋体" w:hAnsi="宋体"/>
        </w:rPr>
      </w:pPr>
      <w:r>
        <w:rPr>
          <w:rFonts w:ascii="宋体" w:hAnsi="宋体"/>
          <w:b/>
          <w:bCs/>
        </w:rPr>
        <w:lastRenderedPageBreak/>
        <w:t>高准确性</w:t>
      </w:r>
      <w:r>
        <w:rPr>
          <w:rFonts w:ascii="宋体" w:hAnsi="宋体"/>
        </w:rPr>
        <w:t xml:space="preserve">：通过辅助背景估计和 </w:t>
      </w:r>
      <w:proofErr w:type="spellStart"/>
      <w:r>
        <w:rPr>
          <w:rFonts w:ascii="宋体" w:hAnsi="宋体"/>
        </w:rPr>
        <w:t>mixup</w:t>
      </w:r>
      <w:proofErr w:type="spellEnd"/>
      <w:r>
        <w:rPr>
          <w:rFonts w:ascii="宋体" w:hAnsi="宋体"/>
        </w:rPr>
        <w:t xml:space="preserve"> 数据增强，TrackNetV3 在复杂场景下仍能保持高准确性。</w:t>
      </w:r>
    </w:p>
    <w:p w14:paraId="610ACAF0" w14:textId="77777777" w:rsidR="00D63202" w:rsidRDefault="00000000" w:rsidP="007A1099">
      <w:pPr>
        <w:numPr>
          <w:ilvl w:val="0"/>
          <w:numId w:val="101"/>
        </w:numPr>
        <w:tabs>
          <w:tab w:val="left" w:pos="720"/>
        </w:tabs>
        <w:spacing w:line="400" w:lineRule="exact"/>
        <w:ind w:firstLine="200"/>
        <w:rPr>
          <w:rFonts w:ascii="宋体" w:hAnsi="宋体"/>
        </w:rPr>
      </w:pPr>
      <w:r>
        <w:rPr>
          <w:rFonts w:ascii="宋体" w:hAnsi="宋体"/>
          <w:b/>
          <w:bCs/>
        </w:rPr>
        <w:t>鲁棒性强</w:t>
      </w:r>
      <w:r>
        <w:rPr>
          <w:rFonts w:ascii="宋体" w:hAnsi="宋体"/>
        </w:rPr>
        <w:t>：项目能够应对视觉干扰，确保轨迹跟踪的连续性和准确性。</w:t>
      </w:r>
    </w:p>
    <w:p w14:paraId="76184C33" w14:textId="77777777" w:rsidR="00D63202" w:rsidRDefault="00000000" w:rsidP="007A1099">
      <w:pPr>
        <w:numPr>
          <w:ilvl w:val="0"/>
          <w:numId w:val="101"/>
        </w:numPr>
        <w:tabs>
          <w:tab w:val="left" w:pos="720"/>
        </w:tabs>
        <w:spacing w:line="400" w:lineRule="exact"/>
        <w:ind w:firstLine="200"/>
        <w:rPr>
          <w:rFonts w:ascii="宋体" w:hAnsi="宋体"/>
        </w:rPr>
      </w:pPr>
      <w:r>
        <w:rPr>
          <w:rFonts w:ascii="宋体" w:hAnsi="宋体"/>
          <w:b/>
          <w:bCs/>
        </w:rPr>
        <w:t>易于部署</w:t>
      </w:r>
      <w:r>
        <w:rPr>
          <w:rFonts w:ascii="宋体" w:hAnsi="宋体"/>
        </w:rPr>
        <w:t>：TrackNetV3 提供了详细的安装和运行指南，用户可以轻松部署和使用。</w:t>
      </w:r>
    </w:p>
    <w:p w14:paraId="1D3039C4" w14:textId="77777777" w:rsidR="00D63202" w:rsidRDefault="00000000" w:rsidP="007A1099">
      <w:pPr>
        <w:numPr>
          <w:ilvl w:val="0"/>
          <w:numId w:val="101"/>
        </w:numPr>
        <w:tabs>
          <w:tab w:val="left" w:pos="720"/>
        </w:tabs>
        <w:spacing w:line="400" w:lineRule="exact"/>
        <w:ind w:firstLine="200"/>
        <w:rPr>
          <w:rFonts w:ascii="宋体" w:hAnsi="宋体"/>
        </w:rPr>
      </w:pPr>
      <w:r>
        <w:rPr>
          <w:rFonts w:ascii="宋体" w:hAnsi="宋体"/>
          <w:b/>
          <w:bCs/>
        </w:rPr>
        <w:t>扩展性强</w:t>
      </w:r>
      <w:r>
        <w:rPr>
          <w:rFonts w:ascii="宋体" w:hAnsi="宋体"/>
        </w:rPr>
        <w:t>：项目支持大数据集训练，且提供了丰富的接口和模块，便于用户自定义和扩展功能。</w:t>
      </w:r>
    </w:p>
    <w:p w14:paraId="5E24C3C8" w14:textId="5C1E9BEC" w:rsidR="00D63202" w:rsidRDefault="004B1BDF" w:rsidP="007A1099">
      <w:pPr>
        <w:spacing w:line="500" w:lineRule="exact"/>
        <w:ind w:firstLineChars="200" w:firstLine="422"/>
        <w:rPr>
          <w:b/>
          <w:bCs/>
        </w:rPr>
      </w:pPr>
      <w:r>
        <w:rPr>
          <w:b/>
          <w:bCs/>
          <w:noProof/>
        </w:rPr>
        <w:drawing>
          <wp:anchor distT="0" distB="0" distL="114300" distR="114300" simplePos="0" relativeHeight="251670528" behindDoc="0" locked="0" layoutInCell="1" allowOverlap="1" wp14:anchorId="7E71AE87" wp14:editId="6156DB0E">
            <wp:simplePos x="0" y="0"/>
            <wp:positionH relativeFrom="column">
              <wp:posOffset>-43815</wp:posOffset>
            </wp:positionH>
            <wp:positionV relativeFrom="paragraph">
              <wp:posOffset>408305</wp:posOffset>
            </wp:positionV>
            <wp:extent cx="5753100" cy="3238500"/>
            <wp:effectExtent l="0" t="0" r="0" b="0"/>
            <wp:wrapTopAndBottom/>
            <wp:docPr id="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3100" cy="32385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int="eastAsia"/>
          <w:b/>
          <w:bCs/>
        </w:rPr>
        <w:t xml:space="preserve">1.TrackNetV3 </w:t>
      </w:r>
      <w:r>
        <w:rPr>
          <w:rFonts w:hint="eastAsia"/>
          <w:b/>
          <w:bCs/>
        </w:rPr>
        <w:t>整体架构</w:t>
      </w:r>
    </w:p>
    <w:p w14:paraId="4377B69C" w14:textId="77777777" w:rsidR="00D63202" w:rsidRDefault="00000000" w:rsidP="007A1099">
      <w:pPr>
        <w:spacing w:afterLines="50" w:after="120"/>
        <w:jc w:val="center"/>
        <w:rPr>
          <w:b/>
          <w:bCs/>
          <w:sz w:val="18"/>
          <w:szCs w:val="18"/>
        </w:rPr>
      </w:pPr>
      <w:r>
        <w:rPr>
          <w:rFonts w:ascii="宋体" w:hAnsi="宋体" w:hint="eastAsia"/>
          <w:sz w:val="18"/>
          <w:szCs w:val="18"/>
        </w:rPr>
        <w:t xml:space="preserve">图3.3.1—1  </w:t>
      </w:r>
      <w:r>
        <w:rPr>
          <w:rFonts w:hint="eastAsia"/>
          <w:b/>
          <w:bCs/>
          <w:sz w:val="18"/>
          <w:szCs w:val="18"/>
        </w:rPr>
        <w:t xml:space="preserve">TrackNetV3 </w:t>
      </w:r>
      <w:r>
        <w:rPr>
          <w:rFonts w:hint="eastAsia"/>
          <w:b/>
          <w:bCs/>
          <w:sz w:val="18"/>
          <w:szCs w:val="18"/>
        </w:rPr>
        <w:t>整体架构</w:t>
      </w:r>
    </w:p>
    <w:p w14:paraId="62A5482D" w14:textId="77777777" w:rsidR="00D63202" w:rsidRDefault="00000000" w:rsidP="007A1099">
      <w:pPr>
        <w:spacing w:line="400" w:lineRule="exact"/>
        <w:ind w:firstLineChars="200" w:firstLine="420"/>
      </w:pPr>
      <w:r>
        <w:t>它是一个典型的</w:t>
      </w:r>
      <w:r>
        <w:t xml:space="preserve"> </w:t>
      </w:r>
      <w:r>
        <w:rPr>
          <w:b/>
          <w:bCs/>
        </w:rPr>
        <w:t>编码器</w:t>
      </w:r>
      <w:r>
        <w:rPr>
          <w:b/>
          <w:bCs/>
        </w:rPr>
        <w:t>-</w:t>
      </w:r>
      <w:r>
        <w:rPr>
          <w:b/>
          <w:bCs/>
        </w:rPr>
        <w:t>解码器（</w:t>
      </w:r>
      <w:r>
        <w:rPr>
          <w:b/>
          <w:bCs/>
        </w:rPr>
        <w:t>Encoder-Decoder</w:t>
      </w:r>
      <w:r>
        <w:rPr>
          <w:b/>
          <w:bCs/>
        </w:rPr>
        <w:t>）</w:t>
      </w:r>
      <w:r>
        <w:t xml:space="preserve"> </w:t>
      </w:r>
      <w:r>
        <w:t>结构，常用于图像分割或</w:t>
      </w:r>
      <w:proofErr w:type="gramStart"/>
      <w:r>
        <w:t>像素级预测</w:t>
      </w:r>
      <w:proofErr w:type="gramEnd"/>
      <w:r>
        <w:t>任务（如本例中的羽毛球轨迹追踪）。其核心思想是：</w:t>
      </w:r>
    </w:p>
    <w:p w14:paraId="79CEC774" w14:textId="77777777" w:rsidR="00D63202" w:rsidRDefault="00000000" w:rsidP="007A1099">
      <w:pPr>
        <w:numPr>
          <w:ilvl w:val="0"/>
          <w:numId w:val="102"/>
        </w:numPr>
        <w:tabs>
          <w:tab w:val="left" w:pos="720"/>
        </w:tabs>
        <w:spacing w:line="400" w:lineRule="exact"/>
        <w:ind w:firstLine="200"/>
      </w:pPr>
      <w:r>
        <w:rPr>
          <w:b/>
          <w:bCs/>
        </w:rPr>
        <w:t>编码器</w:t>
      </w:r>
      <w:r>
        <w:rPr>
          <w:b/>
          <w:bCs/>
        </w:rPr>
        <w:t xml:space="preserve"> (Encoder)</w:t>
      </w:r>
      <w:r>
        <w:t>：</w:t>
      </w:r>
      <w:proofErr w:type="gramStart"/>
      <w:r>
        <w:t>逐步下</w:t>
      </w:r>
      <w:proofErr w:type="gramEnd"/>
      <w:r>
        <w:t>采样输入图像，提取高层次、抽象的语义特征。</w:t>
      </w:r>
    </w:p>
    <w:p w14:paraId="0CC69691" w14:textId="77777777" w:rsidR="00D63202" w:rsidRDefault="00000000" w:rsidP="007A1099">
      <w:pPr>
        <w:numPr>
          <w:ilvl w:val="0"/>
          <w:numId w:val="102"/>
        </w:numPr>
        <w:tabs>
          <w:tab w:val="left" w:pos="720"/>
        </w:tabs>
        <w:spacing w:line="400" w:lineRule="exact"/>
        <w:ind w:firstLine="200"/>
      </w:pPr>
      <w:r>
        <w:rPr>
          <w:b/>
          <w:bCs/>
        </w:rPr>
        <w:t>解码器</w:t>
      </w:r>
      <w:r>
        <w:rPr>
          <w:b/>
          <w:bCs/>
        </w:rPr>
        <w:t xml:space="preserve"> (Decoder)</w:t>
      </w:r>
      <w:r>
        <w:t>：逐步上采样特征图，恢复空间分辨率，并结合编码器的特征，生成高精度的输出。</w:t>
      </w:r>
    </w:p>
    <w:p w14:paraId="398B0208" w14:textId="77777777" w:rsidR="00D63202" w:rsidRDefault="00000000" w:rsidP="007A1099">
      <w:pPr>
        <w:numPr>
          <w:ilvl w:val="0"/>
          <w:numId w:val="102"/>
        </w:numPr>
        <w:tabs>
          <w:tab w:val="left" w:pos="720"/>
        </w:tabs>
        <w:spacing w:line="400" w:lineRule="exact"/>
        <w:ind w:firstLine="200"/>
      </w:pPr>
      <w:r>
        <w:rPr>
          <w:b/>
          <w:bCs/>
        </w:rPr>
        <w:t>跳跃连接</w:t>
      </w:r>
      <w:r>
        <w:rPr>
          <w:b/>
          <w:bCs/>
        </w:rPr>
        <w:t xml:space="preserve"> (Skip Connections)</w:t>
      </w:r>
      <w:r>
        <w:t>：将编码器不同层级的特征直接传递给解码器对应层级，帮助恢复细节信息，缓解下采样带来的信息丢失。</w:t>
      </w:r>
    </w:p>
    <w:p w14:paraId="24D9C014" w14:textId="77777777" w:rsidR="00D63202" w:rsidRDefault="00000000" w:rsidP="007A1099">
      <w:pPr>
        <w:spacing w:line="400" w:lineRule="exact"/>
        <w:ind w:firstLineChars="200" w:firstLine="422"/>
        <w:rPr>
          <w:b/>
          <w:bCs/>
        </w:rPr>
      </w:pPr>
      <w:r>
        <w:rPr>
          <w:b/>
          <w:bCs/>
        </w:rPr>
        <w:t>输入与输出</w:t>
      </w:r>
    </w:p>
    <w:p w14:paraId="50AA8A91" w14:textId="77777777" w:rsidR="00D63202" w:rsidRDefault="00000000" w:rsidP="007A1099">
      <w:pPr>
        <w:numPr>
          <w:ilvl w:val="0"/>
          <w:numId w:val="103"/>
        </w:numPr>
        <w:tabs>
          <w:tab w:val="left" w:pos="720"/>
        </w:tabs>
        <w:spacing w:line="400" w:lineRule="exact"/>
        <w:ind w:firstLine="200"/>
      </w:pPr>
      <w:r>
        <w:rPr>
          <w:b/>
          <w:bCs/>
        </w:rPr>
        <w:t>输入</w:t>
      </w:r>
      <w:r>
        <w:rPr>
          <w:b/>
          <w:bCs/>
        </w:rPr>
        <w:t xml:space="preserve"> (Input)</w:t>
      </w:r>
      <w:r>
        <w:t xml:space="preserve">: 512x288x9 —— </w:t>
      </w:r>
      <w:r>
        <w:t>这表示输入是</w:t>
      </w:r>
      <w:r>
        <w:t xml:space="preserve"> </w:t>
      </w:r>
      <w:r>
        <w:rPr>
          <w:b/>
          <w:bCs/>
        </w:rPr>
        <w:t>3</w:t>
      </w:r>
      <w:r>
        <w:rPr>
          <w:b/>
          <w:bCs/>
        </w:rPr>
        <w:t>帧连续视频帧</w:t>
      </w:r>
      <w:r>
        <w:t>，每帧为</w:t>
      </w:r>
      <w:r>
        <w:t xml:space="preserve"> 512x288 </w:t>
      </w:r>
      <w:r>
        <w:t>像素，共</w:t>
      </w:r>
      <w:r>
        <w:t xml:space="preserve"> 3 </w:t>
      </w:r>
      <w:proofErr w:type="gramStart"/>
      <w:r>
        <w:t>个</w:t>
      </w:r>
      <w:proofErr w:type="gramEnd"/>
      <w:r>
        <w:t>通道（</w:t>
      </w:r>
      <w:r>
        <w:t>RGB</w:t>
      </w:r>
      <w:r>
        <w:t>），所以</w:t>
      </w:r>
      <w:r>
        <w:t xml:space="preserve"> 3×3=9 </w:t>
      </w:r>
      <w:proofErr w:type="gramStart"/>
      <w:r>
        <w:t>个</w:t>
      </w:r>
      <w:proofErr w:type="gramEnd"/>
      <w:r>
        <w:t>通道。这是为了捕捉运动信息。</w:t>
      </w:r>
    </w:p>
    <w:p w14:paraId="3992CB92" w14:textId="77777777" w:rsidR="00D63202" w:rsidRDefault="00000000" w:rsidP="007A1099">
      <w:pPr>
        <w:numPr>
          <w:ilvl w:val="0"/>
          <w:numId w:val="103"/>
        </w:numPr>
        <w:tabs>
          <w:tab w:val="left" w:pos="720"/>
        </w:tabs>
        <w:spacing w:line="400" w:lineRule="exact"/>
        <w:ind w:firstLine="200"/>
      </w:pPr>
      <w:r>
        <w:rPr>
          <w:b/>
          <w:bCs/>
        </w:rPr>
        <w:t>输出</w:t>
      </w:r>
      <w:r>
        <w:rPr>
          <w:b/>
          <w:bCs/>
        </w:rPr>
        <w:t xml:space="preserve"> (Output)</w:t>
      </w:r>
      <w:r>
        <w:t xml:space="preserve">: 512x288x3 —— </w:t>
      </w:r>
      <w:r>
        <w:t>输出是单帧图像，但通道数为</w:t>
      </w:r>
      <w:r>
        <w:t>3</w:t>
      </w:r>
      <w:r>
        <w:t>，通常代表一个热力图（</w:t>
      </w:r>
      <w:r>
        <w:t>heatmap</w:t>
      </w:r>
      <w:r>
        <w:t>）或三通道的预测结果（例如，球的位置概率图）。</w:t>
      </w:r>
    </w:p>
    <w:p w14:paraId="4F987349" w14:textId="77777777" w:rsidR="00D63202" w:rsidRDefault="00000000" w:rsidP="007A1099">
      <w:pPr>
        <w:spacing w:line="400" w:lineRule="exact"/>
        <w:ind w:firstLineChars="200" w:firstLine="422"/>
        <w:rPr>
          <w:b/>
          <w:bCs/>
        </w:rPr>
      </w:pPr>
      <w:r>
        <w:rPr>
          <w:b/>
          <w:bCs/>
        </w:rPr>
        <w:t>编码器</w:t>
      </w:r>
      <w:r>
        <w:rPr>
          <w:b/>
          <w:bCs/>
        </w:rPr>
        <w:t xml:space="preserve"> (Encoder) </w:t>
      </w:r>
      <w:r>
        <w:rPr>
          <w:b/>
          <w:bCs/>
        </w:rPr>
        <w:t>部分</w:t>
      </w:r>
    </w:p>
    <w:p w14:paraId="268B89CB" w14:textId="77777777" w:rsidR="00D63202" w:rsidRDefault="00000000" w:rsidP="007A1099">
      <w:pPr>
        <w:spacing w:line="400" w:lineRule="exact"/>
        <w:ind w:firstLineChars="200" w:firstLine="420"/>
      </w:pPr>
      <w:r>
        <w:t>从左到右，编码器通过一系列卷积和池化操作逐步缩小特征图尺寸，同时增加通道数：</w:t>
      </w:r>
    </w:p>
    <w:p w14:paraId="5231F528" w14:textId="77777777" w:rsidR="00D63202" w:rsidRDefault="00000000" w:rsidP="007A1099">
      <w:pPr>
        <w:numPr>
          <w:ilvl w:val="0"/>
          <w:numId w:val="104"/>
        </w:numPr>
        <w:tabs>
          <w:tab w:val="left" w:pos="720"/>
        </w:tabs>
        <w:spacing w:line="400" w:lineRule="exact"/>
        <w:ind w:firstLine="200"/>
      </w:pPr>
      <w:r>
        <w:rPr>
          <w:b/>
          <w:bCs/>
        </w:rPr>
        <w:t xml:space="preserve">Multi-Conv2d </w:t>
      </w:r>
      <w:proofErr w:type="spellStart"/>
      <w:r>
        <w:rPr>
          <w:b/>
          <w:bCs/>
        </w:rPr>
        <w:t>Concat</w:t>
      </w:r>
      <w:proofErr w:type="spellEnd"/>
      <w:r>
        <w:rPr>
          <w:b/>
          <w:bCs/>
        </w:rPr>
        <w:t xml:space="preserve"> (</w:t>
      </w:r>
      <w:r>
        <w:rPr>
          <w:b/>
          <w:bCs/>
        </w:rPr>
        <w:t>橙色块</w:t>
      </w:r>
      <w:r>
        <w:rPr>
          <w:b/>
          <w:bCs/>
        </w:rPr>
        <w:t>)</w:t>
      </w:r>
      <w:r>
        <w:t>：</w:t>
      </w:r>
    </w:p>
    <w:p w14:paraId="6196D326" w14:textId="77777777" w:rsidR="00D63202" w:rsidRDefault="00000000" w:rsidP="007A1099">
      <w:pPr>
        <w:numPr>
          <w:ilvl w:val="1"/>
          <w:numId w:val="104"/>
        </w:numPr>
        <w:tabs>
          <w:tab w:val="left" w:pos="1440"/>
        </w:tabs>
        <w:spacing w:line="400" w:lineRule="exact"/>
        <w:ind w:firstLine="200"/>
      </w:pPr>
      <w:r>
        <w:lastRenderedPageBreak/>
        <w:t>这是第一个模块，接收</w:t>
      </w:r>
      <w:r>
        <w:t xml:space="preserve"> 512x288x9 </w:t>
      </w:r>
      <w:r>
        <w:t>输入。</w:t>
      </w:r>
    </w:p>
    <w:p w14:paraId="722F4DEA" w14:textId="77777777" w:rsidR="00D63202" w:rsidRDefault="00000000" w:rsidP="007A1099">
      <w:pPr>
        <w:numPr>
          <w:ilvl w:val="1"/>
          <w:numId w:val="104"/>
        </w:numPr>
        <w:tabs>
          <w:tab w:val="left" w:pos="1440"/>
        </w:tabs>
        <w:spacing w:line="400" w:lineRule="exact"/>
        <w:ind w:firstLine="200"/>
      </w:pPr>
      <w:r>
        <w:t>它内部包含多个并行的卷积路径（见图</w:t>
      </w:r>
      <w:r>
        <w:t>2</w:t>
      </w:r>
      <w:r>
        <w:t>详解），然后拼接（</w:t>
      </w:r>
      <w:proofErr w:type="spellStart"/>
      <w:r>
        <w:t>Concat</w:t>
      </w:r>
      <w:proofErr w:type="spellEnd"/>
      <w:r>
        <w:t>）输出。</w:t>
      </w:r>
    </w:p>
    <w:p w14:paraId="1BCD068B" w14:textId="77777777" w:rsidR="00D63202" w:rsidRDefault="00000000" w:rsidP="007A1099">
      <w:pPr>
        <w:numPr>
          <w:ilvl w:val="1"/>
          <w:numId w:val="104"/>
        </w:numPr>
        <w:tabs>
          <w:tab w:val="left" w:pos="1440"/>
        </w:tabs>
        <w:spacing w:line="400" w:lineRule="exact"/>
        <w:ind w:firstLine="200"/>
      </w:pPr>
      <w:r>
        <w:t>输出尺寸：</w:t>
      </w:r>
      <w:r>
        <w:t>512x288x64</w:t>
      </w:r>
    </w:p>
    <w:p w14:paraId="2380B1C7" w14:textId="77777777" w:rsidR="00D63202" w:rsidRDefault="00000000" w:rsidP="007A1099">
      <w:pPr>
        <w:numPr>
          <w:ilvl w:val="0"/>
          <w:numId w:val="104"/>
        </w:numPr>
        <w:tabs>
          <w:tab w:val="left" w:pos="720"/>
        </w:tabs>
        <w:spacing w:line="400" w:lineRule="exact"/>
        <w:ind w:firstLine="200"/>
      </w:pPr>
      <w:r>
        <w:rPr>
          <w:b/>
          <w:bCs/>
        </w:rPr>
        <w:t>Max Pooling (</w:t>
      </w:r>
      <w:r>
        <w:rPr>
          <w:b/>
          <w:bCs/>
        </w:rPr>
        <w:t>米色块</w:t>
      </w:r>
      <w:r>
        <w:rPr>
          <w:b/>
          <w:bCs/>
        </w:rPr>
        <w:t>)</w:t>
      </w:r>
      <w:r>
        <w:t xml:space="preserve"> + </w:t>
      </w:r>
      <w:r>
        <w:rPr>
          <w:b/>
          <w:bCs/>
        </w:rPr>
        <w:t>Triple-Conv2d (</w:t>
      </w:r>
      <w:r>
        <w:rPr>
          <w:b/>
          <w:bCs/>
        </w:rPr>
        <w:t>深蓝色块</w:t>
      </w:r>
      <w:r>
        <w:rPr>
          <w:b/>
          <w:bCs/>
        </w:rPr>
        <w:t>)</w:t>
      </w:r>
      <w:r>
        <w:t>：</w:t>
      </w:r>
    </w:p>
    <w:p w14:paraId="1B30EA60" w14:textId="77777777" w:rsidR="00D63202" w:rsidRDefault="00000000" w:rsidP="007A1099">
      <w:pPr>
        <w:numPr>
          <w:ilvl w:val="1"/>
          <w:numId w:val="104"/>
        </w:numPr>
        <w:tabs>
          <w:tab w:val="left" w:pos="1440"/>
        </w:tabs>
        <w:spacing w:line="400" w:lineRule="exact"/>
        <w:ind w:firstLine="200"/>
      </w:pPr>
      <w:r>
        <w:t xml:space="preserve">Max Pooling </w:t>
      </w:r>
      <w:r>
        <w:t>下采样，尺寸减半。</w:t>
      </w:r>
    </w:p>
    <w:p w14:paraId="3E9C1880" w14:textId="77777777" w:rsidR="00D63202" w:rsidRDefault="00000000" w:rsidP="007A1099">
      <w:pPr>
        <w:numPr>
          <w:ilvl w:val="1"/>
          <w:numId w:val="104"/>
        </w:numPr>
        <w:tabs>
          <w:tab w:val="left" w:pos="1440"/>
        </w:tabs>
        <w:spacing w:line="400" w:lineRule="exact"/>
        <w:ind w:firstLine="200"/>
      </w:pPr>
      <w:r>
        <w:t xml:space="preserve">Triple-Conv2d </w:t>
      </w:r>
      <w:r>
        <w:t>是一个包含三个卷积层的模块（可能带</w:t>
      </w:r>
      <w:r>
        <w:t>BN</w:t>
      </w:r>
      <w:r>
        <w:t>、</w:t>
      </w:r>
      <w:proofErr w:type="spellStart"/>
      <w:r>
        <w:t>ReLU</w:t>
      </w:r>
      <w:proofErr w:type="spellEnd"/>
      <w:r>
        <w:t>等），用于特征提取。</w:t>
      </w:r>
    </w:p>
    <w:p w14:paraId="0564C61D" w14:textId="77777777" w:rsidR="00D63202" w:rsidRDefault="00000000" w:rsidP="007A1099">
      <w:pPr>
        <w:numPr>
          <w:ilvl w:val="1"/>
          <w:numId w:val="104"/>
        </w:numPr>
        <w:tabs>
          <w:tab w:val="left" w:pos="1440"/>
        </w:tabs>
        <w:spacing w:line="400" w:lineRule="exact"/>
        <w:ind w:firstLine="200"/>
      </w:pPr>
      <w:r>
        <w:t>输出尺寸：</w:t>
      </w:r>
      <w:r>
        <w:t>256x144x128</w:t>
      </w:r>
    </w:p>
    <w:p w14:paraId="0610F153" w14:textId="77777777" w:rsidR="00D63202" w:rsidRDefault="00000000" w:rsidP="007A1099">
      <w:pPr>
        <w:numPr>
          <w:ilvl w:val="0"/>
          <w:numId w:val="104"/>
        </w:numPr>
        <w:tabs>
          <w:tab w:val="left" w:pos="720"/>
        </w:tabs>
        <w:spacing w:line="400" w:lineRule="exact"/>
        <w:ind w:firstLine="200"/>
      </w:pPr>
      <w:r>
        <w:t>重复上述模式：</w:t>
      </w:r>
    </w:p>
    <w:p w14:paraId="5306A5C3" w14:textId="77777777" w:rsidR="00D63202" w:rsidRDefault="00000000" w:rsidP="007A1099">
      <w:pPr>
        <w:numPr>
          <w:ilvl w:val="1"/>
          <w:numId w:val="104"/>
        </w:numPr>
        <w:tabs>
          <w:tab w:val="left" w:pos="1440"/>
        </w:tabs>
        <w:spacing w:line="400" w:lineRule="exact"/>
        <w:ind w:firstLine="200"/>
      </w:pPr>
      <w:r>
        <w:t>再次</w:t>
      </w:r>
      <w:r>
        <w:t xml:space="preserve"> Max Pooling + Triple-Conv2d → 128x72x256</w:t>
      </w:r>
    </w:p>
    <w:p w14:paraId="411214EA" w14:textId="77777777" w:rsidR="00D63202" w:rsidRDefault="00000000" w:rsidP="007A1099">
      <w:pPr>
        <w:numPr>
          <w:ilvl w:val="1"/>
          <w:numId w:val="104"/>
        </w:numPr>
        <w:tabs>
          <w:tab w:val="left" w:pos="1440"/>
        </w:tabs>
        <w:spacing w:line="400" w:lineRule="exact"/>
        <w:ind w:firstLine="200"/>
      </w:pPr>
      <w:r>
        <w:t>最后一次</w:t>
      </w:r>
      <w:r>
        <w:t xml:space="preserve"> Max Pooling + Triple-Conv2d → 64x36x512</w:t>
      </w:r>
    </w:p>
    <w:p w14:paraId="6DB91E23" w14:textId="77777777" w:rsidR="00D63202" w:rsidRDefault="00000000" w:rsidP="007A1099">
      <w:pPr>
        <w:spacing w:line="400" w:lineRule="exact"/>
        <w:ind w:firstLineChars="200" w:firstLine="420"/>
      </w:pPr>
      <w:r>
        <w:t>编码器最终输出</w:t>
      </w:r>
      <w:r>
        <w:t xml:space="preserve"> 64x36x512 </w:t>
      </w:r>
      <w:r>
        <w:t>的低分辨率、高通道</w:t>
      </w:r>
      <w:proofErr w:type="gramStart"/>
      <w:r>
        <w:t>数特征图</w:t>
      </w:r>
      <w:proofErr w:type="gramEnd"/>
      <w:r>
        <w:t>。</w:t>
      </w:r>
    </w:p>
    <w:p w14:paraId="71C60957" w14:textId="77777777" w:rsidR="00D63202" w:rsidRDefault="00000000" w:rsidP="007A1099">
      <w:pPr>
        <w:spacing w:line="400" w:lineRule="exact"/>
        <w:ind w:firstLineChars="200" w:firstLine="422"/>
        <w:rPr>
          <w:b/>
          <w:bCs/>
        </w:rPr>
      </w:pPr>
      <w:r>
        <w:rPr>
          <w:b/>
          <w:bCs/>
        </w:rPr>
        <w:t>解码器</w:t>
      </w:r>
      <w:r>
        <w:rPr>
          <w:b/>
          <w:bCs/>
        </w:rPr>
        <w:t xml:space="preserve"> (Decoder) </w:t>
      </w:r>
      <w:r>
        <w:rPr>
          <w:b/>
          <w:bCs/>
        </w:rPr>
        <w:t>部分</w:t>
      </w:r>
    </w:p>
    <w:p w14:paraId="55614CB5" w14:textId="77777777" w:rsidR="00D63202" w:rsidRDefault="00000000" w:rsidP="007A1099">
      <w:pPr>
        <w:spacing w:line="400" w:lineRule="exact"/>
        <w:ind w:firstLineChars="200" w:firstLine="420"/>
      </w:pPr>
      <w:r>
        <w:t>从右到左，解码器通过上采样和卷积操作逐步恢复空间分辨率：</w:t>
      </w:r>
    </w:p>
    <w:p w14:paraId="10C8B092" w14:textId="77777777" w:rsidR="00D63202" w:rsidRDefault="00000000" w:rsidP="007A1099">
      <w:pPr>
        <w:numPr>
          <w:ilvl w:val="0"/>
          <w:numId w:val="105"/>
        </w:numPr>
        <w:tabs>
          <w:tab w:val="left" w:pos="720"/>
        </w:tabs>
        <w:spacing w:line="400" w:lineRule="exact"/>
        <w:ind w:firstLine="200"/>
      </w:pPr>
      <w:proofErr w:type="spellStart"/>
      <w:r>
        <w:rPr>
          <w:b/>
          <w:bCs/>
        </w:rPr>
        <w:t>Upsampling</w:t>
      </w:r>
      <w:proofErr w:type="spellEnd"/>
      <w:r>
        <w:rPr>
          <w:b/>
          <w:bCs/>
        </w:rPr>
        <w:t xml:space="preserve"> (</w:t>
      </w:r>
      <w:r>
        <w:rPr>
          <w:b/>
          <w:bCs/>
        </w:rPr>
        <w:t>红色块</w:t>
      </w:r>
      <w:r>
        <w:rPr>
          <w:b/>
          <w:bCs/>
        </w:rPr>
        <w:t>)</w:t>
      </w:r>
      <w:r>
        <w:t xml:space="preserve"> + </w:t>
      </w:r>
      <w:r>
        <w:rPr>
          <w:b/>
          <w:bCs/>
        </w:rPr>
        <w:t>Double-Conv2d (</w:t>
      </w:r>
      <w:r>
        <w:rPr>
          <w:b/>
          <w:bCs/>
        </w:rPr>
        <w:t>蓝色块</w:t>
      </w:r>
      <w:r>
        <w:rPr>
          <w:b/>
          <w:bCs/>
        </w:rPr>
        <w:t>)</w:t>
      </w:r>
      <w:r>
        <w:t>：</w:t>
      </w:r>
    </w:p>
    <w:p w14:paraId="7E2A8B54" w14:textId="77777777" w:rsidR="00D63202" w:rsidRDefault="00000000" w:rsidP="007A1099">
      <w:pPr>
        <w:numPr>
          <w:ilvl w:val="1"/>
          <w:numId w:val="105"/>
        </w:numPr>
        <w:tabs>
          <w:tab w:val="left" w:pos="1440"/>
        </w:tabs>
        <w:spacing w:line="400" w:lineRule="exact"/>
        <w:ind w:firstLine="200"/>
      </w:pPr>
      <w:proofErr w:type="spellStart"/>
      <w:r>
        <w:t>Upsampling</w:t>
      </w:r>
      <w:proofErr w:type="spellEnd"/>
      <w:r>
        <w:t xml:space="preserve"> </w:t>
      </w:r>
      <w:r>
        <w:t>将特征图尺寸放大（通常是双线性插值或转置卷积）。</w:t>
      </w:r>
    </w:p>
    <w:p w14:paraId="413021DB" w14:textId="77777777" w:rsidR="00D63202" w:rsidRDefault="00000000" w:rsidP="007A1099">
      <w:pPr>
        <w:numPr>
          <w:ilvl w:val="1"/>
          <w:numId w:val="105"/>
        </w:numPr>
        <w:tabs>
          <w:tab w:val="left" w:pos="1440"/>
        </w:tabs>
        <w:spacing w:line="400" w:lineRule="exact"/>
        <w:ind w:firstLine="200"/>
      </w:pPr>
      <w:r>
        <w:t xml:space="preserve">Double-Conv2d </w:t>
      </w:r>
      <w:r>
        <w:t>是两个串联的卷积层。</w:t>
      </w:r>
    </w:p>
    <w:p w14:paraId="6E8FB0A3" w14:textId="77777777" w:rsidR="00D63202" w:rsidRDefault="00000000" w:rsidP="007A1099">
      <w:pPr>
        <w:numPr>
          <w:ilvl w:val="1"/>
          <w:numId w:val="105"/>
        </w:numPr>
        <w:tabs>
          <w:tab w:val="left" w:pos="1440"/>
        </w:tabs>
        <w:spacing w:line="400" w:lineRule="exact"/>
        <w:ind w:firstLine="200"/>
      </w:pPr>
      <w:r>
        <w:t>注意：这里会与编码器对应层级的特征图进行</w:t>
      </w:r>
      <w:r>
        <w:t xml:space="preserve"> </w:t>
      </w:r>
      <w:proofErr w:type="spellStart"/>
      <w:r>
        <w:rPr>
          <w:b/>
          <w:bCs/>
        </w:rPr>
        <w:t>Concat</w:t>
      </w:r>
      <w:proofErr w:type="spellEnd"/>
      <w:r>
        <w:rPr>
          <w:b/>
          <w:bCs/>
        </w:rPr>
        <w:t>（拼接）</w:t>
      </w:r>
      <w:r>
        <w:t>，这就是</w:t>
      </w:r>
      <w:r>
        <w:t>“</w:t>
      </w:r>
      <w:r>
        <w:t>跳跃连接</w:t>
      </w:r>
      <w:r>
        <w:t>”</w:t>
      </w:r>
      <w:r>
        <w:t>。</w:t>
      </w:r>
    </w:p>
    <w:p w14:paraId="19785481" w14:textId="77777777" w:rsidR="00D63202" w:rsidRDefault="00000000" w:rsidP="007A1099">
      <w:pPr>
        <w:numPr>
          <w:ilvl w:val="1"/>
          <w:numId w:val="105"/>
        </w:numPr>
        <w:tabs>
          <w:tab w:val="left" w:pos="1440"/>
        </w:tabs>
        <w:spacing w:line="400" w:lineRule="exact"/>
        <w:ind w:firstLine="200"/>
      </w:pPr>
      <w:r>
        <w:t>例如：从</w:t>
      </w:r>
      <w:r>
        <w:t xml:space="preserve"> 64x36x512 </w:t>
      </w:r>
      <w:r>
        <w:t>上采样到</w:t>
      </w:r>
      <w:r>
        <w:t xml:space="preserve"> 128x72x256</w:t>
      </w:r>
      <w:r>
        <w:t>，并与编码器中同尺寸的</w:t>
      </w:r>
      <w:r>
        <w:t xml:space="preserve"> 128x72x256 </w:t>
      </w:r>
      <w:r>
        <w:t>特征拼接，再经过</w:t>
      </w:r>
      <w:r>
        <w:t xml:space="preserve"> Double-Conv2d</w:t>
      </w:r>
      <w:r>
        <w:t>。</w:t>
      </w:r>
    </w:p>
    <w:p w14:paraId="384E92EF" w14:textId="77777777" w:rsidR="00D63202" w:rsidRDefault="00000000" w:rsidP="007A1099">
      <w:pPr>
        <w:numPr>
          <w:ilvl w:val="0"/>
          <w:numId w:val="105"/>
        </w:numPr>
        <w:tabs>
          <w:tab w:val="left" w:pos="720"/>
        </w:tabs>
        <w:spacing w:line="400" w:lineRule="exact"/>
        <w:ind w:firstLine="200"/>
      </w:pPr>
      <w:r>
        <w:t>重复该过程：</w:t>
      </w:r>
    </w:p>
    <w:p w14:paraId="3967ABE6" w14:textId="77777777" w:rsidR="00D63202" w:rsidRDefault="00000000" w:rsidP="007A1099">
      <w:pPr>
        <w:numPr>
          <w:ilvl w:val="1"/>
          <w:numId w:val="105"/>
        </w:numPr>
        <w:tabs>
          <w:tab w:val="left" w:pos="1440"/>
        </w:tabs>
        <w:spacing w:line="400" w:lineRule="exact"/>
        <w:ind w:firstLine="200"/>
      </w:pPr>
      <w:r>
        <w:t>128x72x256 → 256x144x128</w:t>
      </w:r>
    </w:p>
    <w:p w14:paraId="593A5E8F" w14:textId="77777777" w:rsidR="00D63202" w:rsidRDefault="00000000" w:rsidP="007A1099">
      <w:pPr>
        <w:numPr>
          <w:ilvl w:val="1"/>
          <w:numId w:val="105"/>
        </w:numPr>
        <w:tabs>
          <w:tab w:val="left" w:pos="1440"/>
        </w:tabs>
        <w:spacing w:line="400" w:lineRule="exact"/>
        <w:ind w:firstLine="200"/>
      </w:pPr>
      <w:r>
        <w:t>256x144x128 → 512x288x64</w:t>
      </w:r>
    </w:p>
    <w:p w14:paraId="2F4A8325" w14:textId="77777777" w:rsidR="00D63202" w:rsidRDefault="00000000" w:rsidP="007A1099">
      <w:pPr>
        <w:numPr>
          <w:ilvl w:val="0"/>
          <w:numId w:val="105"/>
        </w:numPr>
        <w:tabs>
          <w:tab w:val="left" w:pos="720"/>
        </w:tabs>
        <w:spacing w:line="400" w:lineRule="exact"/>
        <w:ind w:firstLine="200"/>
      </w:pPr>
      <w:r>
        <w:rPr>
          <w:b/>
          <w:bCs/>
        </w:rPr>
        <w:t>Channel Attention (</w:t>
      </w:r>
      <w:r>
        <w:rPr>
          <w:b/>
          <w:bCs/>
        </w:rPr>
        <w:t>黄色块</w:t>
      </w:r>
      <w:r>
        <w:rPr>
          <w:b/>
          <w:bCs/>
        </w:rPr>
        <w:t>)</w:t>
      </w:r>
      <w:r>
        <w:t>：</w:t>
      </w:r>
    </w:p>
    <w:p w14:paraId="5895EB32" w14:textId="77777777" w:rsidR="00D63202" w:rsidRDefault="00000000" w:rsidP="007A1099">
      <w:pPr>
        <w:numPr>
          <w:ilvl w:val="1"/>
          <w:numId w:val="105"/>
        </w:numPr>
        <w:tabs>
          <w:tab w:val="left" w:pos="1440"/>
        </w:tabs>
        <w:spacing w:line="400" w:lineRule="exact"/>
        <w:ind w:firstLine="200"/>
      </w:pPr>
      <w:r>
        <w:t>在解码器中插入了通道注意力模块（见图</w:t>
      </w:r>
      <w:r>
        <w:t>2</w:t>
      </w:r>
      <w:r>
        <w:t>详解），用于增强重要通道的权重，抑制无关通道。</w:t>
      </w:r>
    </w:p>
    <w:p w14:paraId="0A6CC551" w14:textId="77777777" w:rsidR="00D63202" w:rsidRDefault="00000000" w:rsidP="007A1099">
      <w:pPr>
        <w:numPr>
          <w:ilvl w:val="1"/>
          <w:numId w:val="105"/>
        </w:numPr>
        <w:tabs>
          <w:tab w:val="left" w:pos="1440"/>
        </w:tabs>
        <w:spacing w:line="400" w:lineRule="exact"/>
        <w:ind w:firstLine="200"/>
      </w:pPr>
      <w:r>
        <w:t>例如，在</w:t>
      </w:r>
      <w:r>
        <w:t xml:space="preserve"> 512x288x64 </w:t>
      </w:r>
      <w:r>
        <w:t>层之后加入</w:t>
      </w:r>
      <w:r>
        <w:t xml:space="preserve"> Channel Attention</w:t>
      </w:r>
      <w:r>
        <w:t>。</w:t>
      </w:r>
    </w:p>
    <w:p w14:paraId="09DA7A56" w14:textId="77777777" w:rsidR="00D63202" w:rsidRDefault="00000000" w:rsidP="007A1099">
      <w:pPr>
        <w:numPr>
          <w:ilvl w:val="0"/>
          <w:numId w:val="105"/>
        </w:numPr>
        <w:tabs>
          <w:tab w:val="left" w:pos="720"/>
        </w:tabs>
        <w:spacing w:line="400" w:lineRule="exact"/>
        <w:ind w:firstLine="200"/>
      </w:pPr>
      <w:r>
        <w:rPr>
          <w:b/>
          <w:bCs/>
        </w:rPr>
        <w:t>Conv2d + Sigmoid (</w:t>
      </w:r>
      <w:r>
        <w:rPr>
          <w:b/>
          <w:bCs/>
        </w:rPr>
        <w:t>浅蓝色块</w:t>
      </w:r>
      <w:r>
        <w:rPr>
          <w:b/>
          <w:bCs/>
        </w:rPr>
        <w:t>)</w:t>
      </w:r>
      <w:r>
        <w:t>：</w:t>
      </w:r>
    </w:p>
    <w:p w14:paraId="1D93FAC7" w14:textId="77777777" w:rsidR="00D63202" w:rsidRDefault="00000000" w:rsidP="007A1099">
      <w:pPr>
        <w:numPr>
          <w:ilvl w:val="1"/>
          <w:numId w:val="105"/>
        </w:numPr>
        <w:tabs>
          <w:tab w:val="left" w:pos="1440"/>
        </w:tabs>
        <w:spacing w:line="400" w:lineRule="exact"/>
        <w:ind w:firstLine="200"/>
      </w:pPr>
      <w:r>
        <w:t>最后一层卷积</w:t>
      </w:r>
      <w:r>
        <w:t xml:space="preserve"> + Sigmoid </w:t>
      </w:r>
      <w:r>
        <w:t>激活函数，输出归一化到</w:t>
      </w:r>
      <w:r>
        <w:t xml:space="preserve"> [0,1] </w:t>
      </w:r>
      <w:r>
        <w:t>区间，适合作为概率图或热力图。</w:t>
      </w:r>
    </w:p>
    <w:p w14:paraId="51086D59" w14:textId="77777777" w:rsidR="00D63202" w:rsidRDefault="00000000" w:rsidP="007A1099">
      <w:pPr>
        <w:numPr>
          <w:ilvl w:val="1"/>
          <w:numId w:val="105"/>
        </w:numPr>
        <w:tabs>
          <w:tab w:val="left" w:pos="1440"/>
        </w:tabs>
        <w:spacing w:line="400" w:lineRule="exact"/>
        <w:ind w:firstLine="200"/>
      </w:pPr>
      <w:r>
        <w:t>输出尺寸：</w:t>
      </w:r>
      <w:r>
        <w:t>512x288x3</w:t>
      </w:r>
    </w:p>
    <w:p w14:paraId="4B57CCFE" w14:textId="77777777" w:rsidR="00D63202" w:rsidRDefault="00000000" w:rsidP="007A1099">
      <w:pPr>
        <w:spacing w:line="400" w:lineRule="exact"/>
        <w:ind w:firstLineChars="200" w:firstLine="420"/>
        <w:rPr>
          <w:b/>
          <w:bCs/>
        </w:rPr>
      </w:pPr>
      <w:r>
        <w:rPr>
          <w:rFonts w:hint="eastAsia"/>
        </w:rPr>
        <w:t>2.</w:t>
      </w:r>
      <w:r>
        <w:rPr>
          <w:rFonts w:ascii="Segoe UI" w:hAnsi="Segoe UI" w:cs="Segoe UI"/>
          <w:color w:val="1F2328"/>
          <w:kern w:val="0"/>
          <w:sz w:val="36"/>
          <w:szCs w:val="36"/>
        </w:rPr>
        <w:t xml:space="preserve"> </w:t>
      </w:r>
      <w:r>
        <w:rPr>
          <w:b/>
          <w:bCs/>
        </w:rPr>
        <w:t>关键组成部分</w:t>
      </w:r>
    </w:p>
    <w:p w14:paraId="02600811" w14:textId="3D15F9E5" w:rsidR="00D63202" w:rsidRDefault="004B1BDF" w:rsidP="007A1099">
      <w:pPr>
        <w:spacing w:afterLines="50" w:after="120"/>
        <w:jc w:val="center"/>
        <w:rPr>
          <w:sz w:val="18"/>
          <w:szCs w:val="18"/>
        </w:rPr>
      </w:pPr>
      <w:r>
        <w:rPr>
          <w:noProof/>
          <w:sz w:val="18"/>
          <w:szCs w:val="18"/>
        </w:rPr>
        <w:lastRenderedPageBreak/>
        <w:drawing>
          <wp:anchor distT="0" distB="0" distL="114300" distR="114300" simplePos="0" relativeHeight="251643904" behindDoc="0" locked="0" layoutInCell="1" allowOverlap="1" wp14:anchorId="6A416E52" wp14:editId="49CC48E9">
            <wp:simplePos x="0" y="0"/>
            <wp:positionH relativeFrom="column">
              <wp:posOffset>-43815</wp:posOffset>
            </wp:positionH>
            <wp:positionV relativeFrom="paragraph">
              <wp:posOffset>46990</wp:posOffset>
            </wp:positionV>
            <wp:extent cx="5524500" cy="3109595"/>
            <wp:effectExtent l="0" t="0" r="0" b="0"/>
            <wp:wrapTopAndBottom/>
            <wp:docPr id="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24500" cy="310959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宋体" w:hAnsi="宋体" w:hint="eastAsia"/>
          <w:sz w:val="18"/>
          <w:szCs w:val="18"/>
        </w:rPr>
        <w:t xml:space="preserve">图3.3.1—2  </w:t>
      </w:r>
      <w:r>
        <w:rPr>
          <w:b/>
          <w:bCs/>
          <w:sz w:val="18"/>
          <w:szCs w:val="18"/>
        </w:rPr>
        <w:t>关键组成部分</w:t>
      </w:r>
    </w:p>
    <w:p w14:paraId="392214D8" w14:textId="77777777" w:rsidR="00D63202" w:rsidRDefault="00000000" w:rsidP="007A1099">
      <w:pPr>
        <w:spacing w:line="400" w:lineRule="exact"/>
        <w:ind w:firstLineChars="200" w:firstLine="420"/>
      </w:pPr>
      <w:r>
        <w:t>两个核心模块的内部结构：</w:t>
      </w:r>
      <w:r>
        <w:rPr>
          <w:b/>
          <w:bCs/>
        </w:rPr>
        <w:t xml:space="preserve">Multi-Conv2d </w:t>
      </w:r>
      <w:proofErr w:type="spellStart"/>
      <w:r>
        <w:rPr>
          <w:b/>
          <w:bCs/>
        </w:rPr>
        <w:t>Concat</w:t>
      </w:r>
      <w:proofErr w:type="spellEnd"/>
      <w:r>
        <w:t xml:space="preserve"> </w:t>
      </w:r>
      <w:r>
        <w:t>和</w:t>
      </w:r>
      <w:r>
        <w:t xml:space="preserve"> </w:t>
      </w:r>
      <w:r>
        <w:rPr>
          <w:b/>
          <w:bCs/>
        </w:rPr>
        <w:t>Channel Attention</w:t>
      </w:r>
      <w:r>
        <w:t>。</w:t>
      </w:r>
    </w:p>
    <w:p w14:paraId="6B8683CD" w14:textId="77777777" w:rsidR="00D63202" w:rsidRDefault="00000000" w:rsidP="007A1099">
      <w:pPr>
        <w:spacing w:line="400" w:lineRule="exact"/>
        <w:ind w:firstLineChars="200" w:firstLine="422"/>
        <w:rPr>
          <w:b/>
          <w:bCs/>
        </w:rPr>
      </w:pPr>
      <w:r>
        <w:rPr>
          <w:b/>
          <w:bCs/>
        </w:rPr>
        <w:t xml:space="preserve">Multi-Conv2d </w:t>
      </w:r>
      <w:proofErr w:type="spellStart"/>
      <w:r>
        <w:rPr>
          <w:b/>
          <w:bCs/>
        </w:rPr>
        <w:t>Concat</w:t>
      </w:r>
      <w:proofErr w:type="spellEnd"/>
      <w:r>
        <w:rPr>
          <w:b/>
          <w:bCs/>
        </w:rPr>
        <w:t>（多尺度卷积拼接模块）</w:t>
      </w:r>
    </w:p>
    <w:p w14:paraId="227B3E72" w14:textId="77777777" w:rsidR="00D63202" w:rsidRDefault="00000000" w:rsidP="007A1099">
      <w:pPr>
        <w:spacing w:line="400" w:lineRule="exact"/>
        <w:ind w:firstLineChars="200" w:firstLine="420"/>
      </w:pPr>
      <w:r>
        <w:t>这个模块的设计目的是在</w:t>
      </w:r>
      <w:r>
        <w:rPr>
          <w:b/>
          <w:bCs/>
        </w:rPr>
        <w:t>同一层级</w:t>
      </w:r>
      <w:r>
        <w:t>提取</w:t>
      </w:r>
      <w:r>
        <w:rPr>
          <w:b/>
          <w:bCs/>
        </w:rPr>
        <w:t>多尺度特征</w:t>
      </w:r>
      <w:r>
        <w:t>，增强模型对不同大小目标的感知能力。</w:t>
      </w:r>
    </w:p>
    <w:p w14:paraId="6D174F56" w14:textId="77777777" w:rsidR="00D63202" w:rsidRDefault="00000000" w:rsidP="007A1099">
      <w:pPr>
        <w:spacing w:line="400" w:lineRule="exact"/>
        <w:ind w:firstLineChars="200" w:firstLine="422"/>
        <w:rPr>
          <w:b/>
          <w:bCs/>
        </w:rPr>
      </w:pPr>
      <w:r>
        <w:rPr>
          <w:b/>
          <w:bCs/>
        </w:rPr>
        <w:t>结构流程：</w:t>
      </w:r>
    </w:p>
    <w:p w14:paraId="324B91BA" w14:textId="77777777" w:rsidR="00D63202" w:rsidRDefault="00000000" w:rsidP="007A1099">
      <w:pPr>
        <w:numPr>
          <w:ilvl w:val="0"/>
          <w:numId w:val="106"/>
        </w:numPr>
        <w:tabs>
          <w:tab w:val="left" w:pos="720"/>
        </w:tabs>
        <w:spacing w:line="400" w:lineRule="exact"/>
        <w:ind w:firstLine="200"/>
      </w:pPr>
      <w:r>
        <w:t>输入特征图进入一个包含</w:t>
      </w:r>
      <w:r>
        <w:t xml:space="preserve"> </w:t>
      </w:r>
      <w:r>
        <w:rPr>
          <w:b/>
          <w:bCs/>
        </w:rPr>
        <w:t>6</w:t>
      </w:r>
      <w:r>
        <w:rPr>
          <w:b/>
          <w:bCs/>
        </w:rPr>
        <w:t>个</w:t>
      </w:r>
      <w:r>
        <w:rPr>
          <w:b/>
          <w:bCs/>
        </w:rPr>
        <w:t xml:space="preserve"> Conv2d Block</w:t>
      </w:r>
      <w:r>
        <w:t xml:space="preserve"> </w:t>
      </w:r>
      <w:r>
        <w:t>的并行分支。</w:t>
      </w:r>
    </w:p>
    <w:p w14:paraId="18224D3C" w14:textId="77777777" w:rsidR="00D63202" w:rsidRDefault="00000000" w:rsidP="007A1099">
      <w:pPr>
        <w:numPr>
          <w:ilvl w:val="0"/>
          <w:numId w:val="106"/>
        </w:numPr>
        <w:tabs>
          <w:tab w:val="left" w:pos="720"/>
        </w:tabs>
        <w:spacing w:line="400" w:lineRule="exact"/>
        <w:ind w:firstLine="200"/>
      </w:pPr>
      <w:r>
        <w:t>每个</w:t>
      </w:r>
      <w:r>
        <w:t xml:space="preserve"> Conv2d Block </w:t>
      </w:r>
      <w:r>
        <w:t>内部包含：</w:t>
      </w:r>
    </w:p>
    <w:p w14:paraId="76F9C744" w14:textId="77777777" w:rsidR="00D63202" w:rsidRDefault="00000000" w:rsidP="007A1099">
      <w:pPr>
        <w:numPr>
          <w:ilvl w:val="1"/>
          <w:numId w:val="106"/>
        </w:numPr>
        <w:tabs>
          <w:tab w:val="left" w:pos="1440"/>
        </w:tabs>
        <w:spacing w:line="400" w:lineRule="exact"/>
        <w:ind w:firstLine="200"/>
      </w:pPr>
      <w:r>
        <w:t>不同尺寸的卷积核：</w:t>
      </w:r>
      <w:r>
        <w:t xml:space="preserve">1x1, 3x3, 5x5 </w:t>
      </w:r>
      <w:r>
        <w:t>等。</w:t>
      </w:r>
    </w:p>
    <w:p w14:paraId="675E7F0D" w14:textId="77777777" w:rsidR="00D63202" w:rsidRDefault="00000000" w:rsidP="007A1099">
      <w:pPr>
        <w:numPr>
          <w:ilvl w:val="1"/>
          <w:numId w:val="106"/>
        </w:numPr>
        <w:tabs>
          <w:tab w:val="left" w:pos="1440"/>
        </w:tabs>
        <w:spacing w:line="400" w:lineRule="exact"/>
        <w:ind w:firstLine="200"/>
      </w:pPr>
      <w:r>
        <w:t>通常每个卷积后跟有激活函数（如</w:t>
      </w:r>
      <w:proofErr w:type="spellStart"/>
      <w:r>
        <w:t>ReLU</w:t>
      </w:r>
      <w:proofErr w:type="spellEnd"/>
      <w:r>
        <w:t>）和</w:t>
      </w:r>
      <w:r>
        <w:t>/</w:t>
      </w:r>
      <w:r>
        <w:t>或</w:t>
      </w:r>
      <w:proofErr w:type="spellStart"/>
      <w:r>
        <w:t>BatchNorm</w:t>
      </w:r>
      <w:proofErr w:type="spellEnd"/>
      <w:r>
        <w:t>。</w:t>
      </w:r>
    </w:p>
    <w:p w14:paraId="2F3CFF99" w14:textId="77777777" w:rsidR="00D63202" w:rsidRDefault="00000000" w:rsidP="007A1099">
      <w:pPr>
        <w:numPr>
          <w:ilvl w:val="1"/>
          <w:numId w:val="106"/>
        </w:numPr>
        <w:tabs>
          <w:tab w:val="left" w:pos="1440"/>
        </w:tabs>
        <w:spacing w:line="400" w:lineRule="exact"/>
        <w:ind w:firstLine="200"/>
      </w:pPr>
      <w:r>
        <w:t>例如：</w:t>
      </w:r>
      <w:r>
        <w:t xml:space="preserve">1x1 </w:t>
      </w:r>
      <w:r>
        <w:t>卷积</w:t>
      </w:r>
      <w:r>
        <w:t xml:space="preserve"> → 3x3 </w:t>
      </w:r>
      <w:r>
        <w:t>卷积；</w:t>
      </w:r>
      <w:r>
        <w:t xml:space="preserve">3x3 </w:t>
      </w:r>
      <w:r>
        <w:t>卷积</w:t>
      </w:r>
      <w:r>
        <w:t xml:space="preserve"> → 3x3 </w:t>
      </w:r>
      <w:r>
        <w:t>卷积；</w:t>
      </w:r>
      <w:r>
        <w:t xml:space="preserve">5x5 </w:t>
      </w:r>
      <w:r>
        <w:t>卷积</w:t>
      </w:r>
      <w:r>
        <w:t xml:space="preserve"> → 3x3 </w:t>
      </w:r>
      <w:r>
        <w:t>卷积。</w:t>
      </w:r>
    </w:p>
    <w:p w14:paraId="52265D4F" w14:textId="77777777" w:rsidR="00D63202" w:rsidRDefault="00000000" w:rsidP="007A1099">
      <w:pPr>
        <w:numPr>
          <w:ilvl w:val="0"/>
          <w:numId w:val="106"/>
        </w:numPr>
        <w:tabs>
          <w:tab w:val="left" w:pos="720"/>
        </w:tabs>
        <w:spacing w:line="400" w:lineRule="exact"/>
        <w:ind w:firstLine="200"/>
      </w:pPr>
      <w:r>
        <w:t>所有分支的输出被</w:t>
      </w:r>
      <w:r>
        <w:t xml:space="preserve"> </w:t>
      </w:r>
      <w:proofErr w:type="spellStart"/>
      <w:r>
        <w:rPr>
          <w:b/>
          <w:bCs/>
        </w:rPr>
        <w:t>Concat</w:t>
      </w:r>
      <w:proofErr w:type="spellEnd"/>
      <w:r>
        <w:rPr>
          <w:b/>
          <w:bCs/>
        </w:rPr>
        <w:t>（拼接）</w:t>
      </w:r>
      <w:r>
        <w:t xml:space="preserve"> </w:t>
      </w:r>
      <w:r>
        <w:t>到一起，形成一个更丰富的特征图。</w:t>
      </w:r>
    </w:p>
    <w:p w14:paraId="24D6798A" w14:textId="77777777" w:rsidR="00D63202" w:rsidRDefault="00000000" w:rsidP="007A1099">
      <w:pPr>
        <w:numPr>
          <w:ilvl w:val="0"/>
          <w:numId w:val="106"/>
        </w:numPr>
        <w:tabs>
          <w:tab w:val="left" w:pos="720"/>
        </w:tabs>
        <w:spacing w:line="400" w:lineRule="exact"/>
        <w:ind w:firstLine="200"/>
      </w:pPr>
      <w:r>
        <w:t>然后经过一个</w:t>
      </w:r>
      <w:r>
        <w:t xml:space="preserve"> 3x3 kernel Conv2d Block </w:t>
      </w:r>
      <w:r>
        <w:t>进行融合。</w:t>
      </w:r>
    </w:p>
    <w:p w14:paraId="530174CE" w14:textId="77777777" w:rsidR="00D63202" w:rsidRDefault="00000000" w:rsidP="007A1099">
      <w:pPr>
        <w:numPr>
          <w:ilvl w:val="0"/>
          <w:numId w:val="106"/>
        </w:numPr>
        <w:tabs>
          <w:tab w:val="left" w:pos="720"/>
        </w:tabs>
        <w:spacing w:line="400" w:lineRule="exact"/>
        <w:ind w:firstLine="200"/>
      </w:pPr>
      <w:r>
        <w:t>最后与原始输入进行</w:t>
      </w:r>
      <w:r>
        <w:t xml:space="preserve"> </w:t>
      </w:r>
      <w:r>
        <w:rPr>
          <w:b/>
          <w:bCs/>
        </w:rPr>
        <w:t>Addition</w:t>
      </w:r>
      <w:r>
        <w:rPr>
          <w:b/>
          <w:bCs/>
        </w:rPr>
        <w:t>（残差连接）</w:t>
      </w:r>
      <w:r>
        <w:t>，有助于梯度传播和训练稳定。</w:t>
      </w:r>
    </w:p>
    <w:p w14:paraId="79EADC39" w14:textId="77777777" w:rsidR="00D63202" w:rsidRDefault="00000000" w:rsidP="007A1099">
      <w:pPr>
        <w:spacing w:line="400" w:lineRule="exact"/>
        <w:ind w:firstLine="200"/>
      </w:pPr>
      <w:r>
        <w:t xml:space="preserve"> </w:t>
      </w:r>
      <w:r w:rsidR="00C2465C">
        <w:rPr>
          <w:rFonts w:hint="eastAsia"/>
        </w:rPr>
        <w:t xml:space="preserve">  </w:t>
      </w:r>
      <w:r>
        <w:t>优势：捕获多尺度上下文信息，提升模型对小目标（如羽毛球）的检测能力。</w:t>
      </w:r>
    </w:p>
    <w:p w14:paraId="420F6B4C" w14:textId="77777777" w:rsidR="00D63202" w:rsidRDefault="00000000" w:rsidP="007A1099">
      <w:pPr>
        <w:spacing w:line="400" w:lineRule="exact"/>
        <w:ind w:firstLineChars="200" w:firstLine="422"/>
        <w:rPr>
          <w:b/>
          <w:bCs/>
        </w:rPr>
      </w:pPr>
      <w:r>
        <w:rPr>
          <w:b/>
          <w:bCs/>
        </w:rPr>
        <w:t>Channel Attention</w:t>
      </w:r>
      <w:r>
        <w:rPr>
          <w:b/>
          <w:bCs/>
        </w:rPr>
        <w:t>（通道注意力机制）</w:t>
      </w:r>
    </w:p>
    <w:p w14:paraId="64940E5C" w14:textId="77777777" w:rsidR="00D63202" w:rsidRDefault="00000000" w:rsidP="007A1099">
      <w:pPr>
        <w:spacing w:line="400" w:lineRule="exact"/>
        <w:ind w:firstLineChars="200" w:firstLine="420"/>
      </w:pPr>
      <w:r>
        <w:t>这个模块借鉴了</w:t>
      </w:r>
      <w:r>
        <w:t xml:space="preserve"> </w:t>
      </w:r>
      <w:proofErr w:type="spellStart"/>
      <w:r>
        <w:rPr>
          <w:b/>
          <w:bCs/>
        </w:rPr>
        <w:t>SENet</w:t>
      </w:r>
      <w:proofErr w:type="spellEnd"/>
      <w:r>
        <w:rPr>
          <w:b/>
          <w:bCs/>
        </w:rPr>
        <w:t>（</w:t>
      </w:r>
      <w:r>
        <w:rPr>
          <w:b/>
          <w:bCs/>
        </w:rPr>
        <w:t>Squeeze-and-Excitation Network</w:t>
      </w:r>
      <w:r>
        <w:rPr>
          <w:b/>
          <w:bCs/>
        </w:rPr>
        <w:t>）</w:t>
      </w:r>
      <w:r>
        <w:t xml:space="preserve"> </w:t>
      </w:r>
      <w:r>
        <w:t>的思想，用于</w:t>
      </w:r>
      <w:r>
        <w:rPr>
          <w:b/>
          <w:bCs/>
        </w:rPr>
        <w:t>动态调整各通道的重要性</w:t>
      </w:r>
      <w:r>
        <w:t>。</w:t>
      </w:r>
    </w:p>
    <w:p w14:paraId="1EF7D1C4" w14:textId="77777777" w:rsidR="00D63202" w:rsidRDefault="00000000" w:rsidP="007A1099">
      <w:pPr>
        <w:spacing w:line="400" w:lineRule="exact"/>
        <w:ind w:firstLineChars="200" w:firstLine="422"/>
        <w:rPr>
          <w:b/>
          <w:bCs/>
        </w:rPr>
      </w:pPr>
      <w:r>
        <w:rPr>
          <w:b/>
          <w:bCs/>
        </w:rPr>
        <w:t>结构流程：</w:t>
      </w:r>
    </w:p>
    <w:p w14:paraId="243706B9" w14:textId="77777777" w:rsidR="00D63202" w:rsidRDefault="00000000" w:rsidP="007A1099">
      <w:pPr>
        <w:numPr>
          <w:ilvl w:val="0"/>
          <w:numId w:val="107"/>
        </w:numPr>
        <w:tabs>
          <w:tab w:val="left" w:pos="720"/>
        </w:tabs>
        <w:spacing w:line="400" w:lineRule="exact"/>
        <w:ind w:firstLine="200"/>
      </w:pPr>
      <w:r>
        <w:t>输入特征</w:t>
      </w:r>
      <w:proofErr w:type="gramStart"/>
      <w:r>
        <w:t>图同时</w:t>
      </w:r>
      <w:proofErr w:type="gramEnd"/>
      <w:r>
        <w:t>送入两个并行路径：</w:t>
      </w:r>
    </w:p>
    <w:p w14:paraId="6E09BBB9" w14:textId="77777777" w:rsidR="00D63202" w:rsidRDefault="00000000" w:rsidP="007A1099">
      <w:pPr>
        <w:numPr>
          <w:ilvl w:val="1"/>
          <w:numId w:val="107"/>
        </w:numPr>
        <w:tabs>
          <w:tab w:val="left" w:pos="1440"/>
        </w:tabs>
        <w:spacing w:line="400" w:lineRule="exact"/>
        <w:ind w:firstLine="200"/>
      </w:pPr>
      <w:r>
        <w:rPr>
          <w:b/>
          <w:bCs/>
        </w:rPr>
        <w:t>Avg Pooling</w:t>
      </w:r>
      <w:r>
        <w:rPr>
          <w:b/>
          <w:bCs/>
        </w:rPr>
        <w:t>（平均池化）</w:t>
      </w:r>
      <w:r>
        <w:t xml:space="preserve"> → </w:t>
      </w:r>
      <w:proofErr w:type="gramStart"/>
      <w:r>
        <w:t>降维到</w:t>
      </w:r>
      <w:proofErr w:type="gramEnd"/>
      <w:r>
        <w:t xml:space="preserve"> C x 1 x 1</w:t>
      </w:r>
      <w:r>
        <w:t>（通道描述符）</w:t>
      </w:r>
    </w:p>
    <w:p w14:paraId="0673A438" w14:textId="77777777" w:rsidR="00D63202" w:rsidRDefault="00000000" w:rsidP="007A1099">
      <w:pPr>
        <w:numPr>
          <w:ilvl w:val="1"/>
          <w:numId w:val="107"/>
        </w:numPr>
        <w:tabs>
          <w:tab w:val="left" w:pos="1440"/>
        </w:tabs>
        <w:spacing w:line="400" w:lineRule="exact"/>
        <w:ind w:firstLine="200"/>
      </w:pPr>
      <w:r>
        <w:rPr>
          <w:b/>
          <w:bCs/>
        </w:rPr>
        <w:t>Max Pooling</w:t>
      </w:r>
      <w:r>
        <w:rPr>
          <w:b/>
          <w:bCs/>
        </w:rPr>
        <w:t>（最大池化）</w:t>
      </w:r>
      <w:r>
        <w:t xml:space="preserve"> → </w:t>
      </w:r>
      <w:r>
        <w:t>同样得到</w:t>
      </w:r>
      <w:r>
        <w:t xml:space="preserve"> C x 1 x 1</w:t>
      </w:r>
    </w:p>
    <w:p w14:paraId="1D6F9D23" w14:textId="77777777" w:rsidR="00D63202" w:rsidRDefault="00000000" w:rsidP="007A1099">
      <w:pPr>
        <w:numPr>
          <w:ilvl w:val="0"/>
          <w:numId w:val="107"/>
        </w:numPr>
        <w:tabs>
          <w:tab w:val="left" w:pos="720"/>
        </w:tabs>
        <w:spacing w:line="400" w:lineRule="exact"/>
        <w:ind w:firstLine="200"/>
      </w:pPr>
      <w:r>
        <w:t>两个</w:t>
      </w:r>
      <w:proofErr w:type="gramStart"/>
      <w:r>
        <w:t>池化结果</w:t>
      </w:r>
      <w:proofErr w:type="gramEnd"/>
      <w:r>
        <w:t>分别送入</w:t>
      </w:r>
      <w:r>
        <w:t xml:space="preserve"> </w:t>
      </w:r>
      <w:r>
        <w:rPr>
          <w:b/>
          <w:bCs/>
        </w:rPr>
        <w:t>Shared MLP</w:t>
      </w:r>
      <w:r>
        <w:rPr>
          <w:b/>
          <w:bCs/>
        </w:rPr>
        <w:t>（共享的多层感知机）</w:t>
      </w:r>
      <w:r>
        <w:t>，通常包含两个全连接层（</w:t>
      </w:r>
      <w:proofErr w:type="gramStart"/>
      <w:r>
        <w:t>先</w:t>
      </w:r>
      <w:r>
        <w:lastRenderedPageBreak/>
        <w:t>降维</w:t>
      </w:r>
      <w:proofErr w:type="gramEnd"/>
      <w:r>
        <w:t>再升维）。</w:t>
      </w:r>
    </w:p>
    <w:p w14:paraId="5DEC024F" w14:textId="77777777" w:rsidR="00D63202" w:rsidRDefault="00000000" w:rsidP="007A1099">
      <w:pPr>
        <w:numPr>
          <w:ilvl w:val="0"/>
          <w:numId w:val="107"/>
        </w:numPr>
        <w:tabs>
          <w:tab w:val="left" w:pos="720"/>
        </w:tabs>
        <w:spacing w:line="400" w:lineRule="exact"/>
        <w:ind w:firstLine="200"/>
      </w:pPr>
      <w:r>
        <w:t>两个</w:t>
      </w:r>
      <w:r>
        <w:t>MLP</w:t>
      </w:r>
      <w:r>
        <w:t>输出相加（</w:t>
      </w:r>
      <w:r>
        <w:t>Addition</w:t>
      </w:r>
      <w:r>
        <w:t>），然后通过</w:t>
      </w:r>
      <w:r>
        <w:t xml:space="preserve"> </w:t>
      </w:r>
      <w:r>
        <w:rPr>
          <w:b/>
          <w:bCs/>
        </w:rPr>
        <w:t>Sigmoid</w:t>
      </w:r>
      <w:r>
        <w:t xml:space="preserve"> </w:t>
      </w:r>
      <w:r>
        <w:t>函数生成通道权重（范围</w:t>
      </w:r>
      <w:r>
        <w:t>[0,1]</w:t>
      </w:r>
      <w:r>
        <w:t>）。</w:t>
      </w:r>
    </w:p>
    <w:p w14:paraId="42216C30" w14:textId="77777777" w:rsidR="00D63202" w:rsidRDefault="00000000" w:rsidP="007A1099">
      <w:pPr>
        <w:numPr>
          <w:ilvl w:val="0"/>
          <w:numId w:val="107"/>
        </w:numPr>
        <w:tabs>
          <w:tab w:val="left" w:pos="720"/>
        </w:tabs>
        <w:spacing w:line="400" w:lineRule="exact"/>
        <w:ind w:firstLine="200"/>
      </w:pPr>
      <w:r>
        <w:t>最后将权重与原始输入特征图逐通道相乘（</w:t>
      </w:r>
      <w:r>
        <w:t>Scale</w:t>
      </w:r>
      <w:r>
        <w:t>），实现</w:t>
      </w:r>
      <w:r>
        <w:t>“</w:t>
      </w:r>
      <w:r>
        <w:t>注意力</w:t>
      </w:r>
      <w:r>
        <w:t>”</w:t>
      </w:r>
      <w:r>
        <w:t>机制。</w:t>
      </w:r>
    </w:p>
    <w:p w14:paraId="17403EF6" w14:textId="77777777" w:rsidR="00D63202" w:rsidRDefault="00000000" w:rsidP="007A1099">
      <w:pPr>
        <w:spacing w:line="400" w:lineRule="exact"/>
        <w:ind w:firstLineChars="200" w:firstLine="420"/>
      </w:pPr>
      <w:r>
        <w:t>优势：让网络自动学习哪些通道更重要，比如在羽毛球场景中，可能更关注颜色或运动方向相关的通道。</w:t>
      </w:r>
    </w:p>
    <w:p w14:paraId="16BC2ED3" w14:textId="77777777" w:rsidR="00C2465C" w:rsidRDefault="00C2465C" w:rsidP="00E561B1">
      <w:pPr>
        <w:spacing w:line="400" w:lineRule="exact"/>
        <w:rPr>
          <w:rFonts w:ascii="黑体" w:eastAsia="黑体" w:hAnsi="黑体"/>
          <w:b/>
          <w:bCs/>
          <w:sz w:val="24"/>
        </w:rPr>
      </w:pPr>
      <w:bookmarkStart w:id="182" w:name="_Toc219071404"/>
      <w:bookmarkStart w:id="183" w:name="_Toc219053986"/>
      <w:bookmarkStart w:id="184" w:name="_Toc219060398"/>
    </w:p>
    <w:p w14:paraId="4C5D04C2" w14:textId="77777777" w:rsidR="00D63202" w:rsidRPr="00460767" w:rsidRDefault="00000000" w:rsidP="00825FF1">
      <w:pPr>
        <w:pStyle w:val="3"/>
        <w:ind w:firstLine="482"/>
      </w:pPr>
      <w:bookmarkStart w:id="185" w:name="_Toc219932861"/>
      <w:r w:rsidRPr="00460767">
        <w:rPr>
          <w:rFonts w:hint="eastAsia"/>
        </w:rPr>
        <w:t>3.3.2</w:t>
      </w:r>
      <w:r w:rsidRPr="00460767">
        <w:rPr>
          <w:rFonts w:hint="eastAsia"/>
        </w:rPr>
        <w:t>姿态估计：</w:t>
      </w:r>
      <w:proofErr w:type="spellStart"/>
      <w:r w:rsidRPr="00460767">
        <w:rPr>
          <w:rFonts w:hint="eastAsia"/>
        </w:rPr>
        <w:t>MMPose</w:t>
      </w:r>
      <w:proofErr w:type="spellEnd"/>
      <w:r w:rsidRPr="00460767">
        <w:rPr>
          <w:rFonts w:hint="eastAsia"/>
        </w:rPr>
        <w:t xml:space="preserve"> </w:t>
      </w:r>
      <w:proofErr w:type="spellStart"/>
      <w:r w:rsidRPr="00460767">
        <w:rPr>
          <w:rFonts w:hint="eastAsia"/>
        </w:rPr>
        <w:t>RTMPose</w:t>
      </w:r>
      <w:proofErr w:type="spellEnd"/>
      <w:r w:rsidRPr="00460767">
        <w:rPr>
          <w:rFonts w:hint="eastAsia"/>
        </w:rPr>
        <w:t>（</w:t>
      </w:r>
      <w:r w:rsidRPr="00460767">
        <w:rPr>
          <w:rFonts w:hint="eastAsia"/>
        </w:rPr>
        <w:t>2D COCO-17</w:t>
      </w:r>
      <w:r w:rsidRPr="00460767">
        <w:rPr>
          <w:rFonts w:hint="eastAsia"/>
        </w:rPr>
        <w:t>）</w:t>
      </w:r>
      <w:bookmarkEnd w:id="182"/>
      <w:bookmarkEnd w:id="183"/>
      <w:bookmarkEnd w:id="184"/>
      <w:r w:rsidRPr="00460767">
        <w:rPr>
          <w:rFonts w:hint="eastAsia"/>
        </w:rPr>
        <w:t>（这里主要使用</w:t>
      </w:r>
      <w:proofErr w:type="spellStart"/>
      <w:r w:rsidRPr="00460767">
        <w:rPr>
          <w:rFonts w:hint="eastAsia"/>
        </w:rPr>
        <w:t>RTMPose</w:t>
      </w:r>
      <w:proofErr w:type="spellEnd"/>
      <w:r w:rsidRPr="00460767">
        <w:rPr>
          <w:rFonts w:hint="eastAsia"/>
        </w:rPr>
        <w:t>）</w:t>
      </w:r>
      <w:bookmarkEnd w:id="185"/>
    </w:p>
    <w:p w14:paraId="278C517B" w14:textId="77777777" w:rsidR="00D63202" w:rsidRDefault="00000000" w:rsidP="007A1099">
      <w:pPr>
        <w:spacing w:line="400" w:lineRule="exact"/>
        <w:ind w:firstLineChars="200" w:firstLine="420"/>
        <w:rPr>
          <w:rFonts w:ascii="宋体" w:hAnsi="宋体"/>
        </w:rPr>
      </w:pPr>
      <w:proofErr w:type="spellStart"/>
      <w:r>
        <w:rPr>
          <w:rFonts w:ascii="宋体" w:hAnsi="宋体"/>
        </w:rPr>
        <w:t>MMPose</w:t>
      </w:r>
      <w:proofErr w:type="spellEnd"/>
      <w:r>
        <w:rPr>
          <w:rFonts w:ascii="宋体" w:hAnsi="宋体"/>
        </w:rPr>
        <w:t xml:space="preserve"> 是一款基于 </w:t>
      </w:r>
      <w:proofErr w:type="spellStart"/>
      <w:r>
        <w:rPr>
          <w:rFonts w:ascii="宋体" w:hAnsi="宋体"/>
        </w:rPr>
        <w:t>Pytorch</w:t>
      </w:r>
      <w:proofErr w:type="spellEnd"/>
      <w:r>
        <w:rPr>
          <w:rFonts w:ascii="宋体" w:hAnsi="宋体"/>
        </w:rPr>
        <w:t xml:space="preserve"> 的姿态估计开源工具箱，是 </w:t>
      </w:r>
      <w:proofErr w:type="spellStart"/>
      <w:r>
        <w:rPr>
          <w:rFonts w:ascii="宋体" w:hAnsi="宋体"/>
        </w:rPr>
        <w:t>OpenMMLab</w:t>
      </w:r>
      <w:proofErr w:type="spellEnd"/>
      <w:r>
        <w:rPr>
          <w:rFonts w:ascii="宋体" w:hAnsi="宋体"/>
        </w:rPr>
        <w:t xml:space="preserve"> 项目的成员之一，包含了丰富的 2D 多人姿态估计、2D 手部姿态估计、2D 人脸关键点检测、133关键点全身人体姿态估计、动物关键点检测、服饰关键点检测等算法以及相关的组件和模块，下面是它的整体框架：</w:t>
      </w:r>
    </w:p>
    <w:p w14:paraId="4D1EAEB4" w14:textId="77777777" w:rsidR="00D63202" w:rsidRDefault="00000000" w:rsidP="007A1099">
      <w:pPr>
        <w:spacing w:line="400" w:lineRule="exact"/>
        <w:ind w:firstLineChars="200" w:firstLine="420"/>
        <w:rPr>
          <w:rFonts w:ascii="宋体" w:hAnsi="宋体"/>
        </w:rPr>
      </w:pPr>
      <w:proofErr w:type="spellStart"/>
      <w:r>
        <w:rPr>
          <w:rFonts w:ascii="宋体" w:hAnsi="宋体"/>
        </w:rPr>
        <w:t>MMPose</w:t>
      </w:r>
      <w:proofErr w:type="spellEnd"/>
      <w:r>
        <w:rPr>
          <w:rFonts w:ascii="宋体" w:hAnsi="宋体"/>
        </w:rPr>
        <w:t xml:space="preserve"> 由 </w:t>
      </w:r>
      <w:r>
        <w:rPr>
          <w:rFonts w:ascii="宋体" w:hAnsi="宋体"/>
          <w:b/>
          <w:bCs/>
        </w:rPr>
        <w:t>8</w:t>
      </w:r>
      <w:r>
        <w:rPr>
          <w:rFonts w:ascii="宋体" w:hAnsi="宋体"/>
        </w:rPr>
        <w:t> </w:t>
      </w:r>
      <w:proofErr w:type="gramStart"/>
      <w:r>
        <w:rPr>
          <w:rFonts w:ascii="宋体" w:hAnsi="宋体"/>
        </w:rPr>
        <w:t>个</w:t>
      </w:r>
      <w:proofErr w:type="gramEnd"/>
      <w:r>
        <w:rPr>
          <w:rFonts w:ascii="宋体" w:hAnsi="宋体"/>
        </w:rPr>
        <w:t>主要部分组成，</w:t>
      </w:r>
      <w:proofErr w:type="spellStart"/>
      <w:r>
        <w:rPr>
          <w:rFonts w:ascii="宋体" w:hAnsi="宋体"/>
        </w:rPr>
        <w:t>apis</w:t>
      </w:r>
      <w:proofErr w:type="spellEnd"/>
      <w:r>
        <w:rPr>
          <w:rFonts w:ascii="宋体" w:hAnsi="宋体"/>
        </w:rPr>
        <w:t>、structures、datasets、codecs、models、engine、evaluation 和 visualization。</w:t>
      </w:r>
    </w:p>
    <w:p w14:paraId="2D21131F" w14:textId="7CFAAFB0" w:rsidR="00D63202" w:rsidRDefault="007A1099" w:rsidP="007A1099">
      <w:pPr>
        <w:spacing w:line="400" w:lineRule="exact"/>
        <w:ind w:firstLine="200"/>
        <w:rPr>
          <w:rFonts w:ascii="宋体" w:hAnsi="宋体"/>
        </w:rPr>
      </w:pPr>
      <w:r>
        <w:rPr>
          <w:noProof/>
        </w:rPr>
        <w:drawing>
          <wp:anchor distT="0" distB="0" distL="114300" distR="114300" simplePos="0" relativeHeight="251644928" behindDoc="0" locked="0" layoutInCell="1" allowOverlap="1" wp14:anchorId="6B32349A" wp14:editId="6F56B22B">
            <wp:simplePos x="0" y="0"/>
            <wp:positionH relativeFrom="page">
              <wp:align>center</wp:align>
            </wp:positionH>
            <wp:positionV relativeFrom="paragraph">
              <wp:posOffset>331470</wp:posOffset>
            </wp:positionV>
            <wp:extent cx="2912110" cy="3246755"/>
            <wp:effectExtent l="0" t="0" r="2540" b="0"/>
            <wp:wrapTopAndBottom/>
            <wp:docPr id="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912110" cy="3246755"/>
                    </a:xfrm>
                    <a:prstGeom prst="rect">
                      <a:avLst/>
                    </a:prstGeom>
                    <a:noFill/>
                    <a:ln>
                      <a:noFill/>
                    </a:ln>
                  </pic:spPr>
                </pic:pic>
              </a:graphicData>
            </a:graphic>
            <wp14:sizeRelH relativeFrom="page">
              <wp14:pctWidth>0</wp14:pctWidth>
            </wp14:sizeRelH>
            <wp14:sizeRelV relativeFrom="page">
              <wp14:pctHeight>0</wp14:pctHeight>
            </wp14:sizeRelV>
          </wp:anchor>
        </w:drawing>
      </w:r>
      <w:r w:rsidR="004B1BDF">
        <w:rPr>
          <w:rFonts w:ascii="宋体" w:hAnsi="宋体" w:hint="eastAsia"/>
        </w:rPr>
        <w:t>架构设计如下：</w:t>
      </w:r>
    </w:p>
    <w:p w14:paraId="68E75D08" w14:textId="546D3798" w:rsidR="00D63202" w:rsidRDefault="00000000" w:rsidP="007A1099">
      <w:pPr>
        <w:spacing w:afterLines="50" w:after="120"/>
        <w:jc w:val="center"/>
      </w:pPr>
      <w:r>
        <w:rPr>
          <w:rFonts w:ascii="宋体" w:hAnsi="宋体" w:hint="eastAsia"/>
          <w:sz w:val="18"/>
          <w:szCs w:val="18"/>
        </w:rPr>
        <w:t xml:space="preserve">图3.3.2—1  </w:t>
      </w:r>
      <w:proofErr w:type="spellStart"/>
      <w:r>
        <w:rPr>
          <w:rFonts w:ascii="宋体" w:hAnsi="宋体" w:hint="eastAsia"/>
          <w:sz w:val="18"/>
          <w:szCs w:val="18"/>
        </w:rPr>
        <w:t>MMPose</w:t>
      </w:r>
      <w:proofErr w:type="spellEnd"/>
      <w:r>
        <w:rPr>
          <w:rFonts w:ascii="宋体" w:hAnsi="宋体" w:hint="eastAsia"/>
          <w:sz w:val="18"/>
          <w:szCs w:val="18"/>
        </w:rPr>
        <w:t>架构</w:t>
      </w:r>
    </w:p>
    <w:p w14:paraId="0EE8F4C5" w14:textId="77777777" w:rsidR="00D63202" w:rsidRDefault="00000000" w:rsidP="007A1099">
      <w:pPr>
        <w:spacing w:line="400" w:lineRule="exact"/>
        <w:ind w:firstLineChars="200" w:firstLine="420"/>
      </w:pPr>
      <w:r>
        <w:rPr>
          <w:rFonts w:hint="eastAsia"/>
        </w:rPr>
        <w:t>在关键点检测任务中，数据一般会在三个尺度空间中变换：</w:t>
      </w:r>
    </w:p>
    <w:p w14:paraId="1A02DC85" w14:textId="77777777" w:rsidR="00D63202" w:rsidRDefault="00000000" w:rsidP="007A1099">
      <w:pPr>
        <w:numPr>
          <w:ilvl w:val="0"/>
          <w:numId w:val="108"/>
        </w:numPr>
        <w:tabs>
          <w:tab w:val="left" w:pos="720"/>
        </w:tabs>
        <w:spacing w:line="400" w:lineRule="exact"/>
        <w:ind w:firstLineChars="200" w:firstLine="422"/>
      </w:pPr>
      <w:r>
        <w:rPr>
          <w:rFonts w:hint="eastAsia"/>
          <w:b/>
          <w:bCs/>
        </w:rPr>
        <w:t>原始图片空间</w:t>
      </w:r>
      <w:r>
        <w:rPr>
          <w:rFonts w:hint="eastAsia"/>
        </w:rPr>
        <w:t>：图片存储时的原始空间，不同图片的尺寸不一定相同</w:t>
      </w:r>
    </w:p>
    <w:p w14:paraId="7AD2A192" w14:textId="77777777" w:rsidR="00D63202" w:rsidRDefault="00000000" w:rsidP="007A1099">
      <w:pPr>
        <w:numPr>
          <w:ilvl w:val="0"/>
          <w:numId w:val="108"/>
        </w:numPr>
        <w:tabs>
          <w:tab w:val="left" w:pos="720"/>
        </w:tabs>
        <w:spacing w:line="400" w:lineRule="exact"/>
        <w:ind w:firstLineChars="200" w:firstLine="422"/>
      </w:pPr>
      <w:r>
        <w:rPr>
          <w:rFonts w:hint="eastAsia"/>
          <w:b/>
          <w:bCs/>
        </w:rPr>
        <w:t>输入图片空间</w:t>
      </w:r>
      <w:r>
        <w:rPr>
          <w:rFonts w:hint="eastAsia"/>
        </w:rPr>
        <w:t>：模型输入的图片尺度空间，所有</w:t>
      </w:r>
      <w:r>
        <w:rPr>
          <w:rFonts w:hint="eastAsia"/>
          <w:b/>
          <w:bCs/>
        </w:rPr>
        <w:t>图片</w:t>
      </w:r>
      <w:r>
        <w:rPr>
          <w:rFonts w:hint="eastAsia"/>
        </w:rPr>
        <w:t>和</w:t>
      </w:r>
      <w:r>
        <w:rPr>
          <w:rFonts w:hint="eastAsia"/>
          <w:b/>
          <w:bCs/>
        </w:rPr>
        <w:t>标注</w:t>
      </w:r>
      <w:r>
        <w:rPr>
          <w:rFonts w:hint="eastAsia"/>
        </w:rPr>
        <w:t>被缩放到输入尺度，如</w:t>
      </w:r>
      <w:r>
        <w:rPr>
          <w:rFonts w:hint="eastAsia"/>
        </w:rPr>
        <w:t> </w:t>
      </w:r>
      <w:r>
        <w:t>256x256</w:t>
      </w:r>
      <w:r>
        <w:rPr>
          <w:rFonts w:hint="eastAsia"/>
        </w:rPr>
        <w:t>，</w:t>
      </w:r>
      <w:r>
        <w:t>256x192</w:t>
      </w:r>
      <w:r>
        <w:rPr>
          <w:rFonts w:hint="eastAsia"/>
        </w:rPr>
        <w:t> </w:t>
      </w:r>
      <w:r>
        <w:rPr>
          <w:rFonts w:hint="eastAsia"/>
        </w:rPr>
        <w:t>等</w:t>
      </w:r>
    </w:p>
    <w:p w14:paraId="7D8D5446" w14:textId="77777777" w:rsidR="00D63202" w:rsidRDefault="00000000" w:rsidP="007A1099">
      <w:pPr>
        <w:numPr>
          <w:ilvl w:val="0"/>
          <w:numId w:val="108"/>
        </w:numPr>
        <w:tabs>
          <w:tab w:val="left" w:pos="720"/>
        </w:tabs>
        <w:spacing w:line="400" w:lineRule="exact"/>
        <w:ind w:firstLineChars="200" w:firstLine="422"/>
      </w:pPr>
      <w:r>
        <w:rPr>
          <w:rFonts w:hint="eastAsia"/>
          <w:b/>
          <w:bCs/>
        </w:rPr>
        <w:t>输出尺度空间</w:t>
      </w:r>
      <w:r>
        <w:rPr>
          <w:rFonts w:hint="eastAsia"/>
        </w:rPr>
        <w:t>：模型输出和训练监督信息所在的尺度空间，如</w:t>
      </w:r>
      <w:r>
        <w:t>64x64(</w:t>
      </w:r>
      <w:r>
        <w:t>热力图</w:t>
      </w:r>
      <w:r>
        <w:t>)</w:t>
      </w:r>
      <w:r>
        <w:rPr>
          <w:rFonts w:hint="eastAsia"/>
        </w:rPr>
        <w:t>，</w:t>
      </w:r>
      <w:r>
        <w:t>1x1(</w:t>
      </w:r>
      <w:r>
        <w:t>回归坐标值</w:t>
      </w:r>
      <w:r>
        <w:t>)</w:t>
      </w:r>
      <w:r>
        <w:rPr>
          <w:rFonts w:hint="eastAsia"/>
        </w:rPr>
        <w:t>等</w:t>
      </w:r>
    </w:p>
    <w:p w14:paraId="31E6F38C" w14:textId="096A91B8" w:rsidR="00D63202" w:rsidRDefault="007A1099" w:rsidP="007A1099">
      <w:pPr>
        <w:spacing w:line="400" w:lineRule="exact"/>
        <w:ind w:firstLineChars="200" w:firstLine="420"/>
      </w:pPr>
      <w:r>
        <w:rPr>
          <w:noProof/>
        </w:rPr>
        <w:lastRenderedPageBreak/>
        <w:drawing>
          <wp:anchor distT="0" distB="0" distL="114300" distR="114300" simplePos="0" relativeHeight="251645952" behindDoc="0" locked="0" layoutInCell="1" allowOverlap="1" wp14:anchorId="0018D89B" wp14:editId="47BD6993">
            <wp:simplePos x="0" y="0"/>
            <wp:positionH relativeFrom="column">
              <wp:posOffset>1251585</wp:posOffset>
            </wp:positionH>
            <wp:positionV relativeFrom="paragraph">
              <wp:posOffset>359410</wp:posOffset>
            </wp:positionV>
            <wp:extent cx="3425190" cy="2332990"/>
            <wp:effectExtent l="0" t="0" r="0" b="0"/>
            <wp:wrapTopAndBottom/>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425190" cy="2332990"/>
                    </a:xfrm>
                    <a:prstGeom prst="rect">
                      <a:avLst/>
                    </a:prstGeom>
                    <a:noFill/>
                    <a:ln>
                      <a:noFill/>
                    </a:ln>
                  </pic:spPr>
                </pic:pic>
              </a:graphicData>
            </a:graphic>
            <wp14:sizeRelH relativeFrom="page">
              <wp14:pctWidth>0</wp14:pctWidth>
            </wp14:sizeRelH>
            <wp14:sizeRelV relativeFrom="page">
              <wp14:pctHeight>0</wp14:pctHeight>
            </wp14:sizeRelV>
          </wp:anchor>
        </w:drawing>
      </w:r>
      <w:r w:rsidR="004B1BDF">
        <w:rPr>
          <w:rFonts w:hint="eastAsia"/>
        </w:rPr>
        <w:t>数据在三个空间中变换的流程如图所示：</w:t>
      </w:r>
    </w:p>
    <w:p w14:paraId="041A0DEA" w14:textId="4039EDF4" w:rsidR="00D63202" w:rsidRDefault="00000000" w:rsidP="007A1099">
      <w:pPr>
        <w:spacing w:afterLines="50" w:after="120"/>
        <w:jc w:val="center"/>
      </w:pPr>
      <w:r>
        <w:rPr>
          <w:rFonts w:ascii="宋体" w:hAnsi="宋体" w:hint="eastAsia"/>
          <w:sz w:val="18"/>
          <w:szCs w:val="18"/>
        </w:rPr>
        <w:t xml:space="preserve">图3.3.2—2  </w:t>
      </w:r>
      <w:proofErr w:type="spellStart"/>
      <w:r>
        <w:rPr>
          <w:rFonts w:ascii="宋体" w:hAnsi="宋体" w:hint="eastAsia"/>
          <w:sz w:val="18"/>
          <w:szCs w:val="18"/>
        </w:rPr>
        <w:t>MMPose</w:t>
      </w:r>
      <w:proofErr w:type="spellEnd"/>
      <w:r>
        <w:rPr>
          <w:rFonts w:ascii="宋体" w:hAnsi="宋体" w:hint="eastAsia"/>
          <w:sz w:val="18"/>
          <w:szCs w:val="18"/>
        </w:rPr>
        <w:t>数据空间变换</w:t>
      </w:r>
    </w:p>
    <w:p w14:paraId="76948B7E" w14:textId="77777777" w:rsidR="00D63202" w:rsidRPr="00460767" w:rsidRDefault="00000000" w:rsidP="00825FF1">
      <w:pPr>
        <w:pStyle w:val="3"/>
        <w:ind w:firstLine="482"/>
      </w:pPr>
      <w:bookmarkStart w:id="186" w:name="_Toc219053987"/>
      <w:bookmarkStart w:id="187" w:name="_Toc219060399"/>
      <w:bookmarkStart w:id="188" w:name="_Toc219071405"/>
      <w:bookmarkStart w:id="189" w:name="_Toc219932862"/>
      <w:r w:rsidRPr="00460767">
        <w:rPr>
          <w:rFonts w:hint="eastAsia"/>
        </w:rPr>
        <w:t>3.3.3</w:t>
      </w:r>
      <w:r w:rsidRPr="00460767">
        <w:rPr>
          <w:rFonts w:hint="eastAsia"/>
        </w:rPr>
        <w:t>击球类型识别：</w:t>
      </w:r>
      <w:r w:rsidRPr="00460767">
        <w:rPr>
          <w:rFonts w:hint="eastAsia"/>
        </w:rPr>
        <w:t>BST</w:t>
      </w:r>
      <w:r w:rsidRPr="00460767">
        <w:rPr>
          <w:rFonts w:hint="eastAsia"/>
        </w:rPr>
        <w:t>（</w:t>
      </w:r>
      <w:r w:rsidRPr="00460767">
        <w:rPr>
          <w:rFonts w:hint="eastAsia"/>
        </w:rPr>
        <w:t>Badminton Stroke Transformer</w:t>
      </w:r>
      <w:r w:rsidRPr="00460767">
        <w:rPr>
          <w:rFonts w:hint="eastAsia"/>
        </w:rPr>
        <w:t>）</w:t>
      </w:r>
      <w:bookmarkEnd w:id="186"/>
      <w:bookmarkEnd w:id="187"/>
      <w:bookmarkEnd w:id="188"/>
      <w:bookmarkEnd w:id="189"/>
    </w:p>
    <w:p w14:paraId="3BB85789" w14:textId="77777777" w:rsidR="00D63202" w:rsidRDefault="00000000" w:rsidP="007A1099">
      <w:pPr>
        <w:spacing w:line="400" w:lineRule="exact"/>
        <w:ind w:firstLineChars="200" w:firstLine="420"/>
      </w:pPr>
      <w:r>
        <w:rPr>
          <w:rFonts w:hint="eastAsia"/>
        </w:rPr>
        <w:t>由</w:t>
      </w:r>
      <w:r>
        <w:rPr>
          <w:rFonts w:hint="eastAsia"/>
          <w:b/>
          <w:bCs/>
        </w:rPr>
        <w:t>台湾省国立清华大学—</w:t>
      </w:r>
      <w:r>
        <w:t>Jing-Yuan (Jerry) Chang</w:t>
      </w:r>
      <w:r>
        <w:rPr>
          <w:rFonts w:hint="eastAsia"/>
        </w:rPr>
        <w:t>张景元，提出实现发表</w:t>
      </w:r>
      <w:r>
        <w:t>BST</w:t>
      </w:r>
      <w:r>
        <w:t>的架构源自基于变换器（</w:t>
      </w:r>
      <w:r>
        <w:t>Transformer</w:t>
      </w:r>
      <w:r>
        <w:t>）的模型</w:t>
      </w:r>
      <w:proofErr w:type="spellStart"/>
      <w:r>
        <w:t>TemPose</w:t>
      </w:r>
      <w:proofErr w:type="spellEnd"/>
      <w:r>
        <w:t>。，这是最先进的羽毛球划桨分类模型。</w:t>
      </w:r>
      <w:r>
        <w:t xml:space="preserve"> </w:t>
      </w:r>
      <w:r>
        <w:t>一个关键区别是</w:t>
      </w:r>
      <w:r>
        <w:t>BST</w:t>
      </w:r>
      <w:r>
        <w:t>将重点从球员姿势转向羽毛球轨迹信息。</w:t>
      </w:r>
    </w:p>
    <w:p w14:paraId="2A02F8DD" w14:textId="55DA050B" w:rsidR="00D63202" w:rsidRDefault="004B1BDF" w:rsidP="007A1099">
      <w:pPr>
        <w:spacing w:afterLines="50" w:after="120"/>
        <w:jc w:val="center"/>
      </w:pPr>
      <w:r>
        <w:rPr>
          <w:noProof/>
        </w:rPr>
        <w:drawing>
          <wp:anchor distT="0" distB="0" distL="114300" distR="114300" simplePos="0" relativeHeight="251646976" behindDoc="0" locked="0" layoutInCell="1" allowOverlap="1" wp14:anchorId="543A7212" wp14:editId="625EF12A">
            <wp:simplePos x="0" y="0"/>
            <wp:positionH relativeFrom="column">
              <wp:posOffset>1905</wp:posOffset>
            </wp:positionH>
            <wp:positionV relativeFrom="paragraph">
              <wp:posOffset>46990</wp:posOffset>
            </wp:positionV>
            <wp:extent cx="5760720" cy="3787140"/>
            <wp:effectExtent l="0" t="0" r="0" b="0"/>
            <wp:wrapTopAndBottom/>
            <wp:docPr id="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60720" cy="378714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宋体" w:hAnsi="宋体" w:hint="eastAsia"/>
          <w:sz w:val="18"/>
          <w:szCs w:val="18"/>
        </w:rPr>
        <w:t>图3.3.3—1  BST架构组成</w:t>
      </w:r>
    </w:p>
    <w:p w14:paraId="4F1204CF" w14:textId="77777777" w:rsidR="00D63202" w:rsidRDefault="00000000" w:rsidP="007A1099">
      <w:pPr>
        <w:spacing w:line="400" w:lineRule="exact"/>
        <w:ind w:firstLineChars="200" w:firstLine="420"/>
      </w:pPr>
      <w:r>
        <w:t>羽毛球以所有运动中球速最快著称，这对计算机视觉领域带来了重大挑战，包括球员识别、场地线检测、羽毛球轨迹追踪以及球员击球类型分类。本文介绍了一种新颖的视频剪辑策略，用于提取羽毛球转播比赛中每位选手球拍挥拍的帧数。这些截断</w:t>
      </w:r>
      <w:proofErr w:type="gramStart"/>
      <w:r>
        <w:t>帧</w:t>
      </w:r>
      <w:proofErr w:type="gramEnd"/>
      <w:r>
        <w:t>随后由三个现有模型处理：一个用于人体姿态估计以获取人体骨骼关节，另一个用于羽毛球轨迹追踪，另一个用于场地线检测以确定球员</w:t>
      </w:r>
      <w:r>
        <w:lastRenderedPageBreak/>
        <w:t>在场上的位置。利用这些数据作为输入，我们提出了羽毛球划线型变压器（</w:t>
      </w:r>
      <w:r>
        <w:t>BST</w:t>
      </w:r>
      <w:r>
        <w:t>）来分类单打中的球员击球类型。据我们所知，实验结果表明，我们的方法在最大公开羽毛球视频数据集（</w:t>
      </w:r>
      <w:proofErr w:type="spellStart"/>
      <w:r>
        <w:t>ShuttleSet</w:t>
      </w:r>
      <w:proofErr w:type="spellEnd"/>
      <w:r>
        <w:t>）、另一项羽毛球数据集（</w:t>
      </w:r>
      <w:proofErr w:type="spellStart"/>
      <w:r>
        <w:t>BadmintonDB</w:t>
      </w:r>
      <w:proofErr w:type="spellEnd"/>
      <w:r>
        <w:t>）和网球数据集（</w:t>
      </w:r>
      <w:proofErr w:type="spellStart"/>
      <w:r>
        <w:t>TenniSet</w:t>
      </w:r>
      <w:proofErr w:type="spellEnd"/>
      <w:r>
        <w:t>）上，都优于之前最先进的方法。这些结果表明，有效利用球的轨迹是球拍运动动作识别的一个有前景的方向。</w:t>
      </w:r>
    </w:p>
    <w:p w14:paraId="014F60D4" w14:textId="77777777" w:rsidR="00D63202" w:rsidRDefault="00000000" w:rsidP="007A1099">
      <w:pPr>
        <w:spacing w:line="400" w:lineRule="exact"/>
        <w:ind w:firstLineChars="200" w:firstLine="422"/>
        <w:rPr>
          <w:b/>
          <w:bCs/>
        </w:rPr>
      </w:pPr>
      <w:r>
        <w:rPr>
          <w:b/>
          <w:bCs/>
        </w:rPr>
        <w:t xml:space="preserve">BST-0 </w:t>
      </w:r>
      <w:r>
        <w:rPr>
          <w:b/>
          <w:bCs/>
        </w:rPr>
        <w:t>是</w:t>
      </w:r>
      <w:r>
        <w:rPr>
          <w:b/>
          <w:bCs/>
        </w:rPr>
        <w:t xml:space="preserve"> BST </w:t>
      </w:r>
      <w:r>
        <w:rPr>
          <w:b/>
          <w:bCs/>
        </w:rPr>
        <w:t>架构的骨干。</w:t>
      </w:r>
    </w:p>
    <w:p w14:paraId="5D426082" w14:textId="77777777" w:rsidR="00D63202" w:rsidRDefault="00000000" w:rsidP="007A1099">
      <w:pPr>
        <w:spacing w:line="400" w:lineRule="exact"/>
        <w:ind w:firstLineChars="200" w:firstLine="420"/>
      </w:pPr>
      <w:r>
        <w:t>最初，球员的姿势和羽毛球姿势都通过专用的</w:t>
      </w:r>
      <w:r>
        <w:t>TCN</w:t>
      </w:r>
      <w:r>
        <w:t>模块进行处理。</w:t>
      </w:r>
      <w:r>
        <w:t xml:space="preserve"> </w:t>
      </w:r>
      <w:r>
        <w:t>当该</w:t>
      </w:r>
      <w:r>
        <w:t xml:space="preserve"> TCN </w:t>
      </w:r>
      <w:r>
        <w:t>的输出通过具有两个变换层的变换器编码器后，获得代表时空特征的单个类令牌。</w:t>
      </w:r>
    </w:p>
    <w:p w14:paraId="567D3D9C" w14:textId="52C144CA" w:rsidR="00D63202" w:rsidRDefault="007A1099" w:rsidP="007A1099">
      <w:pPr>
        <w:spacing w:line="400" w:lineRule="exact"/>
        <w:ind w:firstLineChars="200" w:firstLine="420"/>
      </w:pPr>
      <w:r>
        <w:rPr>
          <w:noProof/>
        </w:rPr>
        <w:drawing>
          <wp:anchor distT="0" distB="0" distL="114300" distR="114300" simplePos="0" relativeHeight="251648000" behindDoc="0" locked="0" layoutInCell="1" allowOverlap="1" wp14:anchorId="61370C7B" wp14:editId="03F1B86E">
            <wp:simplePos x="0" y="0"/>
            <wp:positionH relativeFrom="margin">
              <wp:align>center</wp:align>
            </wp:positionH>
            <wp:positionV relativeFrom="paragraph">
              <wp:posOffset>889635</wp:posOffset>
            </wp:positionV>
            <wp:extent cx="2887980" cy="741680"/>
            <wp:effectExtent l="0" t="0" r="7620" b="1270"/>
            <wp:wrapTopAndBottom/>
            <wp:docPr id="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887980" cy="741680"/>
                    </a:xfrm>
                    <a:prstGeom prst="rect">
                      <a:avLst/>
                    </a:prstGeom>
                    <a:noFill/>
                    <a:ln>
                      <a:noFill/>
                    </a:ln>
                  </pic:spPr>
                </pic:pic>
              </a:graphicData>
            </a:graphic>
            <wp14:sizeRelH relativeFrom="page">
              <wp14:pctWidth>0</wp14:pctWidth>
            </wp14:sizeRelH>
            <wp14:sizeRelV relativeFrom="page">
              <wp14:pctHeight>0</wp14:pctHeight>
            </wp14:sizeRelV>
          </wp:anchor>
        </w:drawing>
      </w:r>
      <w:r>
        <w:t>本文中的变换器编码器模块更接近</w:t>
      </w:r>
      <w:proofErr w:type="spellStart"/>
      <w:r>
        <w:t>TemPose</w:t>
      </w:r>
      <w:proofErr w:type="spellEnd"/>
      <w:r>
        <w:t>中使用的模块</w:t>
      </w:r>
      <w:r>
        <w:t>[</w:t>
      </w:r>
      <w:r w:rsidRPr="00825FF1">
        <w:t>18</w:t>
      </w:r>
      <w:r>
        <w:t>]</w:t>
      </w:r>
      <w:r>
        <w:t>比原版变形金刚还要好</w:t>
      </w:r>
      <w:r>
        <w:t>[</w:t>
      </w:r>
      <w:r w:rsidRPr="00825FF1">
        <w:t>33</w:t>
      </w:r>
      <w:r>
        <w:t xml:space="preserve">]. </w:t>
      </w:r>
      <w:r>
        <w:t>在开始时，在输入序列前加上一个可学习的类令牌作为结论，同时在输入中加入一个可学习的位置嵌入。</w:t>
      </w:r>
      <w:r>
        <w:t xml:space="preserve"> </w:t>
      </w:r>
      <w:r>
        <w:t>我们可以这样表述变换器层：</w:t>
      </w:r>
    </w:p>
    <w:p w14:paraId="1DB15B92" w14:textId="290E92DB" w:rsidR="00D63202" w:rsidRDefault="004B1BDF" w:rsidP="007A1099">
      <w:pPr>
        <w:spacing w:afterLines="50" w:after="120" w:line="400" w:lineRule="exact"/>
        <w:ind w:firstLineChars="1900" w:firstLine="3990"/>
      </w:pPr>
      <w:r>
        <w:rPr>
          <w:rFonts w:ascii="宋体" w:hAnsi="宋体" w:hint="eastAsia"/>
        </w:rPr>
        <w:t>（1—1）</w:t>
      </w:r>
    </w:p>
    <w:p w14:paraId="3812B7F9" w14:textId="4D8F8118" w:rsidR="00D63202" w:rsidRDefault="00000000" w:rsidP="007A1099">
      <w:pPr>
        <w:spacing w:line="400" w:lineRule="exact"/>
        <w:ind w:firstLineChars="200" w:firstLine="420"/>
      </w:pPr>
      <w:r>
        <w:t>其中</w:t>
      </w:r>
      <m:oMath>
        <m:sSup>
          <m:sSupPr>
            <m:ctrlPr>
              <w:rPr>
                <w:rFonts w:ascii="Cambria Math" w:hAnsi="Cambria Math"/>
              </w:rPr>
            </m:ctrlPr>
          </m:sSupPr>
          <m:e>
            <m:r>
              <w:rPr>
                <w:rFonts w:ascii="Cambria Math" w:hAnsi="Cambria Math"/>
              </w:rPr>
              <m:t>X</m:t>
            </m:r>
          </m:e>
          <m:sup>
            <m:d>
              <m:dPr>
                <m:ctrlPr>
                  <w:rPr>
                    <w:rFonts w:ascii="Cambria Math" w:hAnsi="Cambria Math"/>
                  </w:rPr>
                </m:ctrlPr>
              </m:dPr>
              <m:e>
                <m:r>
                  <w:rPr>
                    <w:rFonts w:ascii="Cambria Math" w:hAnsi="Cambria Math"/>
                  </w:rPr>
                  <m:t>l</m:t>
                </m:r>
              </m:e>
            </m:d>
          </m:sup>
        </m:sSup>
        <m: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S×</m:t>
            </m:r>
            <m:sSub>
              <m:sSubPr>
                <m:ctrlPr>
                  <w:rPr>
                    <w:rFonts w:ascii="Cambria Math" w:hAnsi="Cambria Math"/>
                  </w:rPr>
                </m:ctrlPr>
              </m:sSubPr>
              <m:e>
                <m:r>
                  <w:rPr>
                    <w:rFonts w:ascii="Cambria Math" w:hAnsi="Cambria Math"/>
                  </w:rPr>
                  <m:t>D</m:t>
                </m:r>
              </m:e>
              <m:sub>
                <m:r>
                  <w:rPr>
                    <w:rFonts w:ascii="Cambria Math" w:hAnsi="Cambria Math"/>
                  </w:rPr>
                  <m:t>model</m:t>
                </m:r>
              </m:sub>
            </m:sSub>
          </m:sup>
        </m:sSup>
      </m:oMath>
      <w:r>
        <w:t>是输出到</w:t>
      </w:r>
      <m:oMath>
        <m:r>
          <w:rPr>
            <w:rFonts w:ascii="Cambria Math" w:hAnsi="Cambria Math"/>
          </w:rPr>
          <m:t>l</m:t>
        </m:r>
      </m:oMath>
      <w:r>
        <w:t>该变压器编码器的第一层，</w:t>
      </w:r>
      <m:oMath>
        <m:r>
          <w:rPr>
            <w:rFonts w:ascii="Cambria Math" w:hAnsi="Cambria Math"/>
          </w:rPr>
          <m:t>S</m:t>
        </m:r>
      </m:oMath>
      <w:r>
        <w:t>是序列长度，</w:t>
      </w:r>
      <m:oMath>
        <m:sSub>
          <m:sSubPr>
            <m:ctrlPr>
              <w:rPr>
                <w:rFonts w:ascii="Cambria Math" w:hAnsi="Cambria Math"/>
              </w:rPr>
            </m:ctrlPr>
          </m:sSubPr>
          <m:e>
            <m:r>
              <w:rPr>
                <w:rFonts w:ascii="Cambria Math" w:hAnsi="Cambria Math"/>
              </w:rPr>
              <m:t>D</m:t>
            </m:r>
          </m:e>
          <m:sub>
            <m:r>
              <w:rPr>
                <w:rFonts w:ascii="Cambria Math" w:hAnsi="Cambria Math"/>
              </w:rPr>
              <m:t>model</m:t>
            </m:r>
          </m:sub>
        </m:sSub>
      </m:oMath>
      <w:r>
        <w:t>是模型中使用的维度，</w:t>
      </w:r>
      <w:r>
        <w:t>LN</w:t>
      </w:r>
      <w:r>
        <w:t>表示层归一化，</w:t>
      </w:r>
      <w:r>
        <w:t>MHSA</w:t>
      </w:r>
      <w:r>
        <w:t>是多头</w:t>
      </w:r>
      <w:proofErr w:type="gramStart"/>
      <w:r>
        <w:t>自关注</w:t>
      </w:r>
      <w:proofErr w:type="gramEnd"/>
      <w:r>
        <w:t>机制，</w:t>
      </w:r>
      <w:r>
        <w:t>FFN</w:t>
      </w:r>
      <w:r>
        <w:t>是前馈网络。</w:t>
      </w:r>
      <w:r>
        <w:t xml:space="preserve"> </w:t>
      </w:r>
      <w:r>
        <w:t>在通过</w:t>
      </w:r>
      <w:r>
        <w:t>MHSA</w:t>
      </w:r>
      <w:r>
        <w:t>之前，输入</w:t>
      </w:r>
      <m:oMath>
        <m:sSup>
          <m:sSupPr>
            <m:ctrlPr>
              <w:rPr>
                <w:rFonts w:ascii="Cambria Math" w:hAnsi="Cambria Math"/>
              </w:rPr>
            </m:ctrlPr>
          </m:sSupPr>
          <m:e>
            <m:r>
              <w:rPr>
                <w:rFonts w:ascii="Cambria Math" w:hAnsi="Cambria Math"/>
              </w:rPr>
              <m:t>X</m:t>
            </m:r>
          </m:e>
          <m:sup>
            <m:d>
              <m:dPr>
                <m:ctrlPr>
                  <w:rPr>
                    <w:rFonts w:ascii="Cambria Math" w:hAnsi="Cambria Math"/>
                  </w:rPr>
                </m:ctrlPr>
              </m:dPr>
              <m:e>
                <m:r>
                  <w:rPr>
                    <w:rFonts w:ascii="Cambria Math" w:hAnsi="Cambria Math"/>
                  </w:rPr>
                  <m:t>l-1</m:t>
                </m:r>
              </m:e>
            </m:d>
          </m:sup>
        </m:sSup>
      </m:oMath>
      <w:r>
        <w:t>这里简化为</w:t>
      </w:r>
      <m:oMath>
        <m:r>
          <w:rPr>
            <w:rFonts w:ascii="Cambria Math" w:hAnsi="Cambria Math"/>
          </w:rPr>
          <m:t>X</m:t>
        </m:r>
      </m:oMath>
      <w:r>
        <w:t>分为：</w:t>
      </w:r>
    </w:p>
    <w:p w14:paraId="41288D52" w14:textId="1D69922C" w:rsidR="00D63202" w:rsidRDefault="007A1099" w:rsidP="007A1099">
      <w:pPr>
        <w:spacing w:line="400" w:lineRule="exact"/>
        <w:ind w:firstLineChars="200" w:firstLine="420"/>
      </w:pPr>
      <w:r>
        <w:rPr>
          <w:noProof/>
        </w:rPr>
        <w:drawing>
          <wp:anchor distT="0" distB="0" distL="114300" distR="114300" simplePos="0" relativeHeight="251650048" behindDoc="0" locked="0" layoutInCell="1" allowOverlap="1" wp14:anchorId="0A6FCA3F" wp14:editId="76195F93">
            <wp:simplePos x="0" y="0"/>
            <wp:positionH relativeFrom="margin">
              <wp:align>center</wp:align>
            </wp:positionH>
            <wp:positionV relativeFrom="paragraph">
              <wp:posOffset>2074545</wp:posOffset>
            </wp:positionV>
            <wp:extent cx="3383280" cy="1123315"/>
            <wp:effectExtent l="0" t="0" r="7620" b="635"/>
            <wp:wrapTopAndBottom/>
            <wp:docPr id="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383280" cy="112331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49024" behindDoc="0" locked="0" layoutInCell="1" allowOverlap="1" wp14:anchorId="17E6C066" wp14:editId="30399CBB">
            <wp:simplePos x="0" y="0"/>
            <wp:positionH relativeFrom="margin">
              <wp:posOffset>1249680</wp:posOffset>
            </wp:positionH>
            <wp:positionV relativeFrom="paragraph">
              <wp:posOffset>690245</wp:posOffset>
            </wp:positionV>
            <wp:extent cx="3360420" cy="1202690"/>
            <wp:effectExtent l="0" t="0" r="0" b="0"/>
            <wp:wrapTopAndBottom/>
            <wp:docPr id="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360420" cy="1202690"/>
                    </a:xfrm>
                    <a:prstGeom prst="rect">
                      <a:avLst/>
                    </a:prstGeom>
                    <a:noFill/>
                    <a:ln>
                      <a:noFill/>
                    </a:ln>
                  </pic:spPr>
                </pic:pic>
              </a:graphicData>
            </a:graphic>
            <wp14:sizeRelH relativeFrom="page">
              <wp14:pctWidth>0</wp14:pctWidth>
            </wp14:sizeRelH>
            <wp14:sizeRelV relativeFrom="page">
              <wp14:pctHeight>0</wp14:pctHeight>
            </wp14:sizeRelV>
          </wp:anchor>
        </w:drawing>
      </w:r>
      <w:r w:rsidR="004B1BDF">
        <w:t>其中</w:t>
      </w:r>
      <m:oMath>
        <m:sSub>
          <m:sSubPr>
            <m:ctrlPr>
              <w:rPr>
                <w:rFonts w:ascii="Cambria Math" w:hAnsi="Cambria Math"/>
              </w:rPr>
            </m:ctrlPr>
          </m:sSubPr>
          <m:e>
            <m:r>
              <w:rPr>
                <w:rFonts w:ascii="Cambria Math" w:hAnsi="Cambria Math"/>
              </w:rPr>
              <m:t>W</m:t>
            </m:r>
          </m:e>
          <m:sub>
            <m:r>
              <w:rPr>
                <w:rFonts w:ascii="Cambria Math" w:hAnsi="Cambria Math"/>
              </w:rPr>
              <m:t>Q</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V</m:t>
            </m:r>
          </m:sub>
        </m:sSub>
        <m:r>
          <w:rPr>
            <w:rFonts w:ascii="Cambria Math" w:hAnsi="Cambria Math"/>
          </w:rPr>
          <m:t>∈</m:t>
        </m:r>
        <m:sSup>
          <m:sSupPr>
            <m:ctrlPr>
              <w:rPr>
                <w:rFonts w:ascii="Cambria Math" w:hAnsi="Cambria Math"/>
              </w:rPr>
            </m:ctrlPr>
          </m:sSupPr>
          <m:e>
            <m:r>
              <m:rPr>
                <m:scr m:val="double-struck"/>
              </m:rPr>
              <w:rPr>
                <w:rFonts w:ascii="Cambria Math" w:hAnsi="Cambria Math"/>
              </w:rPr>
              <m:t>R</m:t>
            </m:r>
          </m:e>
          <m:sup>
            <m:sSub>
              <m:sSubPr>
                <m:ctrlPr>
                  <w:rPr>
                    <w:rFonts w:ascii="Cambria Math" w:hAnsi="Cambria Math"/>
                  </w:rPr>
                </m:ctrlPr>
              </m:sSubPr>
              <m:e>
                <m:r>
                  <w:rPr>
                    <w:rFonts w:ascii="Cambria Math" w:hAnsi="Cambria Math"/>
                  </w:rPr>
                  <m:t>D</m:t>
                </m:r>
              </m:e>
              <m:sub>
                <m:r>
                  <w:rPr>
                    <w:rFonts w:ascii="Cambria Math" w:hAnsi="Cambria Math"/>
                  </w:rPr>
                  <m:t>model</m:t>
                </m:r>
              </m:sub>
            </m:sSub>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D</m:t>
                    </m:r>
                  </m:e>
                  <m:sub>
                    <m:r>
                      <m:rPr>
                        <m:sty m:val="p"/>
                      </m:rPr>
                      <w:rPr>
                        <w:rFonts w:ascii="Cambria Math" w:hAnsi="Cambria Math"/>
                      </w:rPr>
                      <m:t>一个</m:t>
                    </m:r>
                  </m:sub>
                </m:sSub>
                <m:r>
                  <w:rPr>
                    <w:rFonts w:ascii="Cambria Math" w:hAnsi="Cambria Math"/>
                  </w:rPr>
                  <m:t>×H</m:t>
                </m:r>
              </m:e>
            </m:d>
          </m:sup>
        </m:sSup>
      </m:oMath>
      <w:r w:rsidR="004B1BDF">
        <w:t>是权重矩阵，</w:t>
      </w:r>
      <m:oMath>
        <m:sSub>
          <m:sSubPr>
            <m:ctrlPr>
              <w:rPr>
                <w:rFonts w:ascii="Cambria Math" w:hAnsi="Cambria Math"/>
              </w:rPr>
            </m:ctrlPr>
          </m:sSubPr>
          <m:e>
            <m:r>
              <w:rPr>
                <w:rFonts w:ascii="Cambria Math" w:hAnsi="Cambria Math"/>
              </w:rPr>
              <m:t>D</m:t>
            </m:r>
          </m:e>
          <m:sub>
            <m:r>
              <m:rPr>
                <m:sty m:val="p"/>
              </m:rPr>
              <w:rPr>
                <w:rFonts w:ascii="Cambria Math" w:hAnsi="Cambria Math"/>
              </w:rPr>
              <m:t>一个</m:t>
            </m:r>
          </m:sub>
        </m:sSub>
      </m:oMath>
      <w:r w:rsidR="004B1BDF">
        <w:t>是表示注意力模中使用维数的超参数，且</w:t>
      </w:r>
      <m:oMath>
        <m:r>
          <w:rPr>
            <w:rFonts w:ascii="Cambria Math" w:hAnsi="Cambria Math"/>
          </w:rPr>
          <m:t>H</m:t>
        </m:r>
      </m:oMath>
      <w:r w:rsidR="004B1BDF">
        <w:t>是各个头的数量。</w:t>
      </w:r>
      <w:r w:rsidR="004B1BDF">
        <w:t xml:space="preserve"> </w:t>
      </w:r>
      <w:r w:rsidR="004B1BDF">
        <w:t>在</w:t>
      </w:r>
      <w:r w:rsidR="004B1BDF">
        <w:t>MHSA</w:t>
      </w:r>
      <w:r w:rsidR="004B1BDF">
        <w:t>中，我们进一步表述如下：</w:t>
      </w:r>
    </w:p>
    <w:p w14:paraId="4BC24FAA" w14:textId="3CA9E89B" w:rsidR="00D63202" w:rsidRDefault="00000000" w:rsidP="007A1099">
      <w:pPr>
        <w:spacing w:afterLines="50" w:after="120" w:line="400" w:lineRule="exact"/>
        <w:ind w:firstLineChars="1800" w:firstLine="3780"/>
      </w:pPr>
      <w:r>
        <w:rPr>
          <w:rFonts w:ascii="宋体" w:hAnsi="宋体" w:hint="eastAsia"/>
        </w:rPr>
        <w:t>（1—2）（1—3）</w:t>
      </w:r>
    </w:p>
    <w:p w14:paraId="78771488" w14:textId="3352C030" w:rsidR="00D63202" w:rsidRDefault="00000000" w:rsidP="007A1099">
      <w:pPr>
        <w:spacing w:line="400" w:lineRule="exact"/>
        <w:ind w:firstLineChars="200" w:firstLine="420"/>
      </w:pPr>
      <w:r>
        <w:t>其中</w:t>
      </w:r>
      <m:oMath>
        <m:sSub>
          <m:sSubPr>
            <m:ctrlPr>
              <w:rPr>
                <w:rFonts w:ascii="Cambria Math" w:hAnsi="Cambria Math" w:cs="宋体"/>
                <w:kern w:val="0"/>
                <w:sz w:val="24"/>
              </w:rPr>
            </m:ctrlPr>
          </m:sSubPr>
          <m:e>
            <m:r>
              <w:rPr>
                <w:rFonts w:ascii="Cambria Math" w:hAnsi="Cambria Math" w:cs="宋体"/>
                <w:kern w:val="0"/>
                <w:sz w:val="24"/>
              </w:rPr>
              <m:t>W</m:t>
            </m:r>
          </m:e>
          <m:sub>
            <m:r>
              <w:rPr>
                <w:rFonts w:ascii="Cambria Math" w:hAnsi="Cambria Math" w:cs="宋体"/>
                <w:kern w:val="0"/>
                <w:sz w:val="24"/>
              </w:rPr>
              <m:t>O</m:t>
            </m:r>
          </m:sub>
        </m:sSub>
        <m:r>
          <w:rPr>
            <w:rFonts w:ascii="Cambria Math" w:hAnsi="Cambria Math" w:cs="宋体"/>
            <w:kern w:val="0"/>
            <w:sz w:val="24"/>
          </w:rPr>
          <m:t>∈</m:t>
        </m:r>
        <m:sSup>
          <m:sSupPr>
            <m:ctrlPr>
              <w:rPr>
                <w:rFonts w:ascii="Cambria Math" w:hAnsi="Cambria Math" w:cs="宋体"/>
                <w:kern w:val="0"/>
                <w:sz w:val="24"/>
              </w:rPr>
            </m:ctrlPr>
          </m:sSupPr>
          <m:e>
            <m:r>
              <m:rPr>
                <m:scr m:val="double-struck"/>
              </m:rPr>
              <w:rPr>
                <w:rFonts w:ascii="Cambria Math" w:hAnsi="Cambria Math" w:cs="宋体"/>
                <w:kern w:val="0"/>
                <w:sz w:val="24"/>
              </w:rPr>
              <m:t>R</m:t>
            </m:r>
          </m:e>
          <m:sup>
            <m:d>
              <m:dPr>
                <m:ctrlPr>
                  <w:rPr>
                    <w:rFonts w:ascii="Cambria Math" w:hAnsi="Cambria Math" w:cs="宋体"/>
                    <w:kern w:val="0"/>
                    <w:sz w:val="24"/>
                  </w:rPr>
                </m:ctrlPr>
              </m:dPr>
              <m:e>
                <m:sSub>
                  <m:sSubPr>
                    <m:ctrlPr>
                      <w:rPr>
                        <w:rFonts w:ascii="Cambria Math" w:hAnsi="Cambria Math" w:cs="宋体"/>
                        <w:kern w:val="0"/>
                        <w:sz w:val="24"/>
                      </w:rPr>
                    </m:ctrlPr>
                  </m:sSubPr>
                  <m:e>
                    <m:r>
                      <w:rPr>
                        <w:rFonts w:ascii="Cambria Math" w:hAnsi="Cambria Math" w:cs="宋体"/>
                        <w:kern w:val="0"/>
                        <w:sz w:val="24"/>
                      </w:rPr>
                      <m:t>D</m:t>
                    </m:r>
                  </m:e>
                  <m:sub>
                    <m:r>
                      <m:rPr>
                        <m:sty m:val="p"/>
                      </m:rPr>
                      <w:rPr>
                        <w:rFonts w:ascii="Cambria Math" w:hAnsi="Cambria Math" w:cs="宋体"/>
                        <w:kern w:val="0"/>
                        <w:sz w:val="24"/>
                      </w:rPr>
                      <m:t>一个</m:t>
                    </m:r>
                  </m:sub>
                </m:sSub>
                <m:r>
                  <w:rPr>
                    <w:rFonts w:ascii="Cambria Math" w:hAnsi="Cambria Math" w:cs="宋体"/>
                    <w:kern w:val="0"/>
                    <w:sz w:val="24"/>
                  </w:rPr>
                  <m:t>×H</m:t>
                </m:r>
              </m:e>
            </m:d>
            <m:r>
              <w:rPr>
                <w:rFonts w:ascii="Cambria Math" w:hAnsi="Cambria Math" w:cs="宋体"/>
                <w:kern w:val="0"/>
                <w:sz w:val="24"/>
              </w:rPr>
              <m:t>×</m:t>
            </m:r>
            <m:sSub>
              <m:sSubPr>
                <m:ctrlPr>
                  <w:rPr>
                    <w:rFonts w:ascii="Cambria Math" w:hAnsi="Cambria Math" w:cs="宋体"/>
                    <w:kern w:val="0"/>
                    <w:sz w:val="24"/>
                  </w:rPr>
                </m:ctrlPr>
              </m:sSubPr>
              <m:e>
                <m:r>
                  <w:rPr>
                    <w:rFonts w:ascii="Cambria Math" w:hAnsi="Cambria Math" w:cs="宋体"/>
                    <w:kern w:val="0"/>
                    <w:sz w:val="24"/>
                  </w:rPr>
                  <m:t>D</m:t>
                </m:r>
              </m:e>
              <m:sub>
                <m:r>
                  <w:rPr>
                    <w:rFonts w:ascii="Cambria Math" w:hAnsi="Cambria Math" w:cs="宋体"/>
                    <w:kern w:val="0"/>
                    <w:sz w:val="24"/>
                  </w:rPr>
                  <m:t>model</m:t>
                </m:r>
              </m:sub>
            </m:sSub>
          </m:sup>
        </m:sSup>
      </m:oMath>
      <w:r>
        <w:t>表示从注意力维度的线性变换</w:t>
      </w:r>
      <m:oMath>
        <m:sSub>
          <m:sSubPr>
            <m:ctrlPr>
              <w:rPr>
                <w:rFonts w:ascii="Cambria Math" w:hAnsi="Cambria Math" w:cs="宋体"/>
                <w:kern w:val="0"/>
                <w:sz w:val="24"/>
              </w:rPr>
            </m:ctrlPr>
          </m:sSubPr>
          <m:e>
            <m:r>
              <w:rPr>
                <w:rFonts w:ascii="Cambria Math" w:hAnsi="Cambria Math" w:cs="宋体"/>
                <w:kern w:val="0"/>
                <w:sz w:val="24"/>
              </w:rPr>
              <m:t>D</m:t>
            </m:r>
          </m:e>
          <m:sub>
            <m:r>
              <m:rPr>
                <m:sty m:val="p"/>
              </m:rPr>
              <w:rPr>
                <w:rFonts w:ascii="Cambria Math" w:hAnsi="Cambria Math" w:cs="宋体"/>
                <w:kern w:val="0"/>
                <w:sz w:val="24"/>
              </w:rPr>
              <m:t>一个</m:t>
            </m:r>
          </m:sub>
        </m:sSub>
      </m:oMath>
      <w:r>
        <w:t>回到原始模型尺寸</w:t>
      </w:r>
      <m:oMath>
        <m:sSub>
          <m:sSubPr>
            <m:ctrlPr>
              <w:rPr>
                <w:rFonts w:ascii="Cambria Math" w:hAnsi="Cambria Math" w:cs="宋体"/>
                <w:kern w:val="0"/>
                <w:sz w:val="24"/>
              </w:rPr>
            </m:ctrlPr>
          </m:sSubPr>
          <m:e>
            <m:r>
              <w:rPr>
                <w:rFonts w:ascii="Cambria Math" w:hAnsi="Cambria Math" w:cs="宋体"/>
                <w:kern w:val="0"/>
                <w:sz w:val="24"/>
              </w:rPr>
              <m:t>D</m:t>
            </m:r>
          </m:e>
          <m:sub>
            <m:r>
              <w:rPr>
                <w:rFonts w:ascii="Cambria Math" w:hAnsi="Cambria Math" w:cs="宋体"/>
                <w:kern w:val="0"/>
                <w:sz w:val="24"/>
              </w:rPr>
              <m:t>model</m:t>
            </m:r>
          </m:sub>
        </m:sSub>
      </m:oMath>
      <w:r>
        <w:t>.</w:t>
      </w:r>
    </w:p>
    <w:p w14:paraId="0B5B9534" w14:textId="40CEAE7F" w:rsidR="00D63202" w:rsidRDefault="00000000" w:rsidP="007A1099">
      <w:pPr>
        <w:spacing w:line="400" w:lineRule="exact"/>
        <w:ind w:firstLine="200"/>
      </w:pPr>
      <w:r>
        <w:t>除了用来处理开头姿势的模块和</w:t>
      </w:r>
      <w:proofErr w:type="spellStart"/>
      <w:r>
        <w:t>TemPose</w:t>
      </w:r>
      <w:proofErr w:type="spellEnd"/>
      <w:r>
        <w:t>不同之外我们方法的一个关键概念是确保模型专注于从羽毛球轨迹中提取关键信息。</w:t>
      </w:r>
      <w:r>
        <w:t xml:space="preserve"> </w:t>
      </w:r>
      <w:r>
        <w:t>为此，我们设计了带有多头交叉注意力（</w:t>
      </w:r>
      <w:r>
        <w:t>MHCA</w:t>
      </w:r>
      <w:r>
        <w:t>）的交叉变换层（</w:t>
      </w:r>
      <w:proofErr w:type="spellStart"/>
      <w:r>
        <w:t>CrossTrans</w:t>
      </w:r>
      <w:proofErr w:type="spellEnd"/>
      <w:r>
        <w:t>），其与</w:t>
      </w:r>
      <w:r>
        <w:t>MHSA</w:t>
      </w:r>
      <w:r>
        <w:t>有一个关键区别：在注意力机制上，</w:t>
      </w:r>
      <m:oMath>
        <m:r>
          <w:rPr>
            <w:rFonts w:ascii="Cambria Math" w:hAnsi="Cambria Math" w:cs="宋体"/>
            <w:kern w:val="0"/>
            <w:sz w:val="24"/>
          </w:rPr>
          <m:t>K</m:t>
        </m:r>
      </m:oMath>
      <w:r>
        <w:t>以及</w:t>
      </w:r>
      <m:oMath>
        <m:r>
          <w:rPr>
            <w:rFonts w:ascii="Cambria Math" w:hAnsi="Cambria Math" w:cs="宋体"/>
            <w:kern w:val="0"/>
            <w:sz w:val="24"/>
          </w:rPr>
          <m:t>V</m:t>
        </m:r>
      </m:oMath>
      <w:r>
        <w:t>是从羽毛球轨迹的潜在数</w:t>
      </w:r>
      <w:r>
        <w:lastRenderedPageBreak/>
        <w:t>推导而来，而</w:t>
      </w:r>
      <m:oMath>
        <m:r>
          <w:rPr>
            <w:rFonts w:ascii="Cambria Math" w:hAnsi="Cambria Math" w:cs="宋体"/>
            <w:kern w:val="0"/>
            <w:sz w:val="24"/>
          </w:rPr>
          <m:t>Q</m:t>
        </m:r>
      </m:oMath>
      <w:r>
        <w:t>分别由玩家姿势潜在或玩家位置潜在生成，用于进行交叉注意力。</w:t>
      </w:r>
      <w:r>
        <w:t xml:space="preserve"> </w:t>
      </w:r>
      <w:r>
        <w:t>因此，后续输出分别是两位玩家的羽毛球轨迹潜数。</w:t>
      </w:r>
      <w:r>
        <w:t xml:space="preserve"> </w:t>
      </w:r>
      <w:r>
        <w:t>然后，两个潜在电磁器都输入到第二个变压器编码器。</w:t>
      </w:r>
      <w:r>
        <w:t xml:space="preserve"> </w:t>
      </w:r>
      <w:r>
        <w:t>之后，模型利用整体的羽毛球信息、与蓝玩家相关的潜在值和与绿色玩家相关的潜在值，通过</w:t>
      </w:r>
      <w:r>
        <w:t>MLP</w:t>
      </w:r>
      <w:r>
        <w:t>（多层感知器）头部生成对数。</w:t>
      </w:r>
      <w:r>
        <w:t xml:space="preserve"> </w:t>
      </w:r>
      <w:r>
        <w:t>最后，对</w:t>
      </w:r>
      <w:r>
        <w:t>MLP</w:t>
      </w:r>
      <w:r>
        <w:t>头部的输出应用</w:t>
      </w:r>
      <w:proofErr w:type="spellStart"/>
      <w:r>
        <w:t>softmax</w:t>
      </w:r>
      <w:proofErr w:type="spellEnd"/>
      <w:r>
        <w:t>函数以获得概率值。</w:t>
      </w:r>
    </w:p>
    <w:p w14:paraId="53779FAA" w14:textId="5DFB2FB7" w:rsidR="00D63202" w:rsidRDefault="00000000" w:rsidP="007A1099">
      <w:pPr>
        <w:spacing w:line="400" w:lineRule="exact"/>
        <w:ind w:firstLine="200"/>
      </w:pPr>
      <w:r>
        <w:t xml:space="preserve">Trans1 </w:t>
      </w:r>
      <w:r>
        <w:t>和</w:t>
      </w:r>
      <w:r>
        <w:t xml:space="preserve"> Trans2 </w:t>
      </w:r>
      <w:r>
        <w:t>的灵感来自</w:t>
      </w:r>
      <w:r>
        <w:t xml:space="preserve"> </w:t>
      </w:r>
      <w:proofErr w:type="spellStart"/>
      <w:r>
        <w:t>TemPose</w:t>
      </w:r>
      <w:proofErr w:type="spellEnd"/>
      <w:r>
        <w:t>。时间与交互变换器），但</w:t>
      </w:r>
      <w:r>
        <w:t>Trans2</w:t>
      </w:r>
      <w:r>
        <w:t>实际上不同于他们作为序列服务</w:t>
      </w:r>
      <w:r>
        <w:rPr>
          <w:i/>
          <w:iCs/>
        </w:rPr>
        <w:t>人的</w:t>
      </w:r>
      <w:r>
        <w:t>交互变换器。</w:t>
      </w:r>
      <w:r>
        <w:t xml:space="preserve"> </w:t>
      </w:r>
      <w:r>
        <w:t>我们的</w:t>
      </w:r>
      <w:r>
        <w:t>Trans2</w:t>
      </w:r>
      <w:r>
        <w:t>仍然处理</w:t>
      </w:r>
      <w:proofErr w:type="gramStart"/>
      <w:r>
        <w:t>帧</w:t>
      </w:r>
      <w:proofErr w:type="gramEnd"/>
      <w:r>
        <w:t>序列，以获得包含这两个玩家轨迹信息的类令牌。</w:t>
      </w:r>
      <w:r>
        <w:t xml:space="preserve"> </w:t>
      </w:r>
      <w:r>
        <w:t>对于</w:t>
      </w:r>
      <w:proofErr w:type="spellStart"/>
      <w:r>
        <w:t>CrossTrans</w:t>
      </w:r>
      <w:proofErr w:type="spellEnd"/>
      <w:r>
        <w:t>，我们的想法是计算姿态与轨迹的相似度，并利用这些相似度值选择</w:t>
      </w:r>
      <w:r>
        <w:t xml:space="preserve"> </w:t>
      </w:r>
      <w:r>
        <w:t>中的值数组</w:t>
      </w:r>
      <m:oMath>
        <m:r>
          <w:rPr>
            <w:rFonts w:ascii="Cambria Math" w:hAnsi="Cambria Math" w:cs="宋体"/>
            <w:kern w:val="0"/>
            <w:sz w:val="24"/>
          </w:rPr>
          <m:t>V</m:t>
        </m:r>
      </m:oMath>
      <w:r>
        <w:t>（轨迹），这是我们视角中的关键信息</w:t>
      </w:r>
      <w:r>
        <w:rPr>
          <w:rFonts w:hint="eastAsia"/>
        </w:rPr>
        <w:t>。</w:t>
      </w:r>
      <w:r>
        <w:t xml:space="preserve"> </w:t>
      </w:r>
    </w:p>
    <w:p w14:paraId="2F352A4E" w14:textId="77777777" w:rsidR="00F71D9D" w:rsidRDefault="00F71D9D" w:rsidP="00E561B1">
      <w:pPr>
        <w:spacing w:line="400" w:lineRule="exact"/>
        <w:ind w:firstLineChars="200" w:firstLine="482"/>
        <w:rPr>
          <w:rFonts w:ascii="黑体" w:eastAsia="黑体" w:hAnsi="黑体"/>
          <w:b/>
          <w:bCs/>
          <w:sz w:val="24"/>
        </w:rPr>
      </w:pPr>
      <w:bookmarkStart w:id="190" w:name="_Toc219071406"/>
      <w:bookmarkStart w:id="191" w:name="_Toc219060400"/>
      <w:bookmarkStart w:id="192" w:name="_Toc219053988"/>
    </w:p>
    <w:p w14:paraId="25A4BB3E" w14:textId="77777777" w:rsidR="00D63202" w:rsidRPr="006744AC" w:rsidRDefault="00000000" w:rsidP="00825FF1">
      <w:pPr>
        <w:pStyle w:val="3"/>
        <w:ind w:firstLine="482"/>
      </w:pPr>
      <w:bookmarkStart w:id="193" w:name="_Toc219932863"/>
      <w:r w:rsidRPr="006744AC">
        <w:rPr>
          <w:rFonts w:hint="eastAsia"/>
        </w:rPr>
        <w:t>3.3.4</w:t>
      </w:r>
      <w:r w:rsidRPr="006744AC">
        <w:rPr>
          <w:rFonts w:hint="eastAsia"/>
        </w:rPr>
        <w:t>球场与球网检测：</w:t>
      </w:r>
      <w:proofErr w:type="spellStart"/>
      <w:r w:rsidRPr="006744AC">
        <w:rPr>
          <w:rFonts w:hint="eastAsia"/>
        </w:rPr>
        <w:t>Keypoint</w:t>
      </w:r>
      <w:proofErr w:type="spellEnd"/>
      <w:r w:rsidRPr="006744AC">
        <w:rPr>
          <w:rFonts w:hint="eastAsia"/>
        </w:rPr>
        <w:t xml:space="preserve"> R-CNN</w:t>
      </w:r>
      <w:r w:rsidRPr="006744AC">
        <w:rPr>
          <w:rFonts w:hint="eastAsia"/>
        </w:rPr>
        <w:t>（关键点回归）</w:t>
      </w:r>
      <w:bookmarkEnd w:id="190"/>
      <w:bookmarkEnd w:id="191"/>
      <w:bookmarkEnd w:id="192"/>
      <w:bookmarkEnd w:id="193"/>
    </w:p>
    <w:p w14:paraId="3BB0093F" w14:textId="77777777" w:rsidR="00D63202" w:rsidRDefault="00000000" w:rsidP="007A1099">
      <w:pPr>
        <w:spacing w:line="400" w:lineRule="exact"/>
        <w:ind w:firstLine="200"/>
        <w:rPr>
          <w:rFonts w:ascii="宋体" w:hAnsi="宋体"/>
        </w:rPr>
      </w:pPr>
      <w:r>
        <w:rPr>
          <w:rFonts w:ascii="宋体" w:hAnsi="宋体" w:hint="eastAsia"/>
        </w:rPr>
        <w:t>（本身使用R-CNN模型，手头刚好有个</w:t>
      </w:r>
      <w:proofErr w:type="spellStart"/>
      <w:r>
        <w:rPr>
          <w:rFonts w:ascii="宋体" w:hAnsi="宋体" w:hint="eastAsia"/>
        </w:rPr>
        <w:t>Keypoint</w:t>
      </w:r>
      <w:proofErr w:type="spellEnd"/>
      <w:r>
        <w:rPr>
          <w:rFonts w:ascii="宋体" w:hAnsi="宋体" w:hint="eastAsia"/>
        </w:rPr>
        <w:t>，底层逻辑一样，故用来做球场与球网检测）</w:t>
      </w:r>
    </w:p>
    <w:p w14:paraId="6B5F99EA" w14:textId="77777777" w:rsidR="00D63202" w:rsidRDefault="00000000" w:rsidP="007A1099">
      <w:pPr>
        <w:spacing w:line="400" w:lineRule="exact"/>
        <w:ind w:firstLineChars="200" w:firstLine="420"/>
        <w:rPr>
          <w:rFonts w:ascii="宋体" w:hAnsi="宋体"/>
        </w:rPr>
      </w:pPr>
      <w:r>
        <w:rPr>
          <w:rFonts w:ascii="宋体" w:hAnsi="宋体" w:hint="eastAsia"/>
        </w:rPr>
        <w:t>本质上</w:t>
      </w:r>
      <w:r>
        <w:rPr>
          <w:rFonts w:ascii="宋体" w:hAnsi="宋体"/>
        </w:rPr>
        <w:t>把</w:t>
      </w:r>
      <w:r>
        <w:rPr>
          <w:rFonts w:ascii="宋体" w:hAnsi="宋体"/>
          <w:b/>
          <w:bCs/>
        </w:rPr>
        <w:t>场地线视为一种特定类别的目标对象</w:t>
      </w:r>
      <w:r>
        <w:rPr>
          <w:rFonts w:ascii="宋体" w:hAnsi="宋体"/>
        </w:rPr>
        <w:t>来进行检测</w:t>
      </w:r>
      <w:r>
        <w:rPr>
          <w:rFonts w:ascii="宋体" w:hAnsi="宋体" w:hint="eastAsia"/>
        </w:rPr>
        <w:t>，</w:t>
      </w:r>
      <w:proofErr w:type="spellStart"/>
      <w:r>
        <w:rPr>
          <w:rFonts w:hint="eastAsia"/>
        </w:rPr>
        <w:t>Keypoint</w:t>
      </w:r>
      <w:proofErr w:type="spellEnd"/>
      <w:r>
        <w:rPr>
          <w:rFonts w:hint="eastAsia"/>
        </w:rPr>
        <w:t>用作定位球场角落防止偏离</w:t>
      </w:r>
    </w:p>
    <w:p w14:paraId="4DA092A7" w14:textId="41CC41AA" w:rsidR="00D63202" w:rsidRDefault="007A1099" w:rsidP="007A1099">
      <w:pPr>
        <w:spacing w:line="400" w:lineRule="exact"/>
        <w:ind w:firstLine="420"/>
        <w:rPr>
          <w:rFonts w:ascii="宋体" w:hAnsi="宋体"/>
        </w:rPr>
      </w:pPr>
      <w:r>
        <w:rPr>
          <w:rFonts w:ascii="宋体" w:hAnsi="宋体" w:hint="eastAsia"/>
        </w:rPr>
        <w:t>·</w:t>
      </w:r>
      <w:r>
        <w:rPr>
          <w:rFonts w:ascii="宋体" w:hAnsi="宋体"/>
        </w:rPr>
        <w:t>将图像中的每一段场地线（如边线、中线的</w:t>
      </w:r>
      <w:proofErr w:type="gramStart"/>
      <w:r>
        <w:rPr>
          <w:rFonts w:ascii="宋体" w:hAnsi="宋体"/>
        </w:rPr>
        <w:t>一</w:t>
      </w:r>
      <w:proofErr w:type="gramEnd"/>
      <w:r>
        <w:rPr>
          <w:rFonts w:ascii="宋体" w:hAnsi="宋体"/>
        </w:rPr>
        <w:t>小段）标注为一个矩形边界框（Bounding Box）。</w:t>
      </w:r>
    </w:p>
    <w:p w14:paraId="2426F932" w14:textId="49557A36" w:rsidR="00D63202" w:rsidRDefault="007A1099" w:rsidP="007A1099">
      <w:pPr>
        <w:spacing w:line="400" w:lineRule="exact"/>
        <w:ind w:firstLine="420"/>
        <w:rPr>
          <w:rFonts w:ascii="宋体" w:hAnsi="宋体"/>
        </w:rPr>
      </w:pPr>
      <w:r>
        <w:rPr>
          <w:rFonts w:ascii="宋体" w:hAnsi="宋体" w:hint="eastAsia"/>
        </w:rPr>
        <w:t>·</w:t>
      </w:r>
      <w:r>
        <w:rPr>
          <w:rFonts w:ascii="宋体" w:hAnsi="宋体"/>
        </w:rPr>
        <w:t>训练 R-CNN 模型识别这些“线段框”。</w:t>
      </w:r>
    </w:p>
    <w:p w14:paraId="0632B58E" w14:textId="4326798C" w:rsidR="00D63202" w:rsidRDefault="007A1099" w:rsidP="007A1099">
      <w:pPr>
        <w:spacing w:line="400" w:lineRule="exact"/>
        <w:ind w:firstLine="420"/>
        <w:rPr>
          <w:rFonts w:ascii="宋体" w:hAnsi="宋体"/>
        </w:rPr>
      </w:pPr>
      <w:r>
        <w:rPr>
          <w:rFonts w:ascii="宋体" w:hAnsi="宋体" w:hint="eastAsia"/>
        </w:rPr>
        <w:t>·</w:t>
      </w:r>
      <w:r>
        <w:rPr>
          <w:rFonts w:ascii="宋体" w:hAnsi="宋体"/>
        </w:rPr>
        <w:t>推理时，模型输出多个线段框，再通过后处理（如连接、拟合直线）还原完整场地线。</w:t>
      </w:r>
    </w:p>
    <w:p w14:paraId="626BB983" w14:textId="0F954A82" w:rsidR="00D63202" w:rsidRDefault="007A1099" w:rsidP="007A1099">
      <w:pPr>
        <w:spacing w:line="400" w:lineRule="exact"/>
        <w:ind w:firstLineChars="200" w:firstLine="420"/>
        <w:rPr>
          <w:rFonts w:ascii="宋体" w:hAnsi="宋体"/>
        </w:rPr>
      </w:pPr>
      <w:r>
        <w:rPr>
          <w:noProof/>
        </w:rPr>
        <w:drawing>
          <wp:anchor distT="0" distB="0" distL="114300" distR="114300" simplePos="0" relativeHeight="251651072" behindDoc="0" locked="0" layoutInCell="1" allowOverlap="1" wp14:anchorId="7DAE8768" wp14:editId="3DE35EEE">
            <wp:simplePos x="0" y="0"/>
            <wp:positionH relativeFrom="margin">
              <wp:align>right</wp:align>
            </wp:positionH>
            <wp:positionV relativeFrom="paragraph">
              <wp:posOffset>837565</wp:posOffset>
            </wp:positionV>
            <wp:extent cx="5760720" cy="1805940"/>
            <wp:effectExtent l="0" t="0" r="0" b="3810"/>
            <wp:wrapTopAndBottom/>
            <wp:docPr id="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60720" cy="1805940"/>
                    </a:xfrm>
                    <a:prstGeom prst="rect">
                      <a:avLst/>
                    </a:prstGeom>
                    <a:noFill/>
                    <a:ln>
                      <a:noFill/>
                    </a:ln>
                  </pic:spPr>
                </pic:pic>
              </a:graphicData>
            </a:graphic>
            <wp14:sizeRelH relativeFrom="page">
              <wp14:pctWidth>0</wp14:pctWidth>
            </wp14:sizeRelH>
            <wp14:sizeRelV relativeFrom="page">
              <wp14:pctHeight>0</wp14:pctHeight>
            </wp14:sizeRelV>
          </wp:anchor>
        </w:drawing>
      </w:r>
      <w:r w:rsidR="004B1BDF">
        <w:rPr>
          <w:rFonts w:ascii="宋体" w:hAnsi="宋体"/>
          <w:b/>
          <w:bCs/>
        </w:rPr>
        <w:t>RCNN（Regin with CNN feature）</w:t>
      </w:r>
      <w:r w:rsidR="004B1BDF">
        <w:rPr>
          <w:rFonts w:ascii="宋体" w:hAnsi="宋体"/>
        </w:rPr>
        <w:t xml:space="preserve">由Ross </w:t>
      </w:r>
      <w:proofErr w:type="spellStart"/>
      <w:r w:rsidR="004B1BDF">
        <w:rPr>
          <w:rFonts w:ascii="宋体" w:hAnsi="宋体"/>
        </w:rPr>
        <w:t>Girshick</w:t>
      </w:r>
      <w:proofErr w:type="spellEnd"/>
      <w:r w:rsidR="004B1BDF">
        <w:rPr>
          <w:rFonts w:ascii="宋体" w:hAnsi="宋体"/>
        </w:rPr>
        <w:t>提出，很大程度的提升了识别效率，是卷积神经网络应用于目标检测问题的一个里程碑的飞跃。具有良好的特征提取和分类性能，采用</w:t>
      </w:r>
      <w:proofErr w:type="spellStart"/>
      <w:r w:rsidR="004B1BDF">
        <w:rPr>
          <w:rFonts w:ascii="宋体" w:hAnsi="宋体"/>
        </w:rPr>
        <w:t>RegionProposal</w:t>
      </w:r>
      <w:proofErr w:type="spellEnd"/>
      <w:r w:rsidR="004B1BDF">
        <w:rPr>
          <w:rFonts w:ascii="宋体" w:hAnsi="宋体"/>
        </w:rPr>
        <w:t>方法实现目标检测问题。</w:t>
      </w:r>
    </w:p>
    <w:p w14:paraId="59B8C7E1" w14:textId="6EE984B7" w:rsidR="00D63202" w:rsidRDefault="00000000" w:rsidP="007A1099">
      <w:pPr>
        <w:spacing w:afterLines="50" w:after="120"/>
        <w:jc w:val="center"/>
      </w:pPr>
      <w:r>
        <w:rPr>
          <w:rFonts w:ascii="宋体" w:hAnsi="宋体" w:hint="eastAsia"/>
          <w:sz w:val="18"/>
          <w:szCs w:val="18"/>
        </w:rPr>
        <w:t>图3.3.4—1  RCNN架构介绍</w:t>
      </w:r>
    </w:p>
    <w:p w14:paraId="20D8F528" w14:textId="11886D0B" w:rsidR="00D63202" w:rsidRDefault="007A1099" w:rsidP="007A1099">
      <w:pPr>
        <w:spacing w:line="400" w:lineRule="exact"/>
        <w:ind w:firstLine="357"/>
      </w:pPr>
      <w:r>
        <w:rPr>
          <w:rFonts w:hint="eastAsia"/>
        </w:rPr>
        <w:t>1.</w:t>
      </w:r>
      <w:r>
        <w:t>使用区域建议</w:t>
      </w:r>
      <w:r>
        <w:t xml:space="preserve"> (Region Proposal) </w:t>
      </w:r>
      <w:r>
        <w:t>生成候选区域（使用</w:t>
      </w:r>
      <w:r>
        <w:t>Select Search</w:t>
      </w:r>
      <w:r>
        <w:t>算法，简称</w:t>
      </w:r>
      <w:r>
        <w:t>SS</w:t>
      </w:r>
      <w:r>
        <w:t>算法）</w:t>
      </w:r>
      <w:r>
        <w:t>→</w:t>
      </w:r>
      <w:r>
        <w:t>矩阵框</w:t>
      </w:r>
    </w:p>
    <w:p w14:paraId="3E41C105" w14:textId="60331CDA" w:rsidR="00D63202" w:rsidRDefault="007A1099" w:rsidP="007A1099">
      <w:pPr>
        <w:spacing w:line="400" w:lineRule="exact"/>
        <w:ind w:firstLine="357"/>
      </w:pPr>
      <w:r>
        <w:rPr>
          <w:rFonts w:hint="eastAsia"/>
        </w:rPr>
        <w:t>2.</w:t>
      </w:r>
      <w:r>
        <w:t>rescale</w:t>
      </w:r>
      <w:r>
        <w:t>将图片缩放到相同的尺寸，然后每个候选区域逐个放入深度网络中提取特征（图片分类网络</w:t>
      </w:r>
      <w:r>
        <w:t>→</w:t>
      </w:r>
      <w:r>
        <w:t>特征向量）</w:t>
      </w:r>
    </w:p>
    <w:p w14:paraId="7B96AD36" w14:textId="5233AAA9" w:rsidR="00D63202" w:rsidRDefault="007A1099" w:rsidP="007A1099">
      <w:pPr>
        <w:spacing w:line="400" w:lineRule="exact"/>
        <w:ind w:firstLine="357"/>
      </w:pPr>
      <w:r>
        <w:rPr>
          <w:rFonts w:hint="eastAsia"/>
        </w:rPr>
        <w:t>3.</w:t>
      </w:r>
      <w:r>
        <w:t>特征送入</w:t>
      </w:r>
      <w:r>
        <w:t>SVM</w:t>
      </w:r>
      <w:r>
        <w:t>分类器中，判别二分类的类别，然后使用非极大值抑制剔除重叠框</w:t>
      </w:r>
    </w:p>
    <w:p w14:paraId="5E7FECFF" w14:textId="5E9F9A28" w:rsidR="00D63202" w:rsidRDefault="00BC57BC" w:rsidP="00BC57BC">
      <w:pPr>
        <w:spacing w:line="400" w:lineRule="exact"/>
        <w:ind w:firstLine="357"/>
      </w:pPr>
      <w:r>
        <w:rPr>
          <w:noProof/>
        </w:rPr>
        <w:lastRenderedPageBreak/>
        <w:drawing>
          <wp:anchor distT="0" distB="0" distL="114300" distR="114300" simplePos="0" relativeHeight="251652096" behindDoc="0" locked="0" layoutInCell="1" allowOverlap="1" wp14:anchorId="2B8DADA6" wp14:editId="3DFE8723">
            <wp:simplePos x="0" y="0"/>
            <wp:positionH relativeFrom="margin">
              <wp:align>center</wp:align>
            </wp:positionH>
            <wp:positionV relativeFrom="paragraph">
              <wp:posOffset>623570</wp:posOffset>
            </wp:positionV>
            <wp:extent cx="4138930" cy="1160145"/>
            <wp:effectExtent l="0" t="0" r="0" b="1905"/>
            <wp:wrapTopAndBottom/>
            <wp:docPr id="2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3"/>
                    <pic:cNvPicPr>
                      <a:picLocks noChangeAspect="1" noChangeArrowheads="1"/>
                    </pic:cNvPicPr>
                  </pic:nvPicPr>
                  <pic:blipFill>
                    <a:blip r:embed="rId25" r:link="rId26" cstate="print">
                      <a:extLst>
                        <a:ext uri="{28A0092B-C50C-407E-A947-70E740481C1C}">
                          <a14:useLocalDpi xmlns:a14="http://schemas.microsoft.com/office/drawing/2010/main" val="0"/>
                        </a:ext>
                      </a:extLst>
                    </a:blip>
                    <a:srcRect/>
                    <a:stretch>
                      <a:fillRect/>
                    </a:stretch>
                  </pic:blipFill>
                  <pic:spPr bwMode="auto">
                    <a:xfrm>
                      <a:off x="0" y="0"/>
                      <a:ext cx="4138930" cy="116014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int="eastAsia"/>
        </w:rPr>
        <w:t>4.</w:t>
      </w:r>
      <w:r w:rsidR="004B1BDF">
        <w:t>使用</w:t>
      </w:r>
      <w:proofErr w:type="spellStart"/>
      <w:r w:rsidR="004B1BDF">
        <w:t>bbox</w:t>
      </w:r>
      <w:proofErr w:type="spellEnd"/>
      <w:r w:rsidR="004B1BDF">
        <w:t>边界回归器修正候选</w:t>
      </w:r>
      <w:proofErr w:type="gramStart"/>
      <w:r w:rsidR="004B1BDF">
        <w:t>框位置</w:t>
      </w:r>
      <w:proofErr w:type="gramEnd"/>
      <w:r w:rsidR="004B1BDF">
        <w:t>→</w:t>
      </w:r>
      <w:r w:rsidR="004B1BDF">
        <w:t>最小二乘积解决回归问题，即候选框映射到实际框的回归</w:t>
      </w:r>
    </w:p>
    <w:p w14:paraId="6CB3E08E" w14:textId="7F6B9E29" w:rsidR="00D63202" w:rsidRDefault="00000000" w:rsidP="00BC57BC">
      <w:pPr>
        <w:spacing w:afterLines="50" w:after="120"/>
        <w:ind w:left="720"/>
        <w:jc w:val="center"/>
      </w:pPr>
      <w:r>
        <w:rPr>
          <w:rFonts w:ascii="宋体" w:hAnsi="宋体" w:hint="eastAsia"/>
          <w:sz w:val="18"/>
          <w:szCs w:val="18"/>
        </w:rPr>
        <w:t>图3.3.4—2  RCNN架构介绍2</w:t>
      </w:r>
    </w:p>
    <w:p w14:paraId="4BBA9355" w14:textId="77777777" w:rsidR="00D63202" w:rsidRDefault="00000000" w:rsidP="00BC57BC">
      <w:pPr>
        <w:spacing w:afterLines="50" w:after="120" w:line="400" w:lineRule="exact"/>
        <w:ind w:firstLineChars="200" w:firstLine="420"/>
      </w:pPr>
      <w:r>
        <w:t>注意</w:t>
      </w:r>
      <w:r w:rsidR="00F71D9D">
        <w:rPr>
          <w:rFonts w:hint="eastAsia"/>
        </w:rPr>
        <w:t>：</w:t>
      </w:r>
      <w:r>
        <w:t>上面的主要步骤将第三大步分为两小部分，分别为</w:t>
      </w:r>
      <w:r>
        <w:t xml:space="preserve">3. </w:t>
      </w:r>
      <w:r>
        <w:t>和</w:t>
      </w:r>
      <w:r>
        <w:t xml:space="preserve"> 4.</w:t>
      </w:r>
    </w:p>
    <w:p w14:paraId="4FB30583" w14:textId="77777777" w:rsidR="00F71D9D" w:rsidRDefault="00F71D9D" w:rsidP="00F71D9D">
      <w:bookmarkStart w:id="194" w:name="_Toc219053989"/>
      <w:bookmarkStart w:id="195" w:name="_Toc219060401"/>
      <w:bookmarkStart w:id="196" w:name="_Toc219071407"/>
    </w:p>
    <w:p w14:paraId="1862C343" w14:textId="77777777" w:rsidR="00BC57BC" w:rsidRDefault="00BC57BC" w:rsidP="00BC57BC">
      <w:pPr>
        <w:spacing w:line="360" w:lineRule="auto"/>
        <w:rPr>
          <w:rFonts w:ascii="黑体" w:eastAsia="黑体" w:hAnsi="黑体"/>
          <w:sz w:val="30"/>
          <w:szCs w:val="30"/>
        </w:rPr>
      </w:pPr>
    </w:p>
    <w:p w14:paraId="612C8E82" w14:textId="77777777" w:rsidR="00BC57BC" w:rsidRDefault="00BC57BC" w:rsidP="00BC57BC">
      <w:pPr>
        <w:spacing w:line="360" w:lineRule="auto"/>
        <w:rPr>
          <w:rFonts w:ascii="黑体" w:eastAsia="黑体" w:hAnsi="黑体"/>
          <w:sz w:val="30"/>
          <w:szCs w:val="30"/>
        </w:rPr>
      </w:pPr>
    </w:p>
    <w:p w14:paraId="66183304" w14:textId="77777777" w:rsidR="00BC57BC" w:rsidRDefault="00BC57BC" w:rsidP="00BC57BC">
      <w:pPr>
        <w:spacing w:line="360" w:lineRule="auto"/>
        <w:rPr>
          <w:rFonts w:ascii="黑体" w:eastAsia="黑体" w:hAnsi="黑体"/>
          <w:sz w:val="30"/>
          <w:szCs w:val="30"/>
        </w:rPr>
      </w:pPr>
    </w:p>
    <w:p w14:paraId="0670EA59" w14:textId="77777777" w:rsidR="00BC57BC" w:rsidRDefault="00BC57BC" w:rsidP="00BC57BC">
      <w:pPr>
        <w:spacing w:line="360" w:lineRule="auto"/>
        <w:rPr>
          <w:rFonts w:ascii="黑体" w:eastAsia="黑体" w:hAnsi="黑体"/>
          <w:sz w:val="30"/>
          <w:szCs w:val="30"/>
        </w:rPr>
      </w:pPr>
    </w:p>
    <w:p w14:paraId="5066ECA2" w14:textId="77777777" w:rsidR="00BC57BC" w:rsidRDefault="00BC57BC" w:rsidP="00BC57BC">
      <w:pPr>
        <w:spacing w:line="360" w:lineRule="auto"/>
        <w:rPr>
          <w:rFonts w:ascii="黑体" w:eastAsia="黑体" w:hAnsi="黑体"/>
          <w:sz w:val="30"/>
          <w:szCs w:val="30"/>
        </w:rPr>
      </w:pPr>
    </w:p>
    <w:p w14:paraId="2AD40AF5" w14:textId="77777777" w:rsidR="00BC57BC" w:rsidRDefault="00BC57BC" w:rsidP="00BC57BC">
      <w:pPr>
        <w:spacing w:line="360" w:lineRule="auto"/>
        <w:rPr>
          <w:rFonts w:ascii="黑体" w:eastAsia="黑体" w:hAnsi="黑体"/>
          <w:sz w:val="30"/>
          <w:szCs w:val="30"/>
        </w:rPr>
      </w:pPr>
    </w:p>
    <w:p w14:paraId="7835E81B" w14:textId="77777777" w:rsidR="00BC57BC" w:rsidRDefault="00BC57BC" w:rsidP="00BC57BC">
      <w:pPr>
        <w:spacing w:line="360" w:lineRule="auto"/>
        <w:rPr>
          <w:rFonts w:ascii="黑体" w:eastAsia="黑体" w:hAnsi="黑体"/>
          <w:sz w:val="30"/>
          <w:szCs w:val="30"/>
        </w:rPr>
      </w:pPr>
    </w:p>
    <w:p w14:paraId="3C4623FF" w14:textId="77777777" w:rsidR="00BC57BC" w:rsidRDefault="00BC57BC" w:rsidP="00BC57BC">
      <w:pPr>
        <w:spacing w:line="360" w:lineRule="auto"/>
        <w:rPr>
          <w:rFonts w:ascii="黑体" w:eastAsia="黑体" w:hAnsi="黑体"/>
          <w:sz w:val="30"/>
          <w:szCs w:val="30"/>
        </w:rPr>
      </w:pPr>
    </w:p>
    <w:p w14:paraId="4764D6F8" w14:textId="77777777" w:rsidR="00BC57BC" w:rsidRDefault="00BC57BC" w:rsidP="00BC57BC">
      <w:pPr>
        <w:spacing w:line="360" w:lineRule="auto"/>
        <w:rPr>
          <w:rFonts w:ascii="黑体" w:eastAsia="黑体" w:hAnsi="黑体"/>
          <w:sz w:val="30"/>
          <w:szCs w:val="30"/>
        </w:rPr>
      </w:pPr>
    </w:p>
    <w:p w14:paraId="1281E4CD" w14:textId="77777777" w:rsidR="00BC57BC" w:rsidRDefault="00BC57BC" w:rsidP="00BC57BC">
      <w:pPr>
        <w:spacing w:line="360" w:lineRule="auto"/>
        <w:rPr>
          <w:rFonts w:ascii="黑体" w:eastAsia="黑体" w:hAnsi="黑体"/>
          <w:sz w:val="30"/>
          <w:szCs w:val="30"/>
        </w:rPr>
      </w:pPr>
    </w:p>
    <w:p w14:paraId="776AFBF4" w14:textId="77777777" w:rsidR="00BC57BC" w:rsidRDefault="00BC57BC" w:rsidP="00BC57BC">
      <w:pPr>
        <w:spacing w:line="360" w:lineRule="auto"/>
        <w:rPr>
          <w:rFonts w:ascii="黑体" w:eastAsia="黑体" w:hAnsi="黑体"/>
          <w:sz w:val="30"/>
          <w:szCs w:val="30"/>
        </w:rPr>
      </w:pPr>
    </w:p>
    <w:p w14:paraId="5BC8489C" w14:textId="77777777" w:rsidR="00BC57BC" w:rsidRDefault="00BC57BC" w:rsidP="00BC57BC">
      <w:pPr>
        <w:spacing w:line="360" w:lineRule="auto"/>
        <w:rPr>
          <w:rFonts w:ascii="黑体" w:eastAsia="黑体" w:hAnsi="黑体"/>
          <w:sz w:val="30"/>
          <w:szCs w:val="30"/>
        </w:rPr>
      </w:pPr>
    </w:p>
    <w:p w14:paraId="7F61D555" w14:textId="77777777" w:rsidR="00BC57BC" w:rsidRDefault="00BC57BC" w:rsidP="00BC57BC">
      <w:pPr>
        <w:spacing w:line="360" w:lineRule="auto"/>
        <w:rPr>
          <w:rFonts w:ascii="黑体" w:eastAsia="黑体" w:hAnsi="黑体"/>
          <w:sz w:val="30"/>
          <w:szCs w:val="30"/>
        </w:rPr>
      </w:pPr>
    </w:p>
    <w:p w14:paraId="6F3275D1" w14:textId="77777777" w:rsidR="00BC57BC" w:rsidRDefault="00BC57BC" w:rsidP="00BC57BC">
      <w:pPr>
        <w:spacing w:line="360" w:lineRule="auto"/>
        <w:rPr>
          <w:rFonts w:ascii="黑体" w:eastAsia="黑体" w:hAnsi="黑体"/>
          <w:sz w:val="30"/>
          <w:szCs w:val="30"/>
        </w:rPr>
      </w:pPr>
    </w:p>
    <w:p w14:paraId="686A89E7" w14:textId="77777777" w:rsidR="00BC57BC" w:rsidRDefault="00BC57BC" w:rsidP="00BC57BC">
      <w:pPr>
        <w:spacing w:line="360" w:lineRule="auto"/>
        <w:rPr>
          <w:rFonts w:ascii="黑体" w:eastAsia="黑体" w:hAnsi="黑体"/>
          <w:sz w:val="30"/>
          <w:szCs w:val="30"/>
        </w:rPr>
      </w:pPr>
    </w:p>
    <w:p w14:paraId="64520850" w14:textId="77777777" w:rsidR="00BC57BC" w:rsidRDefault="00BC57BC" w:rsidP="00BC57BC">
      <w:pPr>
        <w:spacing w:line="360" w:lineRule="auto"/>
        <w:rPr>
          <w:rFonts w:ascii="黑体" w:eastAsia="黑体" w:hAnsi="黑体"/>
          <w:sz w:val="30"/>
          <w:szCs w:val="30"/>
        </w:rPr>
      </w:pPr>
    </w:p>
    <w:p w14:paraId="747979D7" w14:textId="77777777" w:rsidR="00BC57BC" w:rsidRDefault="00BC57BC" w:rsidP="00BC57BC">
      <w:pPr>
        <w:spacing w:line="360" w:lineRule="auto"/>
        <w:rPr>
          <w:rFonts w:ascii="黑体" w:eastAsia="黑体" w:hAnsi="黑体"/>
          <w:sz w:val="30"/>
          <w:szCs w:val="30"/>
        </w:rPr>
      </w:pPr>
    </w:p>
    <w:p w14:paraId="15DC2BDE" w14:textId="77777777" w:rsidR="00BC57BC" w:rsidRDefault="00BC57BC" w:rsidP="00BC57BC">
      <w:pPr>
        <w:spacing w:line="360" w:lineRule="auto"/>
        <w:rPr>
          <w:rFonts w:ascii="黑体" w:eastAsia="黑体" w:hAnsi="黑体"/>
          <w:sz w:val="30"/>
          <w:szCs w:val="30"/>
        </w:rPr>
      </w:pPr>
    </w:p>
    <w:p w14:paraId="1A875D66" w14:textId="77777777" w:rsidR="00BC57BC" w:rsidRDefault="00BC57BC" w:rsidP="00BC57BC">
      <w:pPr>
        <w:spacing w:line="360" w:lineRule="auto"/>
        <w:rPr>
          <w:rFonts w:ascii="黑体" w:eastAsia="黑体" w:hAnsi="黑体"/>
          <w:sz w:val="30"/>
          <w:szCs w:val="30"/>
        </w:rPr>
      </w:pPr>
    </w:p>
    <w:p w14:paraId="3F919EF9" w14:textId="3A8BA6B6" w:rsidR="00F71D9D" w:rsidRPr="00D549A1" w:rsidRDefault="00000000" w:rsidP="00825FF1">
      <w:pPr>
        <w:pStyle w:val="1"/>
        <w:jc w:val="center"/>
      </w:pPr>
      <w:bookmarkStart w:id="197" w:name="_Toc219932864"/>
      <w:r w:rsidRPr="006744AC">
        <w:rPr>
          <w:rFonts w:hint="eastAsia"/>
        </w:rPr>
        <w:t>第四章</w:t>
      </w:r>
      <w:r w:rsidRPr="006744AC">
        <w:rPr>
          <w:rFonts w:hint="eastAsia"/>
        </w:rPr>
        <w:t xml:space="preserve"> </w:t>
      </w:r>
      <w:r w:rsidRPr="006744AC">
        <w:rPr>
          <w:rFonts w:hint="eastAsia"/>
        </w:rPr>
        <w:t>模型训练评估与运用</w:t>
      </w:r>
      <w:bookmarkEnd w:id="194"/>
      <w:bookmarkEnd w:id="195"/>
      <w:bookmarkEnd w:id="196"/>
      <w:bookmarkEnd w:id="197"/>
    </w:p>
    <w:p w14:paraId="508C8548" w14:textId="77777777" w:rsidR="00D63202" w:rsidRPr="006744AC" w:rsidRDefault="00000000" w:rsidP="00825FF1">
      <w:pPr>
        <w:pStyle w:val="2"/>
        <w:spacing w:before="240" w:after="120"/>
      </w:pPr>
      <w:bookmarkStart w:id="198" w:name="_Toc219071408"/>
      <w:bookmarkStart w:id="199" w:name="_Toc219053990"/>
      <w:bookmarkStart w:id="200" w:name="_Toc219060402"/>
      <w:bookmarkStart w:id="201" w:name="_Toc219932865"/>
      <w:r w:rsidRPr="006744AC">
        <w:rPr>
          <w:rFonts w:hint="eastAsia"/>
        </w:rPr>
        <w:t>4.1</w:t>
      </w:r>
      <w:r w:rsidRPr="006744AC">
        <w:rPr>
          <w:rFonts w:hint="eastAsia"/>
        </w:rPr>
        <w:t>羽毛球检测：</w:t>
      </w:r>
      <w:r w:rsidRPr="006744AC">
        <w:rPr>
          <w:rFonts w:hint="eastAsia"/>
        </w:rPr>
        <w:t>TrackNetV3_Attention</w:t>
      </w:r>
      <w:bookmarkEnd w:id="198"/>
      <w:bookmarkEnd w:id="199"/>
      <w:bookmarkEnd w:id="200"/>
      <w:bookmarkEnd w:id="201"/>
    </w:p>
    <w:p w14:paraId="39E1F84B" w14:textId="77777777" w:rsidR="00D63202" w:rsidRPr="00BC57BC" w:rsidRDefault="00000000" w:rsidP="00BC57BC">
      <w:pPr>
        <w:spacing w:line="400" w:lineRule="exact"/>
        <w:ind w:firstLineChars="200" w:firstLine="422"/>
        <w:rPr>
          <w:rFonts w:ascii="宋体" w:hAnsi="宋体"/>
          <w:b/>
          <w:bCs/>
        </w:rPr>
      </w:pPr>
      <w:bookmarkStart w:id="202" w:name="_Toc219071409"/>
      <w:r w:rsidRPr="00BC57BC">
        <w:rPr>
          <w:rFonts w:ascii="宋体" w:hAnsi="宋体" w:hint="eastAsia"/>
          <w:b/>
          <w:bCs/>
        </w:rPr>
        <w:t>1.模型运用</w:t>
      </w:r>
      <w:bookmarkEnd w:id="202"/>
    </w:p>
    <w:p w14:paraId="2CFF269F" w14:textId="77777777" w:rsidR="00D63202" w:rsidRPr="00BC57BC" w:rsidRDefault="00000000" w:rsidP="00BC57BC">
      <w:pPr>
        <w:spacing w:afterLines="50" w:after="120" w:line="400" w:lineRule="exact"/>
        <w:ind w:firstLineChars="200" w:firstLine="420"/>
        <w:rPr>
          <w:rFonts w:ascii="宋体" w:hAnsi="宋体"/>
        </w:rPr>
      </w:pPr>
      <w:r w:rsidRPr="00BC57BC">
        <w:rPr>
          <w:rFonts w:ascii="宋体" w:hAnsi="宋体" w:hint="eastAsia"/>
        </w:rPr>
        <w:t>模型定位</w:t>
      </w:r>
    </w:p>
    <w:p w14:paraId="53795F47" w14:textId="77777777" w:rsidR="00D63202" w:rsidRPr="00BC57BC" w:rsidRDefault="00000000" w:rsidP="00BC57BC">
      <w:pPr>
        <w:spacing w:afterLines="50" w:after="120" w:line="400" w:lineRule="exact"/>
        <w:ind w:left="360" w:firstLine="200"/>
        <w:rPr>
          <w:rFonts w:ascii="宋体" w:hAnsi="宋体"/>
        </w:rPr>
      </w:pPr>
      <w:r w:rsidRPr="00BC57BC">
        <w:rPr>
          <w:rFonts w:ascii="宋体" w:hAnsi="宋体" w:hint="eastAsia"/>
        </w:rPr>
        <w:t xml:space="preserve"> 输入若干连续帧，输出每帧的“球位置热力图”，再用阈值+轮廓得到球心坐标，形成轨迹。</w:t>
      </w:r>
    </w:p>
    <w:p w14:paraId="72490580" w14:textId="77777777" w:rsidR="00D63202" w:rsidRPr="00BC57BC" w:rsidRDefault="00000000" w:rsidP="00BC57BC">
      <w:pPr>
        <w:spacing w:afterLines="50" w:after="120" w:line="400" w:lineRule="exact"/>
        <w:ind w:firstLine="200"/>
        <w:rPr>
          <w:rFonts w:ascii="宋体" w:hAnsi="宋体"/>
        </w:rPr>
      </w:pPr>
      <w:r w:rsidRPr="00BC57BC">
        <w:rPr>
          <w:rFonts w:ascii="宋体" w:hAnsi="宋体" w:hint="eastAsia"/>
        </w:rPr>
        <w:t>网络结构（技术实现）</w:t>
      </w:r>
    </w:p>
    <w:p w14:paraId="7664F01D" w14:textId="77777777" w:rsidR="00D63202" w:rsidRPr="00BC57BC" w:rsidRDefault="00000000" w:rsidP="00BC57BC">
      <w:pPr>
        <w:spacing w:afterLines="50" w:after="120" w:line="400" w:lineRule="exact"/>
        <w:ind w:firstLineChars="200" w:firstLine="420"/>
        <w:rPr>
          <w:rFonts w:ascii="宋体" w:hAnsi="宋体"/>
        </w:rPr>
      </w:pPr>
      <w:r w:rsidRPr="00BC57BC">
        <w:rPr>
          <w:rFonts w:ascii="宋体" w:hAnsi="宋体" w:hint="eastAsia"/>
        </w:rPr>
        <w:t>网络定义在 TrackNetAttention.py ：</w:t>
      </w:r>
    </w:p>
    <w:p w14:paraId="195C890A" w14:textId="77777777" w:rsidR="00D63202" w:rsidRPr="00BC57BC" w:rsidRDefault="00000000" w:rsidP="00BC57BC">
      <w:pPr>
        <w:spacing w:afterLines="50" w:after="120" w:line="400" w:lineRule="exact"/>
        <w:ind w:firstLine="200"/>
        <w:rPr>
          <w:rFonts w:ascii="宋体" w:hAnsi="宋体"/>
        </w:rPr>
      </w:pPr>
      <w:r w:rsidRPr="00BC57BC">
        <w:rPr>
          <w:rFonts w:ascii="宋体" w:hAnsi="宋体" w:hint="eastAsia"/>
        </w:rPr>
        <w:t xml:space="preserve">  </w:t>
      </w:r>
      <w:r w:rsidR="00F71D9D" w:rsidRPr="00BC57BC">
        <w:rPr>
          <w:rFonts w:ascii="宋体" w:hAnsi="宋体" w:hint="eastAsia"/>
        </w:rPr>
        <w:t xml:space="preserve">  </w:t>
      </w:r>
      <w:r w:rsidRPr="00BC57BC">
        <w:rPr>
          <w:rFonts w:ascii="宋体" w:hAnsi="宋体" w:hint="eastAsia"/>
        </w:rPr>
        <w:t>U-Net 风格的编码器-解码器（下采样 3 次，上采样 3 次），并通过 skip-connection 拼接多尺度特征。</w:t>
      </w:r>
    </w:p>
    <w:p w14:paraId="0E020BE5" w14:textId="77777777" w:rsidR="00D63202" w:rsidRPr="00BC57BC" w:rsidRDefault="00000000" w:rsidP="00BC57BC">
      <w:pPr>
        <w:spacing w:afterLines="50" w:after="120" w:line="400" w:lineRule="exact"/>
        <w:ind w:firstLine="200"/>
        <w:rPr>
          <w:rFonts w:ascii="宋体" w:hAnsi="宋体"/>
        </w:rPr>
      </w:pPr>
      <w:r w:rsidRPr="00BC57BC">
        <w:rPr>
          <w:rFonts w:ascii="宋体" w:hAnsi="宋体" w:hint="eastAsia"/>
        </w:rPr>
        <w:t>在多处卷积块后插入 CBAM（</w:t>
      </w:r>
      <w:proofErr w:type="spellStart"/>
      <w:r w:rsidRPr="00BC57BC">
        <w:rPr>
          <w:rFonts w:ascii="宋体" w:hAnsi="宋体" w:hint="eastAsia"/>
        </w:rPr>
        <w:t>ChannelAttention</w:t>
      </w:r>
      <w:proofErr w:type="spellEnd"/>
      <w:r w:rsidRPr="00BC57BC">
        <w:rPr>
          <w:rFonts w:ascii="宋体" w:hAnsi="宋体" w:hint="eastAsia"/>
        </w:rPr>
        <w:t xml:space="preserve"> + </w:t>
      </w:r>
      <w:proofErr w:type="spellStart"/>
      <w:r w:rsidRPr="00BC57BC">
        <w:rPr>
          <w:rFonts w:ascii="宋体" w:hAnsi="宋体" w:hint="eastAsia"/>
        </w:rPr>
        <w:t>SpatialAttention</w:t>
      </w:r>
      <w:proofErr w:type="spellEnd"/>
      <w:r w:rsidRPr="00BC57BC">
        <w:rPr>
          <w:rFonts w:ascii="宋体" w:hAnsi="宋体" w:hint="eastAsia"/>
        </w:rPr>
        <w:t>），即 CBAM(64/128/256/512/...) ，用于强化“像素级小目标”（球）特征。</w:t>
      </w:r>
    </w:p>
    <w:p w14:paraId="7F8EF9B3" w14:textId="77777777" w:rsidR="00D63202" w:rsidRPr="00BC57BC" w:rsidRDefault="00000000" w:rsidP="00BC57BC">
      <w:pPr>
        <w:spacing w:afterLines="50" w:after="120" w:line="400" w:lineRule="exact"/>
        <w:ind w:firstLineChars="200" w:firstLine="420"/>
        <w:rPr>
          <w:rFonts w:ascii="宋体" w:hAnsi="宋体"/>
        </w:rPr>
      </w:pPr>
      <w:r w:rsidRPr="00BC57BC">
        <w:rPr>
          <w:rFonts w:ascii="宋体" w:hAnsi="宋体" w:hint="eastAsia"/>
        </w:rPr>
        <w:t>输出层 Conv2d(64→3, 1x1) + sigmoid ，输出通道数为 3（对应序列中 3 帧的概率图）。</w:t>
      </w:r>
    </w:p>
    <w:p w14:paraId="2B0E39FF" w14:textId="77777777" w:rsidR="00D63202" w:rsidRPr="00BC57BC" w:rsidRDefault="00000000" w:rsidP="00BC57BC">
      <w:pPr>
        <w:spacing w:afterLines="50" w:after="120" w:line="400" w:lineRule="exact"/>
        <w:ind w:firstLineChars="200" w:firstLine="420"/>
        <w:rPr>
          <w:rFonts w:ascii="宋体" w:hAnsi="宋体"/>
        </w:rPr>
      </w:pPr>
      <w:r w:rsidRPr="00BC57BC">
        <w:rPr>
          <w:rFonts w:ascii="宋体" w:hAnsi="宋体" w:hint="eastAsia"/>
        </w:rPr>
        <w:t>输入输出与预处理</w:t>
      </w:r>
    </w:p>
    <w:p w14:paraId="5BD3A9C0" w14:textId="77777777" w:rsidR="00D63202" w:rsidRPr="00BC57BC" w:rsidRDefault="00000000" w:rsidP="00BC57BC">
      <w:pPr>
        <w:spacing w:afterLines="50" w:after="120" w:line="400" w:lineRule="exact"/>
        <w:ind w:firstLineChars="200" w:firstLine="420"/>
        <w:rPr>
          <w:rFonts w:ascii="宋体" w:hAnsi="宋体"/>
        </w:rPr>
      </w:pPr>
      <w:r w:rsidRPr="00BC57BC">
        <w:rPr>
          <w:rFonts w:ascii="宋体" w:hAnsi="宋体" w:hint="eastAsia"/>
        </w:rPr>
        <w:t>推理在 ball_detect.py ：</w:t>
      </w:r>
    </w:p>
    <w:p w14:paraId="62241AD7" w14:textId="77777777" w:rsidR="00D63202" w:rsidRPr="00BC57BC" w:rsidRDefault="00000000" w:rsidP="00BC57BC">
      <w:pPr>
        <w:spacing w:afterLines="50" w:after="120" w:line="400" w:lineRule="exact"/>
        <w:ind w:firstLine="200"/>
        <w:rPr>
          <w:rFonts w:ascii="宋体" w:hAnsi="宋体"/>
        </w:rPr>
      </w:pPr>
      <w:r w:rsidRPr="00BC57BC">
        <w:rPr>
          <w:rFonts w:ascii="宋体" w:hAnsi="宋体" w:hint="eastAsia"/>
        </w:rPr>
        <w:t xml:space="preserve">  </w:t>
      </w:r>
      <w:r w:rsidR="00F71D9D" w:rsidRPr="00BC57BC">
        <w:rPr>
          <w:rFonts w:ascii="宋体" w:hAnsi="宋体" w:hint="eastAsia"/>
        </w:rPr>
        <w:t xml:space="preserve">  </w:t>
      </w:r>
      <w:r w:rsidRPr="00BC57BC">
        <w:rPr>
          <w:rFonts w:ascii="宋体" w:hAnsi="宋体" w:hint="eastAsia"/>
        </w:rPr>
        <w:t xml:space="preserve">读取视频按 </w:t>
      </w:r>
      <w:proofErr w:type="spellStart"/>
      <w:r w:rsidRPr="00BC57BC">
        <w:rPr>
          <w:rFonts w:ascii="宋体" w:hAnsi="宋体" w:hint="eastAsia"/>
        </w:rPr>
        <w:t>num_frames</w:t>
      </w:r>
      <w:proofErr w:type="spellEnd"/>
      <w:r w:rsidRPr="00BC57BC">
        <w:rPr>
          <w:rFonts w:ascii="宋体" w:hAnsi="宋体" w:hint="eastAsia"/>
        </w:rPr>
        <w:t xml:space="preserve"> </w:t>
      </w:r>
      <w:proofErr w:type="gramStart"/>
      <w:r w:rsidRPr="00BC57BC">
        <w:rPr>
          <w:rFonts w:ascii="宋体" w:hAnsi="宋体" w:hint="eastAsia"/>
        </w:rPr>
        <w:t>取连续帧</w:t>
      </w:r>
      <w:proofErr w:type="gramEnd"/>
      <w:r w:rsidRPr="00BC57BC">
        <w:rPr>
          <w:rFonts w:ascii="宋体" w:hAnsi="宋体" w:hint="eastAsia"/>
        </w:rPr>
        <w:t xml:space="preserve">（当前网络第一层固定 Conv(9→64) ，意味着设计上是 3 帧 RGB 拼接 = 9 通道；见 </w:t>
      </w:r>
      <w:proofErr w:type="spellStart"/>
      <w:r w:rsidRPr="00BC57BC">
        <w:rPr>
          <w:rFonts w:ascii="宋体" w:hAnsi="宋体" w:hint="eastAsia"/>
        </w:rPr>
        <w:t>TrackNetAttention</w:t>
      </w:r>
      <w:proofErr w:type="spellEnd"/>
      <w:r w:rsidRPr="00BC57BC">
        <w:rPr>
          <w:rFonts w:ascii="宋体" w:hAnsi="宋体" w:hint="eastAsia"/>
        </w:rPr>
        <w:t xml:space="preserve">. </w:t>
      </w:r>
      <w:proofErr w:type="spellStart"/>
      <w:r w:rsidRPr="00BC57BC">
        <w:rPr>
          <w:rFonts w:ascii="宋体" w:hAnsi="宋体" w:hint="eastAsia"/>
        </w:rPr>
        <w:t>init</w:t>
      </w:r>
      <w:proofErr w:type="spellEnd"/>
      <w:r w:rsidRPr="00BC57BC">
        <w:rPr>
          <w:rFonts w:ascii="宋体" w:hAnsi="宋体" w:hint="eastAsia"/>
        </w:rPr>
        <w:t xml:space="preserve"> ）。</w:t>
      </w:r>
    </w:p>
    <w:p w14:paraId="1E26A01F" w14:textId="77777777" w:rsidR="00D63202" w:rsidRPr="00BC57BC" w:rsidRDefault="00000000" w:rsidP="00BC57BC">
      <w:pPr>
        <w:spacing w:afterLines="50" w:after="120" w:line="400" w:lineRule="exact"/>
        <w:ind w:firstLineChars="200" w:firstLine="420"/>
        <w:rPr>
          <w:rFonts w:ascii="宋体" w:hAnsi="宋体"/>
        </w:rPr>
      </w:pPr>
      <w:r w:rsidRPr="00BC57BC">
        <w:rPr>
          <w:rFonts w:ascii="宋体" w:hAnsi="宋体" w:hint="eastAsia"/>
        </w:rPr>
        <w:t>每帧转 RGB→</w:t>
      </w:r>
      <w:proofErr w:type="spellStart"/>
      <w:r w:rsidRPr="00BC57BC">
        <w:rPr>
          <w:rFonts w:ascii="宋体" w:hAnsi="宋体" w:hint="eastAsia"/>
        </w:rPr>
        <w:t>ToTensor</w:t>
      </w:r>
      <w:proofErr w:type="spellEnd"/>
      <w:r w:rsidRPr="00BC57BC">
        <w:rPr>
          <w:rFonts w:ascii="宋体" w:hAnsi="宋体" w:hint="eastAsia"/>
        </w:rPr>
        <w:t>→resize 到 (288, 512) ，再把</w:t>
      </w:r>
      <w:proofErr w:type="gramStart"/>
      <w:r w:rsidRPr="00BC57BC">
        <w:rPr>
          <w:rFonts w:ascii="宋体" w:hAnsi="宋体" w:hint="eastAsia"/>
        </w:rPr>
        <w:t>多帧在通道</w:t>
      </w:r>
      <w:proofErr w:type="gramEnd"/>
      <w:r w:rsidRPr="00BC57BC">
        <w:rPr>
          <w:rFonts w:ascii="宋体" w:hAnsi="宋体" w:hint="eastAsia"/>
        </w:rPr>
        <w:t xml:space="preserve">维 </w:t>
      </w:r>
      <w:proofErr w:type="spellStart"/>
      <w:r w:rsidRPr="00BC57BC">
        <w:rPr>
          <w:rFonts w:ascii="宋体" w:hAnsi="宋体" w:hint="eastAsia"/>
        </w:rPr>
        <w:t>concat</w:t>
      </w:r>
      <w:proofErr w:type="spellEnd"/>
      <w:r w:rsidRPr="00BC57BC">
        <w:rPr>
          <w:rFonts w:ascii="宋体" w:hAnsi="宋体" w:hint="eastAsia"/>
        </w:rPr>
        <w:t xml:space="preserve"> 成 (1, 9, 288, 512) 输入模型。</w:t>
      </w:r>
    </w:p>
    <w:p w14:paraId="4AD97BF6" w14:textId="77777777" w:rsidR="00D63202" w:rsidRPr="00BC57BC" w:rsidRDefault="00000000" w:rsidP="00BC57BC">
      <w:pPr>
        <w:spacing w:afterLines="50" w:after="120" w:line="400" w:lineRule="exact"/>
        <w:ind w:firstLineChars="200" w:firstLine="420"/>
        <w:rPr>
          <w:rFonts w:ascii="宋体" w:hAnsi="宋体"/>
        </w:rPr>
      </w:pPr>
      <w:r w:rsidRPr="00BC57BC">
        <w:rPr>
          <w:rFonts w:ascii="宋体" w:hAnsi="宋体" w:hint="eastAsia"/>
        </w:rPr>
        <w:t>后处理（从热力图到坐标）</w:t>
      </w:r>
    </w:p>
    <w:p w14:paraId="147556C6" w14:textId="77777777" w:rsidR="00D63202" w:rsidRPr="00BC57BC" w:rsidRDefault="00000000" w:rsidP="00BC57BC">
      <w:pPr>
        <w:spacing w:afterLines="50" w:after="120" w:line="400" w:lineRule="exact"/>
        <w:ind w:firstLineChars="200" w:firstLine="420"/>
        <w:rPr>
          <w:rFonts w:ascii="宋体" w:hAnsi="宋体"/>
        </w:rPr>
      </w:pPr>
      <w:r w:rsidRPr="00BC57BC">
        <w:rPr>
          <w:rFonts w:ascii="宋体" w:hAnsi="宋体" w:hint="eastAsia"/>
        </w:rPr>
        <w:t>模型输出 (1, 3, H, W) ，对每个通道做 pred &gt; threshold 二值化，再 resize 回原视频尺寸。</w:t>
      </w:r>
    </w:p>
    <w:p w14:paraId="748EAB90" w14:textId="77777777" w:rsidR="00D63202" w:rsidRPr="00BC57BC" w:rsidRDefault="00000000" w:rsidP="00BC57BC">
      <w:pPr>
        <w:spacing w:afterLines="50" w:after="120" w:line="400" w:lineRule="exact"/>
        <w:ind w:firstLineChars="200" w:firstLine="420"/>
        <w:rPr>
          <w:rFonts w:ascii="宋体" w:hAnsi="宋体"/>
        </w:rPr>
      </w:pPr>
      <w:proofErr w:type="spellStart"/>
      <w:r w:rsidRPr="00BC57BC">
        <w:rPr>
          <w:rFonts w:ascii="宋体" w:hAnsi="宋体" w:hint="eastAsia"/>
        </w:rPr>
        <w:t>findContours</w:t>
      </w:r>
      <w:proofErr w:type="spellEnd"/>
      <w:r w:rsidRPr="00BC57BC">
        <w:rPr>
          <w:rFonts w:ascii="宋体" w:hAnsi="宋体" w:hint="eastAsia"/>
        </w:rPr>
        <w:t xml:space="preserve"> 找连通区域，取最大面积框的中心作为 (</w:t>
      </w:r>
      <w:proofErr w:type="spellStart"/>
      <w:r w:rsidRPr="00BC57BC">
        <w:rPr>
          <w:rFonts w:ascii="宋体" w:hAnsi="宋体" w:hint="eastAsia"/>
        </w:rPr>
        <w:t>x,y</w:t>
      </w:r>
      <w:proofErr w:type="spellEnd"/>
      <w:r w:rsidRPr="00BC57BC">
        <w:rPr>
          <w:rFonts w:ascii="宋体" w:hAnsi="宋体" w:hint="eastAsia"/>
        </w:rPr>
        <w:t>) ；若无候选或全 0，则记为不可见 visible=0 。（实现见 ball_detect.py ）</w:t>
      </w:r>
    </w:p>
    <w:p w14:paraId="2058B803" w14:textId="77777777" w:rsidR="00D63202" w:rsidRPr="00BC57BC" w:rsidRDefault="00000000" w:rsidP="00BC57BC">
      <w:pPr>
        <w:spacing w:afterLines="50" w:after="120" w:line="400" w:lineRule="exact"/>
        <w:ind w:firstLineChars="200" w:firstLine="420"/>
        <w:rPr>
          <w:rFonts w:ascii="宋体" w:hAnsi="宋体"/>
        </w:rPr>
      </w:pPr>
      <w:r w:rsidRPr="00BC57BC">
        <w:rPr>
          <w:rFonts w:ascii="宋体" w:hAnsi="宋体" w:hint="eastAsia"/>
        </w:rPr>
        <w:t>轨迹去噪（关键工程点）</w:t>
      </w:r>
    </w:p>
    <w:p w14:paraId="069818F2" w14:textId="77777777" w:rsidR="00D63202" w:rsidRPr="00BC57BC" w:rsidRDefault="00000000" w:rsidP="00BC57BC">
      <w:pPr>
        <w:spacing w:afterLines="50" w:after="120" w:line="400" w:lineRule="exact"/>
        <w:ind w:firstLineChars="200" w:firstLine="420"/>
        <w:rPr>
          <w:rFonts w:ascii="宋体" w:hAnsi="宋体"/>
        </w:rPr>
      </w:pPr>
      <w:proofErr w:type="spellStart"/>
      <w:r w:rsidRPr="00BC57BC">
        <w:rPr>
          <w:rFonts w:ascii="宋体" w:hAnsi="宋体" w:hint="eastAsia"/>
        </w:rPr>
        <w:t>ball_detect</w:t>
      </w:r>
      <w:proofErr w:type="spellEnd"/>
      <w:r w:rsidRPr="00BC57BC">
        <w:rPr>
          <w:rFonts w:ascii="宋体" w:hAnsi="宋体" w:hint="eastAsia"/>
        </w:rPr>
        <w:t xml:space="preserve"> 结束后会自动把 </w:t>
      </w:r>
      <w:proofErr w:type="spellStart"/>
      <w:r w:rsidRPr="00BC57BC">
        <w:rPr>
          <w:rFonts w:ascii="宋体" w:hAnsi="宋体" w:hint="eastAsia"/>
        </w:rPr>
        <w:t>loca_info</w:t>
      </w:r>
      <w:proofErr w:type="spellEnd"/>
      <w:r w:rsidRPr="00BC57BC">
        <w:rPr>
          <w:rFonts w:ascii="宋体" w:hAnsi="宋体" w:hint="eastAsia"/>
        </w:rPr>
        <w:t>/*.</w:t>
      </w:r>
      <w:proofErr w:type="spellStart"/>
      <w:r w:rsidRPr="00BC57BC">
        <w:rPr>
          <w:rFonts w:ascii="宋体" w:hAnsi="宋体" w:hint="eastAsia"/>
        </w:rPr>
        <w:t>json</w:t>
      </w:r>
      <w:proofErr w:type="spellEnd"/>
      <w:r w:rsidRPr="00BC57BC">
        <w:rPr>
          <w:rFonts w:ascii="宋体" w:hAnsi="宋体" w:hint="eastAsia"/>
        </w:rPr>
        <w:t xml:space="preserve"> 进行轨迹平滑输出到 </w:t>
      </w:r>
      <w:proofErr w:type="spellStart"/>
      <w:r w:rsidRPr="00BC57BC">
        <w:rPr>
          <w:rFonts w:ascii="宋体" w:hAnsi="宋体" w:hint="eastAsia"/>
        </w:rPr>
        <w:t>loca_info_denoise</w:t>
      </w:r>
      <w:proofErr w:type="spellEnd"/>
      <w:r w:rsidRPr="00BC57BC">
        <w:rPr>
          <w:rFonts w:ascii="宋体" w:hAnsi="宋体" w:hint="eastAsia"/>
        </w:rPr>
        <w:t>/ ：见 ball_detect.py 。</w:t>
      </w:r>
    </w:p>
    <w:p w14:paraId="1401A4D4" w14:textId="77777777" w:rsidR="00D63202" w:rsidRPr="00BC57BC" w:rsidRDefault="00000000" w:rsidP="00BC57BC">
      <w:pPr>
        <w:spacing w:afterLines="50" w:after="120" w:line="400" w:lineRule="exact"/>
        <w:ind w:firstLineChars="200" w:firstLine="420"/>
        <w:rPr>
          <w:rFonts w:ascii="宋体" w:hAnsi="宋体"/>
        </w:rPr>
      </w:pPr>
      <w:proofErr w:type="gramStart"/>
      <w:r w:rsidRPr="00BC57BC">
        <w:rPr>
          <w:rFonts w:ascii="宋体" w:hAnsi="宋体" w:hint="eastAsia"/>
        </w:rPr>
        <w:t>去噪实现</w:t>
      </w:r>
      <w:proofErr w:type="gramEnd"/>
      <w:r w:rsidRPr="00BC57BC">
        <w:rPr>
          <w:rFonts w:ascii="宋体" w:hAnsi="宋体" w:hint="eastAsia"/>
        </w:rPr>
        <w:t>为：</w:t>
      </w:r>
    </w:p>
    <w:p w14:paraId="1E1D133D" w14:textId="77777777" w:rsidR="00D63202" w:rsidRPr="00BC57BC" w:rsidRDefault="00000000" w:rsidP="00BC57BC">
      <w:pPr>
        <w:spacing w:afterLines="50" w:after="120" w:line="400" w:lineRule="exact"/>
        <w:ind w:firstLine="200"/>
        <w:rPr>
          <w:rFonts w:ascii="宋体" w:hAnsi="宋体"/>
        </w:rPr>
      </w:pPr>
      <w:r w:rsidRPr="00BC57BC">
        <w:rPr>
          <w:rFonts w:ascii="宋体" w:hAnsi="宋体" w:hint="eastAsia"/>
        </w:rPr>
        <w:t xml:space="preserve"> </w:t>
      </w:r>
      <w:r w:rsidR="00F71D9D" w:rsidRPr="00BC57BC">
        <w:rPr>
          <w:rFonts w:ascii="宋体" w:hAnsi="宋体" w:hint="eastAsia"/>
        </w:rPr>
        <w:t xml:space="preserve">   </w:t>
      </w:r>
      <w:proofErr w:type="gramStart"/>
      <w:r w:rsidRPr="00BC57BC">
        <w:rPr>
          <w:rFonts w:ascii="宋体" w:hAnsi="宋体" w:hint="eastAsia"/>
        </w:rPr>
        <w:t>先用帧间位移</w:t>
      </w:r>
      <w:proofErr w:type="gramEnd"/>
      <w:r w:rsidRPr="00BC57BC">
        <w:rPr>
          <w:rFonts w:ascii="宋体" w:hAnsi="宋体" w:hint="eastAsia"/>
        </w:rPr>
        <w:t xml:space="preserve">阈值（如 </w:t>
      </w:r>
      <w:proofErr w:type="spellStart"/>
      <w:r w:rsidRPr="00BC57BC">
        <w:rPr>
          <w:rFonts w:ascii="宋体" w:hAnsi="宋体" w:hint="eastAsia"/>
        </w:rPr>
        <w:t>pre_dif</w:t>
      </w:r>
      <w:proofErr w:type="spellEnd"/>
      <w:r w:rsidRPr="00BC57BC">
        <w:rPr>
          <w:rFonts w:ascii="宋体" w:hAnsi="宋体" w:hint="eastAsia"/>
        </w:rPr>
        <w:t>&gt;=100 ）把疑似跳变点置零（当作 missing），见 denoise.py 。</w:t>
      </w:r>
    </w:p>
    <w:p w14:paraId="5C77C3CE" w14:textId="77777777" w:rsidR="00D63202" w:rsidRPr="00BC57BC" w:rsidRDefault="00000000" w:rsidP="00BC57BC">
      <w:pPr>
        <w:spacing w:afterLines="50" w:after="120" w:line="400" w:lineRule="exact"/>
        <w:ind w:firstLineChars="200" w:firstLine="420"/>
        <w:rPr>
          <w:rFonts w:ascii="宋体" w:hAnsi="宋体"/>
        </w:rPr>
      </w:pPr>
      <w:r w:rsidRPr="00BC57BC">
        <w:rPr>
          <w:rFonts w:ascii="宋体" w:hAnsi="宋体" w:hint="eastAsia"/>
        </w:rPr>
        <w:lastRenderedPageBreak/>
        <w:t xml:space="preserve">再用 </w:t>
      </w:r>
      <w:proofErr w:type="spellStart"/>
      <w:r w:rsidRPr="00BC57BC">
        <w:rPr>
          <w:rFonts w:ascii="宋体" w:hAnsi="宋体" w:hint="eastAsia"/>
        </w:rPr>
        <w:t>KalmanTrajectorySmoother</w:t>
      </w:r>
      <w:proofErr w:type="spellEnd"/>
      <w:r w:rsidRPr="00BC57BC">
        <w:rPr>
          <w:rFonts w:ascii="宋体" w:hAnsi="宋体" w:hint="eastAsia"/>
        </w:rPr>
        <w:t xml:space="preserve"> 做卡尔</w:t>
      </w:r>
      <w:proofErr w:type="gramStart"/>
      <w:r w:rsidRPr="00BC57BC">
        <w:rPr>
          <w:rFonts w:ascii="宋体" w:hAnsi="宋体" w:hint="eastAsia"/>
        </w:rPr>
        <w:t>曼</w:t>
      </w:r>
      <w:proofErr w:type="gramEnd"/>
      <w:r w:rsidRPr="00BC57BC">
        <w:rPr>
          <w:rFonts w:ascii="宋体" w:hAnsi="宋体" w:hint="eastAsia"/>
        </w:rPr>
        <w:t xml:space="preserve">平滑与 gap 填补（ </w:t>
      </w:r>
      <w:proofErr w:type="spellStart"/>
      <w:r w:rsidRPr="00BC57BC">
        <w:rPr>
          <w:rFonts w:ascii="宋体" w:hAnsi="宋体" w:hint="eastAsia"/>
        </w:rPr>
        <w:t>max_gap</w:t>
      </w:r>
      <w:proofErr w:type="spellEnd"/>
      <w:r w:rsidRPr="00BC57BC">
        <w:rPr>
          <w:rFonts w:ascii="宋体" w:hAnsi="宋体" w:hint="eastAsia"/>
        </w:rPr>
        <w:t>=8 等），见 denoise.py 。</w:t>
      </w:r>
    </w:p>
    <w:p w14:paraId="799F9BF6" w14:textId="77777777" w:rsidR="00D63202" w:rsidRPr="00BC57BC" w:rsidRDefault="00000000" w:rsidP="00BC57BC">
      <w:pPr>
        <w:spacing w:line="400" w:lineRule="exact"/>
        <w:ind w:firstLineChars="200" w:firstLine="420"/>
        <w:rPr>
          <w:rFonts w:ascii="宋体" w:hAnsi="宋体"/>
        </w:rPr>
      </w:pPr>
      <w:bookmarkStart w:id="203" w:name="_Toc219071410"/>
      <w:r w:rsidRPr="00BC57BC">
        <w:rPr>
          <w:rFonts w:ascii="宋体" w:hAnsi="宋体" w:hint="eastAsia"/>
        </w:rPr>
        <w:t>2.实际效果</w:t>
      </w:r>
      <w:bookmarkEnd w:id="203"/>
    </w:p>
    <w:p w14:paraId="7B2F1C4F" w14:textId="0C1C5DD2" w:rsidR="00D63202" w:rsidRPr="00BC57BC" w:rsidRDefault="00BC57BC" w:rsidP="00BC57BC">
      <w:pPr>
        <w:spacing w:afterLines="50" w:after="120" w:line="400" w:lineRule="exact"/>
        <w:ind w:firstLine="420"/>
        <w:rPr>
          <w:rFonts w:ascii="宋体" w:hAnsi="宋体"/>
          <w:b/>
          <w:bCs/>
        </w:rPr>
      </w:pPr>
      <w:r w:rsidRPr="00BC57BC">
        <w:rPr>
          <w:rFonts w:ascii="宋体" w:hAnsi="宋体"/>
          <w:b/>
          <w:bCs/>
          <w:noProof/>
        </w:rPr>
        <w:drawing>
          <wp:anchor distT="0" distB="0" distL="114300" distR="114300" simplePos="0" relativeHeight="251653120" behindDoc="0" locked="0" layoutInCell="1" allowOverlap="1" wp14:anchorId="754B7F5C" wp14:editId="5FED24B5">
            <wp:simplePos x="0" y="0"/>
            <wp:positionH relativeFrom="column">
              <wp:posOffset>180340</wp:posOffset>
            </wp:positionH>
            <wp:positionV relativeFrom="paragraph">
              <wp:posOffset>434975</wp:posOffset>
            </wp:positionV>
            <wp:extent cx="5614035" cy="2105025"/>
            <wp:effectExtent l="0" t="0" r="0" b="0"/>
            <wp:wrapTopAndBottom/>
            <wp:docPr id="24"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4"/>
                    <pic:cNvPicPr>
                      <a:picLocks noChangeAspect="1" noChangeArrowheads="1"/>
                    </pic:cNvPicPr>
                  </pic:nvPicPr>
                  <pic:blipFill>
                    <a:blip r:embed="rId27" r:link="rId28" cstate="print">
                      <a:extLst>
                        <a:ext uri="{28A0092B-C50C-407E-A947-70E740481C1C}">
                          <a14:useLocalDpi xmlns:a14="http://schemas.microsoft.com/office/drawing/2010/main" val="0"/>
                        </a:ext>
                      </a:extLst>
                    </a:blip>
                    <a:srcRect/>
                    <a:stretch>
                      <a:fillRect/>
                    </a:stretch>
                  </pic:blipFill>
                  <pic:spPr bwMode="auto">
                    <a:xfrm>
                      <a:off x="0" y="0"/>
                      <a:ext cx="5614035" cy="2105025"/>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gramStart"/>
      <w:r w:rsidR="004B1BDF" w:rsidRPr="00BC57BC">
        <w:rPr>
          <w:rFonts w:ascii="宋体" w:hAnsi="宋体" w:hint="eastAsia"/>
          <w:b/>
          <w:bCs/>
        </w:rPr>
        <w:t>逐帧位移</w:t>
      </w:r>
      <w:proofErr w:type="gramEnd"/>
      <w:r w:rsidR="004B1BDF" w:rsidRPr="00BC57BC">
        <w:rPr>
          <w:rFonts w:ascii="宋体" w:hAnsi="宋体" w:hint="eastAsia"/>
          <w:b/>
          <w:bCs/>
        </w:rPr>
        <w:t>（</w:t>
      </w:r>
      <w:proofErr w:type="gramStart"/>
      <w:r w:rsidR="004B1BDF" w:rsidRPr="00BC57BC">
        <w:rPr>
          <w:rFonts w:ascii="宋体" w:hAnsi="宋体" w:hint="eastAsia"/>
          <w:b/>
          <w:bCs/>
        </w:rPr>
        <w:t>看跳变</w:t>
      </w:r>
      <w:proofErr w:type="gramEnd"/>
      <w:r w:rsidR="004B1BDF" w:rsidRPr="00BC57BC">
        <w:rPr>
          <w:rFonts w:ascii="宋体" w:hAnsi="宋体" w:hint="eastAsia"/>
          <w:b/>
          <w:bCs/>
        </w:rPr>
        <w:t>/离群点）</w:t>
      </w:r>
    </w:p>
    <w:p w14:paraId="595DEAEC" w14:textId="49D85AB3" w:rsidR="00D63202" w:rsidRDefault="00000000" w:rsidP="00BC57BC">
      <w:pPr>
        <w:spacing w:afterLines="50" w:after="120"/>
        <w:jc w:val="center"/>
        <w:rPr>
          <w:b/>
          <w:bCs/>
        </w:rPr>
      </w:pPr>
      <w:r>
        <w:rPr>
          <w:rFonts w:ascii="宋体" w:hAnsi="宋体" w:hint="eastAsia"/>
          <w:sz w:val="18"/>
          <w:szCs w:val="18"/>
        </w:rPr>
        <w:t xml:space="preserve">图4—1  </w:t>
      </w:r>
      <w:proofErr w:type="gramStart"/>
      <w:r>
        <w:rPr>
          <w:rFonts w:hint="eastAsia"/>
          <w:b/>
          <w:bCs/>
          <w:sz w:val="18"/>
          <w:szCs w:val="18"/>
        </w:rPr>
        <w:t>逐帧位移</w:t>
      </w:r>
      <w:proofErr w:type="gramEnd"/>
    </w:p>
    <w:p w14:paraId="030A530E" w14:textId="77777777" w:rsidR="00D63202" w:rsidRPr="00BC57BC" w:rsidRDefault="00000000" w:rsidP="00BC57BC">
      <w:pPr>
        <w:numPr>
          <w:ilvl w:val="0"/>
          <w:numId w:val="111"/>
        </w:numPr>
        <w:tabs>
          <w:tab w:val="left" w:pos="720"/>
        </w:tabs>
        <w:spacing w:line="400" w:lineRule="exact"/>
        <w:ind w:firstLineChars="200" w:firstLine="422"/>
        <w:rPr>
          <w:rFonts w:ascii="宋体" w:hAnsi="宋体"/>
        </w:rPr>
      </w:pPr>
      <w:r w:rsidRPr="00BC57BC">
        <w:rPr>
          <w:rFonts w:ascii="宋体" w:hAnsi="宋体"/>
          <w:b/>
          <w:bCs/>
        </w:rPr>
        <w:t>存在显著离群点/跳变</w:t>
      </w:r>
      <w:r w:rsidRPr="00BC57BC">
        <w:rPr>
          <w:rFonts w:ascii="宋体" w:hAnsi="宋体"/>
        </w:rPr>
        <w:t>： 数据并非平滑变化，而是在大部分时间接近0的情况下，在</w:t>
      </w:r>
      <w:r w:rsidRPr="00BC57BC">
        <w:rPr>
          <w:rFonts w:ascii="宋体" w:hAnsi="宋体"/>
          <w:b/>
          <w:bCs/>
        </w:rPr>
        <w:t>特定时间点</w:t>
      </w:r>
      <w:r w:rsidRPr="00BC57BC">
        <w:rPr>
          <w:rFonts w:ascii="宋体" w:hAnsi="宋体"/>
        </w:rPr>
        <w:t>（如 ~1.5s, ~4.5s, ~6.5s, ~9s, ~12s, ~14.5s 及之后密集出现）出现了</w:t>
      </w:r>
      <w:r w:rsidRPr="00BC57BC">
        <w:rPr>
          <w:rFonts w:ascii="宋体" w:hAnsi="宋体"/>
          <w:b/>
          <w:bCs/>
        </w:rPr>
        <w:t>非常尖锐且高幅的峰值</w:t>
      </w:r>
      <w:r w:rsidRPr="00BC57BC">
        <w:rPr>
          <w:rFonts w:ascii="宋体" w:hAnsi="宋体"/>
        </w:rPr>
        <w:t>。这些就是典型的“跳变”或“离群点”。</w:t>
      </w:r>
    </w:p>
    <w:p w14:paraId="3E20E21B" w14:textId="77777777" w:rsidR="00D63202" w:rsidRPr="00BC57BC" w:rsidRDefault="00000000" w:rsidP="00BC57BC">
      <w:pPr>
        <w:numPr>
          <w:ilvl w:val="0"/>
          <w:numId w:val="111"/>
        </w:numPr>
        <w:tabs>
          <w:tab w:val="left" w:pos="720"/>
        </w:tabs>
        <w:spacing w:line="400" w:lineRule="exact"/>
        <w:ind w:firstLineChars="200" w:firstLine="422"/>
        <w:rPr>
          <w:rFonts w:ascii="宋体" w:hAnsi="宋体"/>
        </w:rPr>
      </w:pPr>
      <w:r w:rsidRPr="00BC57BC">
        <w:rPr>
          <w:rFonts w:ascii="宋体" w:hAnsi="宋体"/>
          <w:b/>
          <w:bCs/>
        </w:rPr>
        <w:t>降噪效果有限</w:t>
      </w:r>
      <w:r w:rsidRPr="00BC57BC">
        <w:rPr>
          <w:rFonts w:ascii="宋体" w:hAnsi="宋体"/>
        </w:rPr>
        <w:t>： 虽然黄色的“denoise”曲线比青色的“raw”曲线看起来稍微平滑一点，但</w:t>
      </w:r>
      <w:r w:rsidRPr="00BC57BC">
        <w:rPr>
          <w:rFonts w:ascii="宋体" w:hAnsi="宋体"/>
          <w:b/>
          <w:bCs/>
        </w:rPr>
        <w:t>所有主要的离群点在降噪后的数据中依然清晰可见</w:t>
      </w:r>
      <w:r w:rsidRPr="00BC57BC">
        <w:rPr>
          <w:rFonts w:ascii="宋体" w:hAnsi="宋体"/>
        </w:rPr>
        <w:t>。这表明所使用的降噪方法未能有效滤除这些异常值，它们很可能是由真实的、剧烈的运动或追踪错误导致的。</w:t>
      </w:r>
    </w:p>
    <w:p w14:paraId="0E8EEB1F" w14:textId="77777777" w:rsidR="00D63202" w:rsidRPr="00BC57BC" w:rsidRDefault="00000000" w:rsidP="00BC57BC">
      <w:pPr>
        <w:numPr>
          <w:ilvl w:val="0"/>
          <w:numId w:val="111"/>
        </w:numPr>
        <w:tabs>
          <w:tab w:val="left" w:pos="720"/>
        </w:tabs>
        <w:spacing w:line="400" w:lineRule="exact"/>
        <w:ind w:firstLineChars="200" w:firstLine="422"/>
        <w:rPr>
          <w:rFonts w:ascii="宋体" w:hAnsi="宋体"/>
        </w:rPr>
      </w:pPr>
      <w:r w:rsidRPr="00BC57BC">
        <w:rPr>
          <w:rFonts w:ascii="宋体" w:hAnsi="宋体"/>
          <w:b/>
          <w:bCs/>
        </w:rPr>
        <w:t>数据模式</w:t>
      </w:r>
      <w:r w:rsidRPr="00BC57BC">
        <w:rPr>
          <w:rFonts w:ascii="宋体" w:hAnsi="宋体"/>
        </w:rPr>
        <w:t>： 在12秒之前，跳变是偶发的；而在14.5秒之后，跳</w:t>
      </w:r>
      <w:proofErr w:type="gramStart"/>
      <w:r w:rsidRPr="00BC57BC">
        <w:rPr>
          <w:rFonts w:ascii="宋体" w:hAnsi="宋体"/>
        </w:rPr>
        <w:t>变变得</w:t>
      </w:r>
      <w:proofErr w:type="gramEnd"/>
      <w:r w:rsidRPr="00BC57BC">
        <w:rPr>
          <w:rFonts w:ascii="宋体" w:hAnsi="宋体"/>
          <w:b/>
          <w:bCs/>
        </w:rPr>
        <w:t>非常频繁和密集</w:t>
      </w:r>
      <w:r w:rsidRPr="00BC57BC">
        <w:rPr>
          <w:rFonts w:ascii="宋体" w:hAnsi="宋体"/>
        </w:rPr>
        <w:t>，几乎每一帧都有较大的位移，这可能代表了视频末尾部分有快速、连续的动作，或者追踪算法在此时完全失效。</w:t>
      </w:r>
    </w:p>
    <w:p w14:paraId="1BDECF6B" w14:textId="76B11B28" w:rsidR="00D63202" w:rsidRPr="00BC57BC" w:rsidRDefault="00BC57BC" w:rsidP="00BC57BC">
      <w:pPr>
        <w:spacing w:line="400" w:lineRule="exact"/>
        <w:ind w:firstLine="420"/>
        <w:rPr>
          <w:rFonts w:ascii="宋体" w:hAnsi="宋体"/>
          <w:b/>
          <w:bCs/>
        </w:rPr>
      </w:pPr>
      <w:r w:rsidRPr="00BC57BC">
        <w:rPr>
          <w:rFonts w:ascii="宋体" w:hAnsi="宋体"/>
          <w:noProof/>
        </w:rPr>
        <w:drawing>
          <wp:anchor distT="0" distB="0" distL="114300" distR="114300" simplePos="0" relativeHeight="251654144" behindDoc="0" locked="0" layoutInCell="1" allowOverlap="1" wp14:anchorId="6C61E641" wp14:editId="415D93DE">
            <wp:simplePos x="0" y="0"/>
            <wp:positionH relativeFrom="margin">
              <wp:align>center</wp:align>
            </wp:positionH>
            <wp:positionV relativeFrom="paragraph">
              <wp:posOffset>354965</wp:posOffset>
            </wp:positionV>
            <wp:extent cx="3596640" cy="2695575"/>
            <wp:effectExtent l="0" t="0" r="3810" b="9525"/>
            <wp:wrapTopAndBottom/>
            <wp:docPr id="2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5"/>
                    <pic:cNvPicPr>
                      <a:picLocks noChangeAspect="1" noChangeArrowheads="1"/>
                    </pic:cNvPicPr>
                  </pic:nvPicPr>
                  <pic:blipFill>
                    <a:blip r:embed="rId29" r:link="rId30" cstate="print">
                      <a:extLst>
                        <a:ext uri="{28A0092B-C50C-407E-A947-70E740481C1C}">
                          <a14:useLocalDpi xmlns:a14="http://schemas.microsoft.com/office/drawing/2010/main" val="0"/>
                        </a:ext>
                      </a:extLst>
                    </a:blip>
                    <a:srcRect/>
                    <a:stretch>
                      <a:fillRect/>
                    </a:stretch>
                  </pic:blipFill>
                  <pic:spPr bwMode="auto">
                    <a:xfrm>
                      <a:off x="0" y="0"/>
                      <a:ext cx="3596640" cy="2695575"/>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gramStart"/>
      <w:r w:rsidR="004B1BDF" w:rsidRPr="00BC57BC">
        <w:rPr>
          <w:rFonts w:ascii="宋体" w:hAnsi="宋体"/>
          <w:b/>
          <w:bCs/>
        </w:rPr>
        <w:t>去噪轨迹</w:t>
      </w:r>
      <w:proofErr w:type="gramEnd"/>
      <w:r w:rsidR="004B1BDF" w:rsidRPr="00BC57BC">
        <w:rPr>
          <w:rFonts w:ascii="宋体" w:hAnsi="宋体"/>
          <w:b/>
          <w:bCs/>
        </w:rPr>
        <w:t>散点（按时间上色）+ 可见性曲线 + 速度曲线 + 速度分布(KDE)</w:t>
      </w:r>
    </w:p>
    <w:p w14:paraId="4DC7F677" w14:textId="22E99976" w:rsidR="00D63202" w:rsidRDefault="00000000" w:rsidP="00BC57BC">
      <w:pPr>
        <w:spacing w:afterLines="50" w:after="120"/>
        <w:jc w:val="center"/>
        <w:rPr>
          <w:b/>
          <w:bCs/>
        </w:rPr>
      </w:pPr>
      <w:r>
        <w:rPr>
          <w:rFonts w:ascii="宋体" w:hAnsi="宋体" w:hint="eastAsia"/>
          <w:sz w:val="18"/>
          <w:szCs w:val="18"/>
        </w:rPr>
        <w:t xml:space="preserve">图4—2  </w:t>
      </w:r>
      <w:proofErr w:type="gramStart"/>
      <w:r>
        <w:rPr>
          <w:b/>
          <w:bCs/>
          <w:sz w:val="18"/>
          <w:szCs w:val="18"/>
        </w:rPr>
        <w:t>去噪轨迹</w:t>
      </w:r>
      <w:proofErr w:type="gramEnd"/>
      <w:r>
        <w:rPr>
          <w:b/>
          <w:bCs/>
          <w:sz w:val="18"/>
          <w:szCs w:val="18"/>
        </w:rPr>
        <w:t>散点</w:t>
      </w:r>
    </w:p>
    <w:p w14:paraId="0B470EB9" w14:textId="77777777" w:rsidR="00D63202" w:rsidRPr="00BC57BC" w:rsidRDefault="00000000" w:rsidP="00BC57BC">
      <w:pPr>
        <w:spacing w:line="400" w:lineRule="exact"/>
        <w:ind w:firstLineChars="200" w:firstLine="422"/>
        <w:rPr>
          <w:rFonts w:ascii="宋体" w:hAnsi="宋体"/>
          <w:b/>
          <w:bCs/>
        </w:rPr>
      </w:pPr>
      <w:r w:rsidRPr="00BC57BC">
        <w:rPr>
          <w:rFonts w:ascii="宋体" w:hAnsi="宋体"/>
          <w:b/>
          <w:bCs/>
        </w:rPr>
        <w:lastRenderedPageBreak/>
        <w:t xml:space="preserve">1. </w:t>
      </w:r>
      <w:proofErr w:type="gramStart"/>
      <w:r w:rsidRPr="00BC57BC">
        <w:rPr>
          <w:rFonts w:ascii="宋体" w:hAnsi="宋体"/>
          <w:b/>
          <w:bCs/>
        </w:rPr>
        <w:t>去噪轨迹</w:t>
      </w:r>
      <w:proofErr w:type="gramEnd"/>
      <w:r w:rsidRPr="00BC57BC">
        <w:rPr>
          <w:rFonts w:ascii="宋体" w:hAnsi="宋体"/>
          <w:b/>
          <w:bCs/>
        </w:rPr>
        <w:t>散点图 (左上)</w:t>
      </w:r>
    </w:p>
    <w:p w14:paraId="400C7A5E" w14:textId="77777777" w:rsidR="00D63202" w:rsidRPr="00BC57BC" w:rsidRDefault="00000000" w:rsidP="00BC57BC">
      <w:pPr>
        <w:numPr>
          <w:ilvl w:val="0"/>
          <w:numId w:val="112"/>
        </w:numPr>
        <w:tabs>
          <w:tab w:val="left" w:pos="720"/>
        </w:tabs>
        <w:spacing w:line="400" w:lineRule="exact"/>
        <w:ind w:firstLine="200"/>
        <w:rPr>
          <w:rFonts w:ascii="宋体" w:hAnsi="宋体"/>
        </w:rPr>
      </w:pPr>
      <w:r w:rsidRPr="00BC57BC">
        <w:rPr>
          <w:rFonts w:ascii="宋体" w:hAnsi="宋体"/>
          <w:b/>
          <w:bCs/>
        </w:rPr>
        <w:t>内容</w:t>
      </w:r>
      <w:r w:rsidRPr="00BC57BC">
        <w:rPr>
          <w:rFonts w:ascii="宋体" w:hAnsi="宋体"/>
        </w:rPr>
        <w:t>：展示了目标在2D空间中的运动轨迹，颜色代表时间（从紫色/深色到黄色/亮色，表示时间从早到晚）。</w:t>
      </w:r>
    </w:p>
    <w:p w14:paraId="39BF339A" w14:textId="77777777" w:rsidR="00D63202" w:rsidRPr="00BC57BC" w:rsidRDefault="00000000" w:rsidP="00BC57BC">
      <w:pPr>
        <w:numPr>
          <w:ilvl w:val="0"/>
          <w:numId w:val="112"/>
        </w:numPr>
        <w:tabs>
          <w:tab w:val="left" w:pos="720"/>
        </w:tabs>
        <w:spacing w:line="400" w:lineRule="exact"/>
        <w:ind w:firstLine="200"/>
        <w:rPr>
          <w:rFonts w:ascii="宋体" w:hAnsi="宋体"/>
        </w:rPr>
      </w:pPr>
      <w:r w:rsidRPr="00BC57BC">
        <w:rPr>
          <w:rFonts w:ascii="宋体" w:hAnsi="宋体"/>
          <w:b/>
          <w:bCs/>
        </w:rPr>
        <w:t>观察</w:t>
      </w:r>
      <w:r w:rsidRPr="00BC57BC">
        <w:rPr>
          <w:rFonts w:ascii="宋体" w:hAnsi="宋体"/>
        </w:rPr>
        <w:t>：</w:t>
      </w:r>
    </w:p>
    <w:p w14:paraId="772B7169" w14:textId="77777777" w:rsidR="00D63202" w:rsidRPr="00BC57BC" w:rsidRDefault="00000000" w:rsidP="00BC57BC">
      <w:pPr>
        <w:numPr>
          <w:ilvl w:val="1"/>
          <w:numId w:val="112"/>
        </w:numPr>
        <w:tabs>
          <w:tab w:val="left" w:pos="1440"/>
        </w:tabs>
        <w:spacing w:line="400" w:lineRule="exact"/>
        <w:ind w:firstLine="200"/>
        <w:rPr>
          <w:rFonts w:ascii="宋体" w:hAnsi="宋体"/>
        </w:rPr>
      </w:pPr>
      <w:r w:rsidRPr="00BC57BC">
        <w:rPr>
          <w:rFonts w:ascii="宋体" w:hAnsi="宋体"/>
        </w:rPr>
        <w:t>轨迹呈现出复杂的、非线性的运动模式，包含多次折返和聚集。</w:t>
      </w:r>
    </w:p>
    <w:p w14:paraId="58AABA83" w14:textId="77777777" w:rsidR="00D63202" w:rsidRPr="00BC57BC" w:rsidRDefault="00000000" w:rsidP="00BC57BC">
      <w:pPr>
        <w:numPr>
          <w:ilvl w:val="1"/>
          <w:numId w:val="112"/>
        </w:numPr>
        <w:tabs>
          <w:tab w:val="left" w:pos="1440"/>
        </w:tabs>
        <w:spacing w:line="400" w:lineRule="exact"/>
        <w:ind w:firstLine="200"/>
        <w:rPr>
          <w:rFonts w:ascii="宋体" w:hAnsi="宋体"/>
        </w:rPr>
      </w:pPr>
      <w:r w:rsidRPr="00BC57BC">
        <w:rPr>
          <w:rFonts w:ascii="宋体" w:hAnsi="宋体"/>
        </w:rPr>
        <w:t>颜色渐变表明运动是连续的，但轨迹中存在一些跳跃或不连贯的点，这与之前的“跳变”分析相符。</w:t>
      </w:r>
    </w:p>
    <w:p w14:paraId="28C206B0" w14:textId="77777777" w:rsidR="00D63202" w:rsidRPr="00BC57BC" w:rsidRDefault="00000000" w:rsidP="00BC57BC">
      <w:pPr>
        <w:numPr>
          <w:ilvl w:val="1"/>
          <w:numId w:val="112"/>
        </w:numPr>
        <w:tabs>
          <w:tab w:val="left" w:pos="1440"/>
        </w:tabs>
        <w:spacing w:line="400" w:lineRule="exact"/>
        <w:ind w:firstLine="200"/>
        <w:rPr>
          <w:rFonts w:ascii="宋体" w:hAnsi="宋体"/>
        </w:rPr>
      </w:pPr>
      <w:r w:rsidRPr="00BC57BC">
        <w:rPr>
          <w:rFonts w:ascii="宋体" w:hAnsi="宋体"/>
        </w:rPr>
        <w:t>该图直观地显示了目标在整个视频中的活动范围和路径。</w:t>
      </w:r>
    </w:p>
    <w:p w14:paraId="36875246" w14:textId="77777777" w:rsidR="00D63202" w:rsidRPr="00BC57BC" w:rsidRDefault="00000000" w:rsidP="00BC57BC">
      <w:pPr>
        <w:spacing w:line="400" w:lineRule="exact"/>
        <w:ind w:firstLineChars="200" w:firstLine="422"/>
        <w:rPr>
          <w:rFonts w:ascii="宋体" w:hAnsi="宋体"/>
          <w:b/>
          <w:bCs/>
        </w:rPr>
      </w:pPr>
      <w:r w:rsidRPr="00BC57BC">
        <w:rPr>
          <w:rFonts w:ascii="宋体" w:hAnsi="宋体"/>
          <w:b/>
          <w:bCs/>
        </w:rPr>
        <w:t>2. 可见性曲线 (右上)</w:t>
      </w:r>
    </w:p>
    <w:p w14:paraId="006C1416" w14:textId="77777777" w:rsidR="00D63202" w:rsidRPr="00BC57BC" w:rsidRDefault="00000000" w:rsidP="00BC57BC">
      <w:pPr>
        <w:numPr>
          <w:ilvl w:val="0"/>
          <w:numId w:val="113"/>
        </w:numPr>
        <w:tabs>
          <w:tab w:val="left" w:pos="720"/>
        </w:tabs>
        <w:spacing w:line="400" w:lineRule="exact"/>
        <w:ind w:firstLine="200"/>
        <w:rPr>
          <w:rFonts w:ascii="宋体" w:hAnsi="宋体"/>
        </w:rPr>
      </w:pPr>
      <w:r w:rsidRPr="00BC57BC">
        <w:rPr>
          <w:rFonts w:ascii="宋体" w:hAnsi="宋体"/>
          <w:b/>
          <w:bCs/>
        </w:rPr>
        <w:t>内容</w:t>
      </w:r>
      <w:r w:rsidRPr="00BC57BC">
        <w:rPr>
          <w:rFonts w:ascii="宋体" w:hAnsi="宋体"/>
        </w:rPr>
        <w:t>：显示了目标在每一帧是否被检测到（0=不可见，1=可见）。</w:t>
      </w:r>
    </w:p>
    <w:p w14:paraId="4D4B3C80" w14:textId="77777777" w:rsidR="00D63202" w:rsidRPr="00BC57BC" w:rsidRDefault="00000000" w:rsidP="00BC57BC">
      <w:pPr>
        <w:numPr>
          <w:ilvl w:val="0"/>
          <w:numId w:val="113"/>
        </w:numPr>
        <w:tabs>
          <w:tab w:val="left" w:pos="720"/>
        </w:tabs>
        <w:spacing w:line="400" w:lineRule="exact"/>
        <w:ind w:firstLine="200"/>
        <w:rPr>
          <w:rFonts w:ascii="宋体" w:hAnsi="宋体"/>
        </w:rPr>
      </w:pPr>
      <w:r w:rsidRPr="00BC57BC">
        <w:rPr>
          <w:rFonts w:ascii="宋体" w:hAnsi="宋体"/>
          <w:b/>
          <w:bCs/>
        </w:rPr>
        <w:t>观察</w:t>
      </w:r>
      <w:r w:rsidRPr="00BC57BC">
        <w:rPr>
          <w:rFonts w:ascii="宋体" w:hAnsi="宋体"/>
        </w:rPr>
        <w:t>：</w:t>
      </w:r>
    </w:p>
    <w:p w14:paraId="5A5CD04B" w14:textId="77777777" w:rsidR="00D63202" w:rsidRPr="00BC57BC" w:rsidRDefault="00000000" w:rsidP="00BC57BC">
      <w:pPr>
        <w:numPr>
          <w:ilvl w:val="1"/>
          <w:numId w:val="113"/>
        </w:numPr>
        <w:tabs>
          <w:tab w:val="left" w:pos="1440"/>
        </w:tabs>
        <w:spacing w:line="400" w:lineRule="exact"/>
        <w:ind w:firstLine="200"/>
        <w:rPr>
          <w:rFonts w:ascii="宋体" w:hAnsi="宋体"/>
        </w:rPr>
      </w:pPr>
      <w:r w:rsidRPr="00BC57BC">
        <w:rPr>
          <w:rFonts w:ascii="宋体" w:hAnsi="宋体"/>
        </w:rPr>
        <w:t>“raw visible”（青色）曲线存在大量短暂的“0”值，即目标频繁地、短暂地消失又出现，这很可能是由噪声或误检导致的。</w:t>
      </w:r>
    </w:p>
    <w:p w14:paraId="35AFB1BA" w14:textId="77777777" w:rsidR="00F71D9D" w:rsidRPr="00BC57BC" w:rsidRDefault="00000000" w:rsidP="00BC57BC">
      <w:pPr>
        <w:numPr>
          <w:ilvl w:val="1"/>
          <w:numId w:val="113"/>
        </w:numPr>
        <w:tabs>
          <w:tab w:val="left" w:pos="1440"/>
        </w:tabs>
        <w:spacing w:line="400" w:lineRule="exact"/>
        <w:ind w:firstLine="200"/>
        <w:rPr>
          <w:rFonts w:ascii="宋体" w:hAnsi="宋体"/>
        </w:rPr>
      </w:pPr>
      <w:r w:rsidRPr="00BC57BC">
        <w:rPr>
          <w:rFonts w:ascii="宋体" w:hAnsi="宋体"/>
        </w:rPr>
        <w:t>“denoise visible”（黄色）曲线则平滑得多，大部分时间保持为1，仅在少数时刻出现短暂中断。这表明</w:t>
      </w:r>
      <w:r w:rsidRPr="00BC57BC">
        <w:rPr>
          <w:rFonts w:ascii="宋体" w:hAnsi="宋体"/>
          <w:b/>
          <w:bCs/>
        </w:rPr>
        <w:t>降噪算法有效提升了目标的可见性稳定性</w:t>
      </w:r>
      <w:r w:rsidRPr="00BC57BC">
        <w:rPr>
          <w:rFonts w:ascii="宋体" w:hAnsi="宋体"/>
        </w:rPr>
        <w:t>，</w:t>
      </w:r>
      <w:proofErr w:type="gramStart"/>
      <w:r w:rsidRPr="00BC57BC">
        <w:rPr>
          <w:rFonts w:ascii="宋体" w:hAnsi="宋体"/>
        </w:rPr>
        <w:t>滤除了</w:t>
      </w:r>
      <w:proofErr w:type="gramEnd"/>
      <w:r w:rsidRPr="00BC57BC">
        <w:rPr>
          <w:rFonts w:ascii="宋体" w:hAnsi="宋体"/>
        </w:rPr>
        <w:t>许多虚假的“丢</w:t>
      </w:r>
    </w:p>
    <w:p w14:paraId="3041F64D" w14:textId="77777777" w:rsidR="00D63202" w:rsidRPr="00BC57BC" w:rsidRDefault="00000000" w:rsidP="00BC57BC">
      <w:pPr>
        <w:tabs>
          <w:tab w:val="left" w:pos="1440"/>
        </w:tabs>
        <w:spacing w:line="400" w:lineRule="exact"/>
        <w:ind w:firstLineChars="200" w:firstLine="420"/>
        <w:rPr>
          <w:rFonts w:ascii="宋体" w:hAnsi="宋体"/>
        </w:rPr>
      </w:pPr>
      <w:r w:rsidRPr="00BC57BC">
        <w:rPr>
          <w:rFonts w:ascii="宋体" w:hAnsi="宋体"/>
        </w:rPr>
        <w:t>失</w:t>
      </w:r>
      <w:proofErr w:type="gramStart"/>
      <w:r w:rsidRPr="00BC57BC">
        <w:rPr>
          <w:rFonts w:ascii="宋体" w:hAnsi="宋体"/>
        </w:rPr>
        <w:t>”</w:t>
      </w:r>
      <w:proofErr w:type="gramEnd"/>
      <w:r w:rsidRPr="00BC57BC">
        <w:rPr>
          <w:rFonts w:ascii="宋体" w:hAnsi="宋体"/>
        </w:rPr>
        <w:t>事件。</w:t>
      </w:r>
    </w:p>
    <w:p w14:paraId="6D92B79E" w14:textId="77777777" w:rsidR="00D63202" w:rsidRPr="00BC57BC" w:rsidRDefault="00000000" w:rsidP="00BC57BC">
      <w:pPr>
        <w:spacing w:line="400" w:lineRule="exact"/>
        <w:ind w:firstLineChars="200" w:firstLine="422"/>
        <w:rPr>
          <w:rFonts w:ascii="宋体" w:hAnsi="宋体"/>
          <w:b/>
          <w:bCs/>
        </w:rPr>
      </w:pPr>
      <w:r w:rsidRPr="00BC57BC">
        <w:rPr>
          <w:rFonts w:ascii="宋体" w:hAnsi="宋体"/>
          <w:b/>
          <w:bCs/>
        </w:rPr>
        <w:t>3. 速度曲线 (左下)</w:t>
      </w:r>
    </w:p>
    <w:p w14:paraId="309B2BD3" w14:textId="77777777" w:rsidR="00D63202" w:rsidRPr="00BC57BC" w:rsidRDefault="00000000" w:rsidP="00BC57BC">
      <w:pPr>
        <w:numPr>
          <w:ilvl w:val="0"/>
          <w:numId w:val="114"/>
        </w:numPr>
        <w:tabs>
          <w:tab w:val="left" w:pos="720"/>
        </w:tabs>
        <w:spacing w:line="400" w:lineRule="exact"/>
        <w:ind w:firstLine="200"/>
        <w:rPr>
          <w:rFonts w:ascii="宋体" w:hAnsi="宋体"/>
        </w:rPr>
      </w:pPr>
      <w:r w:rsidRPr="00BC57BC">
        <w:rPr>
          <w:rFonts w:ascii="宋体" w:hAnsi="宋体"/>
          <w:b/>
          <w:bCs/>
        </w:rPr>
        <w:t>内容</w:t>
      </w:r>
      <w:r w:rsidRPr="00BC57BC">
        <w:rPr>
          <w:rFonts w:ascii="宋体" w:hAnsi="宋体"/>
        </w:rPr>
        <w:t>：展示了目标速度（单位：</w:t>
      </w:r>
      <w:proofErr w:type="spellStart"/>
      <w:r w:rsidRPr="00BC57BC">
        <w:rPr>
          <w:rFonts w:ascii="宋体" w:hAnsi="宋体"/>
        </w:rPr>
        <w:t>px</w:t>
      </w:r>
      <w:proofErr w:type="spellEnd"/>
      <w:r w:rsidRPr="00BC57BC">
        <w:rPr>
          <w:rFonts w:ascii="宋体" w:hAnsi="宋体"/>
        </w:rPr>
        <w:t>/s）随时间的变化。</w:t>
      </w:r>
    </w:p>
    <w:p w14:paraId="4BED0835" w14:textId="77777777" w:rsidR="00D63202" w:rsidRPr="00BC57BC" w:rsidRDefault="00000000" w:rsidP="00BC57BC">
      <w:pPr>
        <w:numPr>
          <w:ilvl w:val="0"/>
          <w:numId w:val="114"/>
        </w:numPr>
        <w:tabs>
          <w:tab w:val="left" w:pos="720"/>
        </w:tabs>
        <w:spacing w:line="400" w:lineRule="exact"/>
        <w:ind w:firstLine="200"/>
        <w:rPr>
          <w:rFonts w:ascii="宋体" w:hAnsi="宋体"/>
        </w:rPr>
      </w:pPr>
      <w:r w:rsidRPr="00BC57BC">
        <w:rPr>
          <w:rFonts w:ascii="宋体" w:hAnsi="宋体"/>
          <w:b/>
          <w:bCs/>
        </w:rPr>
        <w:t>观察</w:t>
      </w:r>
      <w:r w:rsidRPr="00BC57BC">
        <w:rPr>
          <w:rFonts w:ascii="宋体" w:hAnsi="宋体"/>
        </w:rPr>
        <w:t>：</w:t>
      </w:r>
    </w:p>
    <w:p w14:paraId="5F60A8D3" w14:textId="77777777" w:rsidR="00D63202" w:rsidRPr="00BC57BC" w:rsidRDefault="00000000" w:rsidP="00BC57BC">
      <w:pPr>
        <w:numPr>
          <w:ilvl w:val="1"/>
          <w:numId w:val="114"/>
        </w:numPr>
        <w:tabs>
          <w:tab w:val="left" w:pos="1440"/>
        </w:tabs>
        <w:spacing w:line="400" w:lineRule="exact"/>
        <w:ind w:firstLine="200"/>
        <w:rPr>
          <w:rFonts w:ascii="宋体" w:hAnsi="宋体"/>
        </w:rPr>
      </w:pPr>
      <w:r w:rsidRPr="00BC57BC">
        <w:rPr>
          <w:rFonts w:ascii="宋体" w:hAnsi="宋体"/>
        </w:rPr>
        <w:t xml:space="preserve">两条曲线都显示出极高的峰值（最高超过20,000 </w:t>
      </w:r>
      <w:proofErr w:type="spellStart"/>
      <w:r w:rsidRPr="00BC57BC">
        <w:rPr>
          <w:rFonts w:ascii="宋体" w:hAnsi="宋体"/>
        </w:rPr>
        <w:t>px</w:t>
      </w:r>
      <w:proofErr w:type="spellEnd"/>
      <w:r w:rsidRPr="00BC57BC">
        <w:rPr>
          <w:rFonts w:ascii="宋体" w:hAnsi="宋体"/>
        </w:rPr>
        <w:t>/s），这些尖峰与之前“逐帧位移”图中的跳变点完全对应。</w:t>
      </w:r>
    </w:p>
    <w:p w14:paraId="1A39A31C" w14:textId="77777777" w:rsidR="00D63202" w:rsidRPr="00BC57BC" w:rsidRDefault="00000000" w:rsidP="00BC57BC">
      <w:pPr>
        <w:numPr>
          <w:ilvl w:val="1"/>
          <w:numId w:val="114"/>
        </w:numPr>
        <w:tabs>
          <w:tab w:val="left" w:pos="1440"/>
        </w:tabs>
        <w:spacing w:line="400" w:lineRule="exact"/>
        <w:ind w:firstLine="200"/>
        <w:rPr>
          <w:rFonts w:ascii="宋体" w:hAnsi="宋体"/>
        </w:rPr>
      </w:pPr>
      <w:r w:rsidRPr="00BC57BC">
        <w:rPr>
          <w:rFonts w:ascii="宋体" w:hAnsi="宋体"/>
        </w:rPr>
        <w:t>这些超高速度在物理上通常是不合理的，进一步证实它们是</w:t>
      </w:r>
      <w:r w:rsidRPr="00BC57BC">
        <w:rPr>
          <w:rFonts w:ascii="宋体" w:hAnsi="宋体"/>
          <w:b/>
          <w:bCs/>
        </w:rPr>
        <w:t>异常值或追踪错误</w:t>
      </w:r>
      <w:r w:rsidRPr="00BC57BC">
        <w:rPr>
          <w:rFonts w:ascii="宋体" w:hAnsi="宋体"/>
        </w:rPr>
        <w:t>。</w:t>
      </w:r>
    </w:p>
    <w:p w14:paraId="303337B3" w14:textId="77777777" w:rsidR="00D63202" w:rsidRPr="00BC57BC" w:rsidRDefault="00000000" w:rsidP="00BC57BC">
      <w:pPr>
        <w:numPr>
          <w:ilvl w:val="1"/>
          <w:numId w:val="114"/>
        </w:numPr>
        <w:tabs>
          <w:tab w:val="left" w:pos="1440"/>
        </w:tabs>
        <w:spacing w:line="400" w:lineRule="exact"/>
        <w:ind w:firstLine="200"/>
        <w:rPr>
          <w:rFonts w:ascii="宋体" w:hAnsi="宋体"/>
        </w:rPr>
      </w:pPr>
      <w:r w:rsidRPr="00BC57BC">
        <w:rPr>
          <w:rFonts w:ascii="宋体" w:hAnsi="宋体"/>
        </w:rPr>
        <w:t>降噪后的速度曲线（黄色）虽然也包含这些尖峰，但其整体波动比原始数据更小，说明降噪在一定程度上抑制了小幅噪声，但未能消除主要的异常跳变。</w:t>
      </w:r>
    </w:p>
    <w:p w14:paraId="37EC8F4A" w14:textId="77777777" w:rsidR="00D63202" w:rsidRPr="00BC57BC" w:rsidRDefault="00000000" w:rsidP="00BC57BC">
      <w:pPr>
        <w:spacing w:line="400" w:lineRule="exact"/>
        <w:ind w:firstLineChars="200" w:firstLine="422"/>
        <w:rPr>
          <w:rFonts w:ascii="宋体" w:hAnsi="宋体"/>
          <w:b/>
          <w:bCs/>
        </w:rPr>
      </w:pPr>
      <w:r w:rsidRPr="00BC57BC">
        <w:rPr>
          <w:rFonts w:ascii="宋体" w:hAnsi="宋体"/>
          <w:b/>
          <w:bCs/>
        </w:rPr>
        <w:t>4. 速度分布 (KDE) (右下)</w:t>
      </w:r>
    </w:p>
    <w:p w14:paraId="0941EBBE" w14:textId="77777777" w:rsidR="00D63202" w:rsidRPr="00BC57BC" w:rsidRDefault="00000000" w:rsidP="00BC57BC">
      <w:pPr>
        <w:numPr>
          <w:ilvl w:val="0"/>
          <w:numId w:val="115"/>
        </w:numPr>
        <w:tabs>
          <w:tab w:val="left" w:pos="720"/>
        </w:tabs>
        <w:spacing w:line="400" w:lineRule="exact"/>
        <w:ind w:firstLine="200"/>
        <w:rPr>
          <w:rFonts w:ascii="宋体" w:hAnsi="宋体"/>
        </w:rPr>
      </w:pPr>
      <w:r w:rsidRPr="00BC57BC">
        <w:rPr>
          <w:rFonts w:ascii="宋体" w:hAnsi="宋体"/>
          <w:b/>
          <w:bCs/>
        </w:rPr>
        <w:t>内容</w:t>
      </w:r>
      <w:r w:rsidRPr="00BC57BC">
        <w:rPr>
          <w:rFonts w:ascii="宋体" w:hAnsi="宋体"/>
        </w:rPr>
        <w:t>：使用核密度估计（KDE）绘制了速度值的概率分布。</w:t>
      </w:r>
    </w:p>
    <w:p w14:paraId="40FD940B" w14:textId="77777777" w:rsidR="00D63202" w:rsidRPr="00BC57BC" w:rsidRDefault="00000000" w:rsidP="00BC57BC">
      <w:pPr>
        <w:numPr>
          <w:ilvl w:val="0"/>
          <w:numId w:val="115"/>
        </w:numPr>
        <w:tabs>
          <w:tab w:val="left" w:pos="720"/>
        </w:tabs>
        <w:spacing w:line="400" w:lineRule="exact"/>
        <w:ind w:firstLine="200"/>
        <w:rPr>
          <w:rFonts w:ascii="宋体" w:hAnsi="宋体"/>
        </w:rPr>
      </w:pPr>
      <w:r w:rsidRPr="00BC57BC">
        <w:rPr>
          <w:rFonts w:ascii="宋体" w:hAnsi="宋体"/>
          <w:b/>
          <w:bCs/>
        </w:rPr>
        <w:t>观察</w:t>
      </w:r>
      <w:r w:rsidRPr="00BC57BC">
        <w:rPr>
          <w:rFonts w:ascii="宋体" w:hAnsi="宋体"/>
        </w:rPr>
        <w:t>：</w:t>
      </w:r>
    </w:p>
    <w:p w14:paraId="5B25306D" w14:textId="77777777" w:rsidR="00D63202" w:rsidRPr="00BC57BC" w:rsidRDefault="00000000" w:rsidP="00BC57BC">
      <w:pPr>
        <w:numPr>
          <w:ilvl w:val="1"/>
          <w:numId w:val="115"/>
        </w:numPr>
        <w:tabs>
          <w:tab w:val="left" w:pos="1440"/>
        </w:tabs>
        <w:spacing w:line="400" w:lineRule="exact"/>
        <w:ind w:firstLine="200"/>
        <w:rPr>
          <w:rFonts w:ascii="宋体" w:hAnsi="宋体"/>
        </w:rPr>
      </w:pPr>
      <w:r w:rsidRPr="00BC57BC">
        <w:rPr>
          <w:rFonts w:ascii="宋体" w:hAnsi="宋体"/>
        </w:rPr>
        <w:t xml:space="preserve">两条曲线都呈现一个围绕0的主峰，以及一个在正方向（约15,000 </w:t>
      </w:r>
      <w:proofErr w:type="spellStart"/>
      <w:r w:rsidRPr="00BC57BC">
        <w:rPr>
          <w:rFonts w:ascii="宋体" w:hAnsi="宋体"/>
        </w:rPr>
        <w:t>px</w:t>
      </w:r>
      <w:proofErr w:type="spellEnd"/>
      <w:r w:rsidRPr="00BC57BC">
        <w:rPr>
          <w:rFonts w:ascii="宋体" w:hAnsi="宋体"/>
        </w:rPr>
        <w:t>/s）的</w:t>
      </w:r>
      <w:proofErr w:type="gramStart"/>
      <w:r w:rsidRPr="00BC57BC">
        <w:rPr>
          <w:rFonts w:ascii="宋体" w:hAnsi="宋体"/>
        </w:rPr>
        <w:t>微小次</w:t>
      </w:r>
      <w:proofErr w:type="gramEnd"/>
      <w:r w:rsidRPr="00BC57BC">
        <w:rPr>
          <w:rFonts w:ascii="宋体" w:hAnsi="宋体"/>
        </w:rPr>
        <w:t>峰。</w:t>
      </w:r>
    </w:p>
    <w:p w14:paraId="3CBFBBE9" w14:textId="77777777" w:rsidR="00D63202" w:rsidRPr="00BC57BC" w:rsidRDefault="00000000" w:rsidP="00BC57BC">
      <w:pPr>
        <w:numPr>
          <w:ilvl w:val="1"/>
          <w:numId w:val="115"/>
        </w:numPr>
        <w:tabs>
          <w:tab w:val="left" w:pos="1440"/>
        </w:tabs>
        <w:spacing w:line="400" w:lineRule="exact"/>
        <w:ind w:firstLine="200"/>
        <w:rPr>
          <w:rFonts w:ascii="宋体" w:hAnsi="宋体"/>
        </w:rPr>
      </w:pPr>
      <w:r w:rsidRPr="00BC57BC">
        <w:rPr>
          <w:rFonts w:ascii="宋体" w:hAnsi="宋体"/>
          <w:b/>
          <w:bCs/>
        </w:rPr>
        <w:t>关键区别</w:t>
      </w:r>
      <w:r w:rsidRPr="00BC57BC">
        <w:rPr>
          <w:rFonts w:ascii="宋体" w:hAnsi="宋体"/>
        </w:rPr>
        <w:t>：“denoise”（黄色）曲线的主峰更高、更窄，且尾部（高速部分）的密度更低。这表明</w:t>
      </w:r>
      <w:r w:rsidRPr="00BC57BC">
        <w:rPr>
          <w:rFonts w:ascii="宋体" w:hAnsi="宋体"/>
          <w:b/>
          <w:bCs/>
        </w:rPr>
        <w:t>降噪后，绝大多数速度值更集中于低速区间，高速异常值的比例显著减少</w:t>
      </w:r>
      <w:r w:rsidRPr="00BC57BC">
        <w:rPr>
          <w:rFonts w:ascii="宋体" w:hAnsi="宋体"/>
        </w:rPr>
        <w:t>。</w:t>
      </w:r>
    </w:p>
    <w:p w14:paraId="2298AC38" w14:textId="77777777" w:rsidR="00D63202" w:rsidRPr="00BC57BC" w:rsidRDefault="00000000" w:rsidP="00BC57BC">
      <w:pPr>
        <w:numPr>
          <w:ilvl w:val="1"/>
          <w:numId w:val="115"/>
        </w:numPr>
        <w:tabs>
          <w:tab w:val="left" w:pos="1440"/>
        </w:tabs>
        <w:spacing w:line="400" w:lineRule="exact"/>
        <w:ind w:firstLine="200"/>
        <w:rPr>
          <w:rFonts w:ascii="宋体" w:hAnsi="宋体"/>
        </w:rPr>
      </w:pPr>
      <w:r w:rsidRPr="00BC57BC">
        <w:rPr>
          <w:rFonts w:ascii="宋体" w:hAnsi="宋体"/>
        </w:rPr>
        <w:t>这与“可见性”图的结论一致：降噪使数据更稳定、更合理。</w:t>
      </w:r>
    </w:p>
    <w:p w14:paraId="56139A43" w14:textId="2D2A089D" w:rsidR="00D63202" w:rsidRPr="00BC57BC" w:rsidRDefault="004B1BDF" w:rsidP="00BC57BC">
      <w:pPr>
        <w:spacing w:line="400" w:lineRule="exact"/>
        <w:ind w:firstLineChars="200" w:firstLine="422"/>
        <w:rPr>
          <w:rFonts w:ascii="宋体" w:hAnsi="宋体"/>
          <w:b/>
          <w:bCs/>
        </w:rPr>
      </w:pPr>
      <w:r w:rsidRPr="00BC57BC">
        <w:rPr>
          <w:rFonts w:ascii="宋体" w:hAnsi="宋体"/>
          <w:b/>
          <w:bCs/>
        </w:rPr>
        <w:t>raw vs denoise 的 X(t)/Y(t) 对比（看抖动与漂移）</w:t>
      </w:r>
    </w:p>
    <w:p w14:paraId="4911E5D7" w14:textId="7A99B23C" w:rsidR="00D63202" w:rsidRDefault="00BC57BC" w:rsidP="00BC57BC">
      <w:pPr>
        <w:spacing w:afterLines="50" w:after="120"/>
        <w:jc w:val="center"/>
        <w:rPr>
          <w:b/>
          <w:bCs/>
        </w:rPr>
      </w:pPr>
      <w:r>
        <w:rPr>
          <w:noProof/>
        </w:rPr>
        <w:lastRenderedPageBreak/>
        <w:drawing>
          <wp:anchor distT="0" distB="0" distL="114300" distR="114300" simplePos="0" relativeHeight="251655168" behindDoc="0" locked="0" layoutInCell="1" allowOverlap="1" wp14:anchorId="02CB32F2" wp14:editId="05A07F6F">
            <wp:simplePos x="0" y="0"/>
            <wp:positionH relativeFrom="margin">
              <wp:align>center</wp:align>
            </wp:positionH>
            <wp:positionV relativeFrom="paragraph">
              <wp:posOffset>111125</wp:posOffset>
            </wp:positionV>
            <wp:extent cx="4345940" cy="2722245"/>
            <wp:effectExtent l="0" t="0" r="0" b="1905"/>
            <wp:wrapTopAndBottom/>
            <wp:docPr id="2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6"/>
                    <pic:cNvPicPr>
                      <a:picLocks noChangeAspect="1" noChangeArrowheads="1"/>
                    </pic:cNvPicPr>
                  </pic:nvPicPr>
                  <pic:blipFill>
                    <a:blip r:embed="rId31" r:link="rId32" cstate="print">
                      <a:extLst>
                        <a:ext uri="{28A0092B-C50C-407E-A947-70E740481C1C}">
                          <a14:useLocalDpi xmlns:a14="http://schemas.microsoft.com/office/drawing/2010/main" val="0"/>
                        </a:ext>
                      </a:extLst>
                    </a:blip>
                    <a:srcRect/>
                    <a:stretch>
                      <a:fillRect/>
                    </a:stretch>
                  </pic:blipFill>
                  <pic:spPr bwMode="auto">
                    <a:xfrm>
                      <a:off x="0" y="0"/>
                      <a:ext cx="4345940" cy="272224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宋体" w:hAnsi="宋体" w:hint="eastAsia"/>
          <w:sz w:val="18"/>
          <w:szCs w:val="18"/>
        </w:rPr>
        <w:t xml:space="preserve">  图4—3  </w:t>
      </w:r>
      <w:r>
        <w:rPr>
          <w:b/>
          <w:bCs/>
          <w:sz w:val="18"/>
          <w:szCs w:val="18"/>
        </w:rPr>
        <w:t>抖动与漂移</w:t>
      </w:r>
    </w:p>
    <w:p w14:paraId="4EAB395A" w14:textId="77777777" w:rsidR="00D63202" w:rsidRPr="00BC57BC" w:rsidRDefault="00000000" w:rsidP="00BC57BC">
      <w:pPr>
        <w:spacing w:line="400" w:lineRule="exact"/>
        <w:ind w:firstLineChars="200" w:firstLine="422"/>
        <w:rPr>
          <w:rFonts w:ascii="宋体" w:hAnsi="宋体"/>
          <w:b/>
          <w:bCs/>
        </w:rPr>
      </w:pPr>
      <w:r w:rsidRPr="00BC57BC">
        <w:rPr>
          <w:rFonts w:ascii="宋体" w:hAnsi="宋体"/>
          <w:b/>
          <w:bCs/>
        </w:rPr>
        <w:t>1. 抖动 (Jitter) 分析</w:t>
      </w:r>
    </w:p>
    <w:p w14:paraId="19C42024" w14:textId="77777777" w:rsidR="00D63202" w:rsidRPr="00BC57BC" w:rsidRDefault="00000000" w:rsidP="00BC57BC">
      <w:pPr>
        <w:numPr>
          <w:ilvl w:val="0"/>
          <w:numId w:val="116"/>
        </w:numPr>
        <w:tabs>
          <w:tab w:val="left" w:pos="720"/>
        </w:tabs>
        <w:spacing w:line="400" w:lineRule="exact"/>
        <w:ind w:firstLine="200"/>
        <w:rPr>
          <w:rFonts w:ascii="宋体" w:hAnsi="宋体"/>
        </w:rPr>
      </w:pPr>
      <w:r w:rsidRPr="00BC57BC">
        <w:rPr>
          <w:rFonts w:ascii="宋体" w:hAnsi="宋体"/>
          <w:b/>
          <w:bCs/>
        </w:rPr>
        <w:t>原始数据 (raw)</w:t>
      </w:r>
      <w:r w:rsidRPr="00BC57BC">
        <w:rPr>
          <w:rFonts w:ascii="宋体" w:hAnsi="宋体"/>
        </w:rPr>
        <w:t>：两条曲线都表现出大量的、高频的、小幅度的上下波动。尤其是在 X(t) 图中，0-2秒和15-18秒区间，以及 Y(t) 图中的多个时段，都能看到密集的“锯齿状”或“毛刺”。</w:t>
      </w:r>
    </w:p>
    <w:p w14:paraId="1411D4E1" w14:textId="77777777" w:rsidR="00D63202" w:rsidRPr="00BC57BC" w:rsidRDefault="00000000" w:rsidP="00BC57BC">
      <w:pPr>
        <w:numPr>
          <w:ilvl w:val="0"/>
          <w:numId w:val="116"/>
        </w:numPr>
        <w:tabs>
          <w:tab w:val="left" w:pos="720"/>
        </w:tabs>
        <w:spacing w:line="400" w:lineRule="exact"/>
        <w:ind w:firstLine="200"/>
        <w:rPr>
          <w:rFonts w:ascii="宋体" w:hAnsi="宋体"/>
        </w:rPr>
      </w:pPr>
      <w:proofErr w:type="gramStart"/>
      <w:r w:rsidRPr="00BC57BC">
        <w:rPr>
          <w:rFonts w:ascii="宋体" w:hAnsi="宋体"/>
          <w:b/>
          <w:bCs/>
        </w:rPr>
        <w:t>去噪数据</w:t>
      </w:r>
      <w:proofErr w:type="gramEnd"/>
      <w:r w:rsidRPr="00BC57BC">
        <w:rPr>
          <w:rFonts w:ascii="宋体" w:hAnsi="宋体"/>
          <w:b/>
          <w:bCs/>
        </w:rPr>
        <w:t xml:space="preserve"> (denoise)</w:t>
      </w:r>
      <w:r w:rsidRPr="00BC57BC">
        <w:rPr>
          <w:rFonts w:ascii="宋体" w:hAnsi="宋体"/>
        </w:rPr>
        <w:t>：黄色曲线明显更平滑，高频抖动被大幅抑制。这表明降噪算法成功地</w:t>
      </w:r>
      <w:proofErr w:type="gramStart"/>
      <w:r w:rsidRPr="00BC57BC">
        <w:rPr>
          <w:rFonts w:ascii="宋体" w:hAnsi="宋体"/>
        </w:rPr>
        <w:t>滤除了</w:t>
      </w:r>
      <w:proofErr w:type="gramEnd"/>
      <w:r w:rsidRPr="00BC57BC">
        <w:rPr>
          <w:rFonts w:ascii="宋体" w:hAnsi="宋体"/>
        </w:rPr>
        <w:t>由噪声引起的微小位置波动，使轨迹更加稳定。</w:t>
      </w:r>
    </w:p>
    <w:p w14:paraId="0B208060" w14:textId="77777777" w:rsidR="00D63202" w:rsidRPr="00BC57BC" w:rsidRDefault="00000000" w:rsidP="00BC57BC">
      <w:pPr>
        <w:spacing w:line="400" w:lineRule="exact"/>
        <w:ind w:firstLineChars="200" w:firstLine="422"/>
        <w:rPr>
          <w:rFonts w:ascii="宋体" w:hAnsi="宋体"/>
        </w:rPr>
      </w:pPr>
      <w:r w:rsidRPr="00BC57BC">
        <w:rPr>
          <w:rFonts w:ascii="宋体" w:hAnsi="宋体"/>
          <w:b/>
          <w:bCs/>
        </w:rPr>
        <w:t>结论</w:t>
      </w:r>
      <w:r w:rsidRPr="00BC57BC">
        <w:rPr>
          <w:rFonts w:ascii="宋体" w:hAnsi="宋体"/>
        </w:rPr>
        <w:t>：降噪处理在</w:t>
      </w:r>
      <w:r w:rsidRPr="00BC57BC">
        <w:rPr>
          <w:rFonts w:ascii="宋体" w:hAnsi="宋体"/>
          <w:b/>
          <w:bCs/>
        </w:rPr>
        <w:t>减少抖动</w:t>
      </w:r>
      <w:r w:rsidRPr="00BC57BC">
        <w:rPr>
          <w:rFonts w:ascii="宋体" w:hAnsi="宋体"/>
        </w:rPr>
        <w:t>方面效果显著，提升了位置数据的时间连续性和平滑度。</w:t>
      </w:r>
    </w:p>
    <w:p w14:paraId="78E9A509" w14:textId="77777777" w:rsidR="00D63202" w:rsidRPr="00BC57BC" w:rsidRDefault="00000000" w:rsidP="00BC57BC">
      <w:pPr>
        <w:spacing w:line="400" w:lineRule="exact"/>
        <w:ind w:firstLineChars="200" w:firstLine="422"/>
        <w:rPr>
          <w:rFonts w:ascii="宋体" w:hAnsi="宋体"/>
          <w:b/>
          <w:bCs/>
        </w:rPr>
      </w:pPr>
      <w:r w:rsidRPr="00BC57BC">
        <w:rPr>
          <w:rFonts w:ascii="宋体" w:hAnsi="宋体"/>
          <w:b/>
          <w:bCs/>
        </w:rPr>
        <w:t>2. 漂移 (Drift) 分析</w:t>
      </w:r>
    </w:p>
    <w:p w14:paraId="366D3305" w14:textId="77777777" w:rsidR="00D63202" w:rsidRPr="00BC57BC" w:rsidRDefault="00000000" w:rsidP="00BC57BC">
      <w:pPr>
        <w:numPr>
          <w:ilvl w:val="0"/>
          <w:numId w:val="117"/>
        </w:numPr>
        <w:tabs>
          <w:tab w:val="left" w:pos="720"/>
        </w:tabs>
        <w:spacing w:line="400" w:lineRule="exact"/>
        <w:ind w:firstLine="200"/>
        <w:rPr>
          <w:rFonts w:ascii="宋体" w:hAnsi="宋体"/>
        </w:rPr>
      </w:pPr>
      <w:r w:rsidRPr="00BC57BC">
        <w:rPr>
          <w:rFonts w:ascii="宋体" w:hAnsi="宋体"/>
          <w:b/>
          <w:bCs/>
        </w:rPr>
        <w:t>定义</w:t>
      </w:r>
      <w:r w:rsidRPr="00BC57BC">
        <w:rPr>
          <w:rFonts w:ascii="宋体" w:hAnsi="宋体"/>
        </w:rPr>
        <w:t>：</w:t>
      </w:r>
      <w:proofErr w:type="gramStart"/>
      <w:r w:rsidRPr="00BC57BC">
        <w:rPr>
          <w:rFonts w:ascii="宋体" w:hAnsi="宋体"/>
        </w:rPr>
        <w:t>漂移指</w:t>
      </w:r>
      <w:proofErr w:type="gramEnd"/>
      <w:r w:rsidRPr="00BC57BC">
        <w:rPr>
          <w:rFonts w:ascii="宋体" w:hAnsi="宋体"/>
        </w:rPr>
        <w:t>的是位置随时间发生的缓慢、非物理性的偏移。</w:t>
      </w:r>
    </w:p>
    <w:p w14:paraId="164B1E43" w14:textId="77777777" w:rsidR="00D63202" w:rsidRPr="00BC57BC" w:rsidRDefault="00000000" w:rsidP="00BC57BC">
      <w:pPr>
        <w:numPr>
          <w:ilvl w:val="0"/>
          <w:numId w:val="117"/>
        </w:numPr>
        <w:tabs>
          <w:tab w:val="left" w:pos="720"/>
        </w:tabs>
        <w:spacing w:line="400" w:lineRule="exact"/>
        <w:ind w:firstLine="200"/>
        <w:rPr>
          <w:rFonts w:ascii="宋体" w:hAnsi="宋体"/>
        </w:rPr>
      </w:pPr>
      <w:r w:rsidRPr="00BC57BC">
        <w:rPr>
          <w:rFonts w:ascii="宋体" w:hAnsi="宋体"/>
          <w:b/>
          <w:bCs/>
        </w:rPr>
        <w:t>观察</w:t>
      </w:r>
      <w:r w:rsidRPr="00BC57BC">
        <w:rPr>
          <w:rFonts w:ascii="宋体" w:hAnsi="宋体"/>
        </w:rPr>
        <w:t>：</w:t>
      </w:r>
    </w:p>
    <w:p w14:paraId="5AD4A2D7" w14:textId="77777777" w:rsidR="00D63202" w:rsidRPr="00BC57BC" w:rsidRDefault="00000000" w:rsidP="00BC57BC">
      <w:pPr>
        <w:numPr>
          <w:ilvl w:val="1"/>
          <w:numId w:val="117"/>
        </w:numPr>
        <w:tabs>
          <w:tab w:val="left" w:pos="1440"/>
        </w:tabs>
        <w:spacing w:line="400" w:lineRule="exact"/>
        <w:ind w:firstLine="200"/>
        <w:rPr>
          <w:rFonts w:ascii="宋体" w:hAnsi="宋体"/>
        </w:rPr>
      </w:pPr>
      <w:r w:rsidRPr="00BC57BC">
        <w:rPr>
          <w:rFonts w:ascii="宋体" w:hAnsi="宋体"/>
        </w:rPr>
        <w:t>在 X(t) 和 Y(t) 图中，青色和黄色曲线的整体趋势（如上升、下降、平台期）高度一致。例如，在3-4秒期间，两者都从约1000px上升到1300px；在9-10秒期间，两者都经历了一次快速下降。</w:t>
      </w:r>
    </w:p>
    <w:p w14:paraId="2A77FC48" w14:textId="77777777" w:rsidR="00D63202" w:rsidRPr="00BC57BC" w:rsidRDefault="00000000" w:rsidP="00BC57BC">
      <w:pPr>
        <w:numPr>
          <w:ilvl w:val="1"/>
          <w:numId w:val="117"/>
        </w:numPr>
        <w:tabs>
          <w:tab w:val="left" w:pos="1440"/>
        </w:tabs>
        <w:spacing w:line="400" w:lineRule="exact"/>
        <w:ind w:firstLine="200"/>
        <w:rPr>
          <w:rFonts w:ascii="宋体" w:hAnsi="宋体"/>
        </w:rPr>
      </w:pPr>
      <w:r w:rsidRPr="00BC57BC">
        <w:rPr>
          <w:rFonts w:ascii="宋体" w:hAnsi="宋体"/>
        </w:rPr>
        <w:t>这说明降噪算法</w:t>
      </w:r>
      <w:r w:rsidRPr="00BC57BC">
        <w:rPr>
          <w:rFonts w:ascii="宋体" w:hAnsi="宋体"/>
          <w:b/>
          <w:bCs/>
        </w:rPr>
        <w:t>没有引入新的系统性偏差或漂移</w:t>
      </w:r>
      <w:r w:rsidRPr="00BC57BC">
        <w:rPr>
          <w:rFonts w:ascii="宋体" w:hAnsi="宋体"/>
        </w:rPr>
        <w:t>，它只是在保留原始运动趋势的基础上，平滑了噪声。</w:t>
      </w:r>
    </w:p>
    <w:p w14:paraId="58161864" w14:textId="77777777" w:rsidR="00D63202" w:rsidRPr="00BC57BC" w:rsidRDefault="00000000" w:rsidP="00BC57BC">
      <w:pPr>
        <w:spacing w:line="400" w:lineRule="exact"/>
        <w:ind w:firstLineChars="200" w:firstLine="422"/>
        <w:rPr>
          <w:rFonts w:ascii="宋体" w:hAnsi="宋体"/>
        </w:rPr>
      </w:pPr>
      <w:r w:rsidRPr="00BC57BC">
        <w:rPr>
          <w:rFonts w:ascii="宋体" w:hAnsi="宋体"/>
          <w:b/>
          <w:bCs/>
        </w:rPr>
        <w:t>结论</w:t>
      </w:r>
      <w:r w:rsidRPr="00BC57BC">
        <w:rPr>
          <w:rFonts w:ascii="宋体" w:hAnsi="宋体"/>
        </w:rPr>
        <w:t>：降噪处理</w:t>
      </w:r>
      <w:r w:rsidRPr="00BC57BC">
        <w:rPr>
          <w:rFonts w:ascii="宋体" w:hAnsi="宋体"/>
          <w:b/>
          <w:bCs/>
        </w:rPr>
        <w:t>未引入漂移</w:t>
      </w:r>
      <w:r w:rsidRPr="00BC57BC">
        <w:rPr>
          <w:rFonts w:ascii="宋体" w:hAnsi="宋体"/>
        </w:rPr>
        <w:t>，很好地保持了原始数据的宏观运动模式。</w:t>
      </w:r>
    </w:p>
    <w:p w14:paraId="62B2A40B" w14:textId="77777777" w:rsidR="00D63202" w:rsidRPr="00BC57BC" w:rsidRDefault="00000000" w:rsidP="00BC57BC">
      <w:pPr>
        <w:spacing w:line="400" w:lineRule="exact"/>
        <w:ind w:firstLineChars="200" w:firstLine="422"/>
        <w:rPr>
          <w:rFonts w:ascii="宋体" w:hAnsi="宋体"/>
          <w:b/>
          <w:bCs/>
        </w:rPr>
      </w:pPr>
      <w:r w:rsidRPr="00BC57BC">
        <w:rPr>
          <w:rFonts w:ascii="宋体" w:hAnsi="宋体"/>
          <w:b/>
          <w:bCs/>
        </w:rPr>
        <w:t>3. 异常跳变 (Outliers/Jumps)</w:t>
      </w:r>
    </w:p>
    <w:p w14:paraId="7A4C3387" w14:textId="77777777" w:rsidR="00D63202" w:rsidRPr="00BC57BC" w:rsidRDefault="00000000" w:rsidP="00BC57BC">
      <w:pPr>
        <w:numPr>
          <w:ilvl w:val="0"/>
          <w:numId w:val="118"/>
        </w:numPr>
        <w:tabs>
          <w:tab w:val="left" w:pos="720"/>
        </w:tabs>
        <w:spacing w:line="400" w:lineRule="exact"/>
        <w:ind w:firstLine="200"/>
        <w:rPr>
          <w:rFonts w:ascii="宋体" w:hAnsi="宋体"/>
        </w:rPr>
      </w:pPr>
      <w:r w:rsidRPr="00BC57BC">
        <w:rPr>
          <w:rFonts w:ascii="宋体" w:hAnsi="宋体"/>
        </w:rPr>
        <w:t>尽管抖动被抑制，但在两个图中依然可以看到一些</w:t>
      </w:r>
      <w:r w:rsidRPr="00BC57BC">
        <w:rPr>
          <w:rFonts w:ascii="宋体" w:hAnsi="宋体"/>
          <w:b/>
          <w:bCs/>
        </w:rPr>
        <w:t>尖锐的、大跨度的垂直跳变</w:t>
      </w:r>
      <w:r w:rsidRPr="00BC57BC">
        <w:rPr>
          <w:rFonts w:ascii="宋体" w:hAnsi="宋体"/>
        </w:rPr>
        <w:t>（例如 X(t) 在 ~6s, ~14.5s, ~17s 的峰值；Y(t) 在 ~14.5s 的谷值）。</w:t>
      </w:r>
    </w:p>
    <w:p w14:paraId="5861B3B5" w14:textId="77777777" w:rsidR="00D63202" w:rsidRPr="00BC57BC" w:rsidRDefault="00000000" w:rsidP="00BC57BC">
      <w:pPr>
        <w:numPr>
          <w:ilvl w:val="0"/>
          <w:numId w:val="118"/>
        </w:numPr>
        <w:tabs>
          <w:tab w:val="left" w:pos="720"/>
        </w:tabs>
        <w:spacing w:line="400" w:lineRule="exact"/>
        <w:ind w:firstLine="200"/>
        <w:rPr>
          <w:rFonts w:ascii="宋体" w:hAnsi="宋体"/>
        </w:rPr>
      </w:pPr>
      <w:r w:rsidRPr="00BC57BC">
        <w:rPr>
          <w:rFonts w:ascii="宋体" w:hAnsi="宋体"/>
        </w:rPr>
        <w:t>这些跳变在</w:t>
      </w:r>
      <w:proofErr w:type="gramStart"/>
      <w:r w:rsidRPr="00BC57BC">
        <w:rPr>
          <w:rFonts w:ascii="宋体" w:hAnsi="宋体"/>
        </w:rPr>
        <w:t>去噪后</w:t>
      </w:r>
      <w:proofErr w:type="gramEnd"/>
      <w:r w:rsidRPr="00BC57BC">
        <w:rPr>
          <w:rFonts w:ascii="宋体" w:hAnsi="宋体"/>
        </w:rPr>
        <w:t>的数据中虽然被稍微“软化”，但依然存在，且与之前 displacement.png 中的位移跳</w:t>
      </w:r>
      <w:proofErr w:type="gramStart"/>
      <w:r w:rsidRPr="00BC57BC">
        <w:rPr>
          <w:rFonts w:ascii="宋体" w:hAnsi="宋体"/>
        </w:rPr>
        <w:t>变完全</w:t>
      </w:r>
      <w:proofErr w:type="gramEnd"/>
      <w:r w:rsidRPr="00BC57BC">
        <w:rPr>
          <w:rFonts w:ascii="宋体" w:hAnsi="宋体"/>
        </w:rPr>
        <w:t>对应。</w:t>
      </w:r>
    </w:p>
    <w:p w14:paraId="373815B9" w14:textId="77777777" w:rsidR="00D63202" w:rsidRPr="00BC57BC" w:rsidRDefault="00000000" w:rsidP="00BC57BC">
      <w:pPr>
        <w:spacing w:line="400" w:lineRule="exact"/>
        <w:ind w:firstLineChars="200" w:firstLine="422"/>
        <w:rPr>
          <w:rFonts w:ascii="宋体" w:hAnsi="宋体"/>
          <w:b/>
          <w:bCs/>
        </w:rPr>
      </w:pPr>
      <w:proofErr w:type="gramStart"/>
      <w:r w:rsidRPr="00BC57BC">
        <w:rPr>
          <w:rFonts w:ascii="宋体" w:hAnsi="宋体"/>
          <w:b/>
          <w:bCs/>
        </w:rPr>
        <w:t>首帧上</w:t>
      </w:r>
      <w:proofErr w:type="gramEnd"/>
      <w:r w:rsidRPr="00BC57BC">
        <w:rPr>
          <w:rFonts w:ascii="宋体" w:hAnsi="宋体"/>
          <w:b/>
          <w:bCs/>
        </w:rPr>
        <w:t>叠加整段轨迹（直观看轨迹是否合理）</w:t>
      </w:r>
    </w:p>
    <w:p w14:paraId="7DA6346B" w14:textId="2D20C5B8" w:rsidR="00D63202" w:rsidRDefault="004B1BDF" w:rsidP="00BC57BC">
      <w:pPr>
        <w:spacing w:afterLines="50" w:after="120"/>
        <w:jc w:val="center"/>
        <w:rPr>
          <w:b/>
          <w:bCs/>
        </w:rPr>
      </w:pPr>
      <w:r>
        <w:rPr>
          <w:noProof/>
        </w:rPr>
        <w:lastRenderedPageBreak/>
        <w:drawing>
          <wp:anchor distT="0" distB="0" distL="114300" distR="114300" simplePos="0" relativeHeight="251656192" behindDoc="0" locked="0" layoutInCell="1" allowOverlap="1" wp14:anchorId="486E0D9C" wp14:editId="7D29AC99">
            <wp:simplePos x="0" y="0"/>
            <wp:positionH relativeFrom="margin">
              <wp:align>center</wp:align>
            </wp:positionH>
            <wp:positionV relativeFrom="paragraph">
              <wp:posOffset>107950</wp:posOffset>
            </wp:positionV>
            <wp:extent cx="4297680" cy="2415540"/>
            <wp:effectExtent l="0" t="0" r="7620" b="3810"/>
            <wp:wrapTopAndBottom/>
            <wp:docPr id="2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7"/>
                    <pic:cNvPicPr>
                      <a:picLocks noChangeAspect="1" noChangeArrowheads="1"/>
                    </pic:cNvPicPr>
                  </pic:nvPicPr>
                  <pic:blipFill>
                    <a:blip r:embed="rId33" r:link="rId34" cstate="print">
                      <a:extLst>
                        <a:ext uri="{28A0092B-C50C-407E-A947-70E740481C1C}">
                          <a14:useLocalDpi xmlns:a14="http://schemas.microsoft.com/office/drawing/2010/main" val="0"/>
                        </a:ext>
                      </a:extLst>
                    </a:blip>
                    <a:srcRect/>
                    <a:stretch>
                      <a:fillRect/>
                    </a:stretch>
                  </pic:blipFill>
                  <pic:spPr bwMode="auto">
                    <a:xfrm>
                      <a:off x="0" y="0"/>
                      <a:ext cx="4297680" cy="241554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宋体" w:hAnsi="宋体" w:hint="eastAsia"/>
          <w:sz w:val="18"/>
          <w:szCs w:val="18"/>
        </w:rPr>
        <w:t xml:space="preserve">图4—4  </w:t>
      </w:r>
      <w:proofErr w:type="gramStart"/>
      <w:r>
        <w:rPr>
          <w:b/>
          <w:bCs/>
          <w:sz w:val="18"/>
          <w:szCs w:val="18"/>
        </w:rPr>
        <w:t>首帧上</w:t>
      </w:r>
      <w:proofErr w:type="gramEnd"/>
      <w:r>
        <w:rPr>
          <w:b/>
          <w:bCs/>
          <w:sz w:val="18"/>
          <w:szCs w:val="18"/>
        </w:rPr>
        <w:t>叠加整段轨迹</w:t>
      </w:r>
    </w:p>
    <w:p w14:paraId="6C35E162" w14:textId="77777777" w:rsidR="00D63202" w:rsidRPr="00BC57BC" w:rsidRDefault="00000000" w:rsidP="00BC57BC">
      <w:pPr>
        <w:spacing w:line="400" w:lineRule="exact"/>
        <w:ind w:firstLineChars="200" w:firstLine="422"/>
        <w:rPr>
          <w:rFonts w:ascii="宋体" w:hAnsi="宋体"/>
          <w:b/>
          <w:bCs/>
        </w:rPr>
      </w:pPr>
      <w:r w:rsidRPr="00BC57BC">
        <w:rPr>
          <w:rFonts w:ascii="宋体" w:hAnsi="宋体"/>
          <w:b/>
          <w:bCs/>
        </w:rPr>
        <w:t>1. 轨迹的物理合理性</w:t>
      </w:r>
    </w:p>
    <w:p w14:paraId="6A1457D2" w14:textId="77777777" w:rsidR="00D63202" w:rsidRPr="00BC57BC" w:rsidRDefault="00000000" w:rsidP="00BC57BC">
      <w:pPr>
        <w:numPr>
          <w:ilvl w:val="0"/>
          <w:numId w:val="119"/>
        </w:numPr>
        <w:tabs>
          <w:tab w:val="left" w:pos="720"/>
        </w:tabs>
        <w:spacing w:line="400" w:lineRule="exact"/>
        <w:ind w:firstLine="200"/>
        <w:rPr>
          <w:rFonts w:ascii="宋体" w:hAnsi="宋体"/>
        </w:rPr>
      </w:pPr>
      <w:r w:rsidRPr="00BC57BC">
        <w:rPr>
          <w:rFonts w:ascii="宋体" w:hAnsi="宋体"/>
          <w:b/>
          <w:bCs/>
        </w:rPr>
        <w:t>优点</w:t>
      </w:r>
      <w:r w:rsidRPr="00BC57BC">
        <w:rPr>
          <w:rFonts w:ascii="宋体" w:hAnsi="宋体"/>
        </w:rPr>
        <w:t>：大部分轨迹线都遵循了羽毛球运动的基本物理规律：</w:t>
      </w:r>
    </w:p>
    <w:p w14:paraId="297A10CC" w14:textId="77777777" w:rsidR="00D63202" w:rsidRPr="00BC57BC" w:rsidRDefault="00000000" w:rsidP="00BC57BC">
      <w:pPr>
        <w:numPr>
          <w:ilvl w:val="1"/>
          <w:numId w:val="119"/>
        </w:numPr>
        <w:tabs>
          <w:tab w:val="left" w:pos="1440"/>
        </w:tabs>
        <w:spacing w:line="400" w:lineRule="exact"/>
        <w:ind w:firstLine="200"/>
        <w:rPr>
          <w:rFonts w:ascii="宋体" w:hAnsi="宋体"/>
        </w:rPr>
      </w:pPr>
      <w:r w:rsidRPr="00BC57BC">
        <w:rPr>
          <w:rFonts w:ascii="宋体" w:hAnsi="宋体"/>
        </w:rPr>
        <w:t>轨迹呈抛物线状，符合重力作用下的飞行轨迹。</w:t>
      </w:r>
    </w:p>
    <w:p w14:paraId="4AE31F1A" w14:textId="77777777" w:rsidR="00D63202" w:rsidRPr="00BC57BC" w:rsidRDefault="00000000" w:rsidP="00BC57BC">
      <w:pPr>
        <w:numPr>
          <w:ilvl w:val="1"/>
          <w:numId w:val="119"/>
        </w:numPr>
        <w:tabs>
          <w:tab w:val="left" w:pos="1440"/>
        </w:tabs>
        <w:spacing w:line="400" w:lineRule="exact"/>
        <w:ind w:firstLine="200"/>
        <w:rPr>
          <w:rFonts w:ascii="宋体" w:hAnsi="宋体"/>
        </w:rPr>
      </w:pPr>
      <w:r w:rsidRPr="00BC57BC">
        <w:rPr>
          <w:rFonts w:ascii="宋体" w:hAnsi="宋体"/>
        </w:rPr>
        <w:t>轨迹起点和落点都在球网两侧的场地上，符合比赛规则。</w:t>
      </w:r>
    </w:p>
    <w:p w14:paraId="062CFCBE" w14:textId="77777777" w:rsidR="00D63202" w:rsidRPr="00BC57BC" w:rsidRDefault="00000000" w:rsidP="00BC57BC">
      <w:pPr>
        <w:numPr>
          <w:ilvl w:val="1"/>
          <w:numId w:val="119"/>
        </w:numPr>
        <w:tabs>
          <w:tab w:val="left" w:pos="1440"/>
        </w:tabs>
        <w:spacing w:line="400" w:lineRule="exact"/>
        <w:ind w:firstLine="200"/>
        <w:rPr>
          <w:rFonts w:ascii="宋体" w:hAnsi="宋体"/>
        </w:rPr>
      </w:pPr>
      <w:r w:rsidRPr="00BC57BC">
        <w:rPr>
          <w:rFonts w:ascii="宋体" w:hAnsi="宋体"/>
        </w:rPr>
        <w:t>轨迹高度变化合理，有高远球、吊球、杀球等不同类型的弧线。</w:t>
      </w:r>
    </w:p>
    <w:p w14:paraId="06E8C5C4" w14:textId="77777777" w:rsidR="00D63202" w:rsidRPr="00BC57BC" w:rsidRDefault="00000000" w:rsidP="00BC57BC">
      <w:pPr>
        <w:spacing w:line="400" w:lineRule="exact"/>
        <w:ind w:firstLineChars="200" w:firstLine="422"/>
        <w:rPr>
          <w:rFonts w:ascii="宋体" w:hAnsi="宋体"/>
        </w:rPr>
      </w:pPr>
      <w:r w:rsidRPr="00BC57BC">
        <w:rPr>
          <w:rFonts w:ascii="宋体" w:hAnsi="宋体"/>
          <w:b/>
          <w:bCs/>
        </w:rPr>
        <w:t>结论</w:t>
      </w:r>
      <w:r w:rsidRPr="00BC57BC">
        <w:rPr>
          <w:rFonts w:ascii="宋体" w:hAnsi="宋体"/>
        </w:rPr>
        <w:t>：从宏观上看，这些轨迹是</w:t>
      </w:r>
      <w:r w:rsidRPr="00BC57BC">
        <w:rPr>
          <w:rFonts w:ascii="宋体" w:hAnsi="宋体"/>
          <w:b/>
          <w:bCs/>
        </w:rPr>
        <w:t>符合物理直觉和运动规律的</w:t>
      </w:r>
      <w:r w:rsidRPr="00BC57BC">
        <w:rPr>
          <w:rFonts w:ascii="宋体" w:hAnsi="宋体"/>
        </w:rPr>
        <w:t>，说明追踪算法在大多数情况下是有效的。</w:t>
      </w:r>
    </w:p>
    <w:p w14:paraId="2AF7A148" w14:textId="77777777" w:rsidR="00F71D9D" w:rsidRDefault="00F71D9D" w:rsidP="00E561B1">
      <w:pPr>
        <w:spacing w:line="400" w:lineRule="exact"/>
        <w:rPr>
          <w:rFonts w:ascii="黑体" w:eastAsia="黑体" w:hAnsi="黑体"/>
          <w:sz w:val="28"/>
          <w:szCs w:val="28"/>
        </w:rPr>
      </w:pPr>
      <w:bookmarkStart w:id="204" w:name="_Toc219060403"/>
      <w:bookmarkStart w:id="205" w:name="_Toc219071411"/>
      <w:bookmarkStart w:id="206" w:name="_Toc219053991"/>
    </w:p>
    <w:p w14:paraId="222049FE" w14:textId="46EDD201" w:rsidR="00F71D9D" w:rsidRPr="00BC57BC" w:rsidRDefault="00000000" w:rsidP="00825FF1">
      <w:pPr>
        <w:pStyle w:val="2"/>
        <w:spacing w:before="240" w:after="120"/>
      </w:pPr>
      <w:bookmarkStart w:id="207" w:name="_Toc219932866"/>
      <w:r w:rsidRPr="00F71D9D">
        <w:rPr>
          <w:rFonts w:hint="eastAsia"/>
        </w:rPr>
        <w:t>4.2</w:t>
      </w:r>
      <w:r w:rsidRPr="00F71D9D">
        <w:rPr>
          <w:rFonts w:hint="eastAsia"/>
        </w:rPr>
        <w:t>姿态估计：</w:t>
      </w:r>
      <w:proofErr w:type="spellStart"/>
      <w:r w:rsidRPr="00F71D9D">
        <w:rPr>
          <w:rFonts w:hint="eastAsia"/>
        </w:rPr>
        <w:t>MMPose</w:t>
      </w:r>
      <w:proofErr w:type="spellEnd"/>
      <w:r w:rsidRPr="00F71D9D">
        <w:rPr>
          <w:rFonts w:hint="eastAsia"/>
        </w:rPr>
        <w:t xml:space="preserve"> </w:t>
      </w:r>
      <w:proofErr w:type="spellStart"/>
      <w:r w:rsidRPr="00F71D9D">
        <w:rPr>
          <w:rFonts w:hint="eastAsia"/>
        </w:rPr>
        <w:t>RTMPose</w:t>
      </w:r>
      <w:bookmarkStart w:id="208" w:name="_Toc219071412"/>
      <w:bookmarkEnd w:id="204"/>
      <w:bookmarkEnd w:id="205"/>
      <w:bookmarkEnd w:id="206"/>
      <w:bookmarkEnd w:id="207"/>
      <w:proofErr w:type="spellEnd"/>
    </w:p>
    <w:p w14:paraId="4BC35796" w14:textId="77777777" w:rsidR="00D63202" w:rsidRPr="00BC57BC" w:rsidRDefault="00000000" w:rsidP="00BC57BC">
      <w:pPr>
        <w:spacing w:line="400" w:lineRule="exact"/>
        <w:ind w:firstLineChars="200" w:firstLine="422"/>
        <w:rPr>
          <w:rFonts w:ascii="宋体" w:hAnsi="宋体"/>
          <w:b/>
          <w:bCs/>
        </w:rPr>
      </w:pPr>
      <w:r w:rsidRPr="00BC57BC">
        <w:rPr>
          <w:rFonts w:ascii="宋体" w:hAnsi="宋体" w:hint="eastAsia"/>
          <w:b/>
          <w:bCs/>
        </w:rPr>
        <w:t>1.模型运用</w:t>
      </w:r>
      <w:bookmarkEnd w:id="208"/>
    </w:p>
    <w:p w14:paraId="2003E5D1" w14:textId="77777777" w:rsidR="00D63202" w:rsidRPr="00BC57BC" w:rsidRDefault="00000000" w:rsidP="00BC57BC">
      <w:pPr>
        <w:spacing w:afterLines="50" w:after="120" w:line="400" w:lineRule="exact"/>
        <w:ind w:firstLineChars="200" w:firstLine="420"/>
        <w:rPr>
          <w:rFonts w:ascii="宋体" w:hAnsi="宋体"/>
        </w:rPr>
      </w:pPr>
      <w:r w:rsidRPr="00BC57BC">
        <w:rPr>
          <w:rFonts w:ascii="宋体" w:hAnsi="宋体" w:hint="eastAsia"/>
        </w:rPr>
        <w:t>模型定位</w:t>
      </w:r>
    </w:p>
    <w:p w14:paraId="509451F9" w14:textId="77777777" w:rsidR="00D63202" w:rsidRPr="00BC57BC" w:rsidRDefault="00000000" w:rsidP="00BC57BC">
      <w:pPr>
        <w:spacing w:afterLines="50" w:after="120" w:line="400" w:lineRule="exact"/>
        <w:ind w:firstLineChars="200" w:firstLine="420"/>
        <w:rPr>
          <w:rFonts w:ascii="宋体" w:hAnsi="宋体"/>
        </w:rPr>
      </w:pPr>
      <w:r w:rsidRPr="00BC57BC">
        <w:rPr>
          <w:rFonts w:ascii="宋体" w:hAnsi="宋体" w:hint="eastAsia"/>
        </w:rPr>
        <w:t>对每帧输出人体关键点（COCO 17 点），用于：击球归因（谁击球）、体能/战术统计、BST 击球类型分类的输入特征。</w:t>
      </w:r>
    </w:p>
    <w:p w14:paraId="6519AF7F" w14:textId="77777777" w:rsidR="00D63202" w:rsidRPr="00BC57BC" w:rsidRDefault="00000000" w:rsidP="00BC57BC">
      <w:pPr>
        <w:spacing w:afterLines="50" w:after="120" w:line="400" w:lineRule="exact"/>
        <w:ind w:firstLineChars="200" w:firstLine="420"/>
        <w:rPr>
          <w:rFonts w:ascii="宋体" w:hAnsi="宋体"/>
        </w:rPr>
      </w:pPr>
      <w:r w:rsidRPr="00BC57BC">
        <w:rPr>
          <w:rFonts w:ascii="宋体" w:hAnsi="宋体" w:hint="eastAsia"/>
        </w:rPr>
        <w:t>推理方式</w:t>
      </w:r>
    </w:p>
    <w:p w14:paraId="256E8683" w14:textId="77777777" w:rsidR="00D63202" w:rsidRPr="00BC57BC" w:rsidRDefault="00000000" w:rsidP="00BC57BC">
      <w:pPr>
        <w:spacing w:afterLines="50" w:after="120" w:line="400" w:lineRule="exact"/>
        <w:ind w:firstLineChars="200" w:firstLine="420"/>
        <w:rPr>
          <w:rFonts w:ascii="宋体" w:hAnsi="宋体"/>
        </w:rPr>
      </w:pPr>
      <w:r w:rsidRPr="00BC57BC">
        <w:rPr>
          <w:rFonts w:ascii="宋体" w:hAnsi="宋体" w:hint="eastAsia"/>
        </w:rPr>
        <w:t xml:space="preserve">使用 </w:t>
      </w:r>
      <w:proofErr w:type="spellStart"/>
      <w:r w:rsidRPr="00BC57BC">
        <w:rPr>
          <w:rFonts w:ascii="宋体" w:hAnsi="宋体" w:hint="eastAsia"/>
        </w:rPr>
        <w:t>mmpose.apis.MMPoseInferencer</w:t>
      </w:r>
      <w:proofErr w:type="spellEnd"/>
      <w:r w:rsidRPr="00BC57BC">
        <w:rPr>
          <w:rFonts w:ascii="宋体" w:hAnsi="宋体" w:hint="eastAsia"/>
        </w:rPr>
        <w:t xml:space="preserve"> 直接跑视频推理（按选择的 </w:t>
      </w:r>
      <w:proofErr w:type="spellStart"/>
      <w:r w:rsidRPr="00BC57BC">
        <w:rPr>
          <w:rFonts w:ascii="宋体" w:hAnsi="宋体" w:hint="eastAsia"/>
        </w:rPr>
        <w:t>rtmpose</w:t>
      </w:r>
      <w:proofErr w:type="spellEnd"/>
      <w:r w:rsidRPr="00BC57BC">
        <w:rPr>
          <w:rFonts w:ascii="宋体" w:hAnsi="宋体" w:hint="eastAsia"/>
        </w:rPr>
        <w:t xml:space="preserve">-t/s/m/l），初始化逻辑在 </w:t>
      </w:r>
      <w:proofErr w:type="spellStart"/>
      <w:r w:rsidRPr="00BC57BC">
        <w:rPr>
          <w:rFonts w:ascii="宋体" w:hAnsi="宋体" w:hint="eastAsia"/>
        </w:rPr>
        <w:t>PoseDetector</w:t>
      </w:r>
      <w:proofErr w:type="spellEnd"/>
      <w:r w:rsidRPr="00BC57BC">
        <w:rPr>
          <w:rFonts w:ascii="宋体" w:hAnsi="宋体" w:hint="eastAsia"/>
        </w:rPr>
        <w:t>._</w:t>
      </w:r>
      <w:proofErr w:type="spellStart"/>
      <w:r w:rsidRPr="00BC57BC">
        <w:rPr>
          <w:rFonts w:ascii="宋体" w:hAnsi="宋体" w:hint="eastAsia"/>
        </w:rPr>
        <w:t>init_inferencer</w:t>
      </w:r>
      <w:proofErr w:type="spellEnd"/>
      <w:r w:rsidRPr="00BC57BC">
        <w:rPr>
          <w:rFonts w:ascii="宋体" w:hAnsi="宋体" w:hint="eastAsia"/>
        </w:rPr>
        <w:t xml:space="preserve"> 。</w:t>
      </w:r>
    </w:p>
    <w:p w14:paraId="1C2B0E3B" w14:textId="77777777" w:rsidR="00D63202" w:rsidRPr="00BC57BC" w:rsidRDefault="00000000" w:rsidP="00BC57BC">
      <w:pPr>
        <w:spacing w:afterLines="50" w:after="120" w:line="400" w:lineRule="exact"/>
        <w:ind w:firstLineChars="200" w:firstLine="420"/>
        <w:rPr>
          <w:rFonts w:ascii="宋体" w:hAnsi="宋体"/>
        </w:rPr>
      </w:pPr>
      <w:r w:rsidRPr="00BC57BC">
        <w:rPr>
          <w:rFonts w:ascii="宋体" w:hAnsi="宋体" w:hint="eastAsia"/>
        </w:rPr>
        <w:t xml:space="preserve">视频推理主循环在 </w:t>
      </w:r>
      <w:proofErr w:type="spellStart"/>
      <w:r w:rsidRPr="00BC57BC">
        <w:rPr>
          <w:rFonts w:ascii="宋体" w:hAnsi="宋体" w:hint="eastAsia"/>
        </w:rPr>
        <w:t>PoseDetector.detect_video</w:t>
      </w:r>
      <w:proofErr w:type="spellEnd"/>
      <w:r w:rsidRPr="00BC57BC">
        <w:rPr>
          <w:rFonts w:ascii="宋体" w:hAnsi="宋体" w:hint="eastAsia"/>
        </w:rPr>
        <w:t xml:space="preserve"> ，从 </w:t>
      </w:r>
      <w:proofErr w:type="spellStart"/>
      <w:r w:rsidRPr="00BC57BC">
        <w:rPr>
          <w:rFonts w:ascii="宋体" w:hAnsi="宋体" w:hint="eastAsia"/>
        </w:rPr>
        <w:t>inferencer</w:t>
      </w:r>
      <w:proofErr w:type="spellEnd"/>
      <w:r w:rsidRPr="00BC57BC">
        <w:rPr>
          <w:rFonts w:ascii="宋体" w:hAnsi="宋体" w:hint="eastAsia"/>
        </w:rPr>
        <w:t xml:space="preserve"> 的 generator </w:t>
      </w:r>
      <w:proofErr w:type="gramStart"/>
      <w:r w:rsidRPr="00BC57BC">
        <w:rPr>
          <w:rFonts w:ascii="宋体" w:hAnsi="宋体" w:hint="eastAsia"/>
        </w:rPr>
        <w:t>逐帧取</w:t>
      </w:r>
      <w:proofErr w:type="gramEnd"/>
      <w:r w:rsidRPr="00BC57BC">
        <w:rPr>
          <w:rFonts w:ascii="宋体" w:hAnsi="宋体" w:hint="eastAsia"/>
        </w:rPr>
        <w:t xml:space="preserve"> predictions[0] 。</w:t>
      </w:r>
    </w:p>
    <w:p w14:paraId="3ACDC194" w14:textId="77777777" w:rsidR="00D63202" w:rsidRPr="00BC57BC" w:rsidRDefault="00000000" w:rsidP="00BC57BC">
      <w:pPr>
        <w:spacing w:afterLines="50" w:after="120" w:line="400" w:lineRule="exact"/>
        <w:ind w:firstLineChars="200" w:firstLine="420"/>
        <w:rPr>
          <w:rFonts w:ascii="宋体" w:hAnsi="宋体"/>
        </w:rPr>
      </w:pPr>
      <w:r w:rsidRPr="00BC57BC">
        <w:rPr>
          <w:rFonts w:ascii="宋体" w:hAnsi="宋体" w:hint="eastAsia"/>
        </w:rPr>
        <w:t>多人的 ID 与上下场分配（工程实现）</w:t>
      </w:r>
    </w:p>
    <w:p w14:paraId="028823EF" w14:textId="77777777" w:rsidR="00D63202" w:rsidRPr="00BC57BC" w:rsidRDefault="00000000" w:rsidP="00BC57BC">
      <w:pPr>
        <w:spacing w:afterLines="50" w:after="120" w:line="400" w:lineRule="exact"/>
        <w:ind w:firstLineChars="200" w:firstLine="420"/>
        <w:rPr>
          <w:rFonts w:ascii="宋体" w:hAnsi="宋体"/>
        </w:rPr>
      </w:pPr>
      <w:r w:rsidRPr="00BC57BC">
        <w:rPr>
          <w:rFonts w:ascii="宋体" w:hAnsi="宋体" w:hint="eastAsia"/>
        </w:rPr>
        <w:t>输出的多人结果会被整理成固定形状数组 (T, 2, 17, 2) ：</w:t>
      </w:r>
    </w:p>
    <w:p w14:paraId="3BD74125" w14:textId="77777777" w:rsidR="00D63202" w:rsidRPr="00BC57BC" w:rsidRDefault="00000000" w:rsidP="00BC57BC">
      <w:pPr>
        <w:spacing w:afterLines="50" w:after="120" w:line="400" w:lineRule="exact"/>
        <w:ind w:firstLine="200"/>
        <w:rPr>
          <w:rFonts w:ascii="宋体" w:hAnsi="宋体"/>
        </w:rPr>
      </w:pPr>
      <w:r w:rsidRPr="00BC57BC">
        <w:rPr>
          <w:rFonts w:ascii="宋体" w:hAnsi="宋体" w:hint="eastAsia"/>
        </w:rPr>
        <w:t xml:space="preserve"> </w:t>
      </w:r>
      <w:r w:rsidR="00F71D9D" w:rsidRPr="00BC57BC">
        <w:rPr>
          <w:rFonts w:ascii="宋体" w:hAnsi="宋体" w:hint="eastAsia"/>
        </w:rPr>
        <w:t xml:space="preserve">   </w:t>
      </w:r>
      <w:r w:rsidRPr="00BC57BC">
        <w:rPr>
          <w:rFonts w:ascii="宋体" w:hAnsi="宋体" w:hint="eastAsia"/>
        </w:rPr>
        <w:t>先把每帧“候选人”的关键点整理出来；</w:t>
      </w:r>
    </w:p>
    <w:p w14:paraId="4BEB008F" w14:textId="77777777" w:rsidR="00D63202" w:rsidRPr="00BC57BC" w:rsidRDefault="00000000" w:rsidP="00BC57BC">
      <w:pPr>
        <w:spacing w:afterLines="50" w:after="120" w:line="400" w:lineRule="exact"/>
        <w:ind w:firstLineChars="200" w:firstLine="420"/>
        <w:rPr>
          <w:rFonts w:ascii="宋体" w:hAnsi="宋体"/>
        </w:rPr>
      </w:pPr>
      <w:r w:rsidRPr="00BC57BC">
        <w:rPr>
          <w:rFonts w:ascii="宋体" w:hAnsi="宋体" w:hint="eastAsia"/>
        </w:rPr>
        <w:t xml:space="preserve">再通过 </w:t>
      </w:r>
      <w:proofErr w:type="spellStart"/>
      <w:r w:rsidRPr="00BC57BC">
        <w:rPr>
          <w:rFonts w:ascii="宋体" w:hAnsi="宋体" w:hint="eastAsia"/>
        </w:rPr>
        <w:t>track_poses</w:t>
      </w:r>
      <w:proofErr w:type="spellEnd"/>
      <w:r w:rsidRPr="00BC57BC">
        <w:rPr>
          <w:rFonts w:ascii="宋体" w:hAnsi="宋体" w:hint="eastAsia"/>
        </w:rPr>
        <w:t>() 用一个轻量级跟踪器在时间上稳定 person0/person1（Kalman + 匹配</w:t>
      </w:r>
      <w:r w:rsidRPr="00BC57BC">
        <w:rPr>
          <w:rFonts w:ascii="宋体" w:hAnsi="宋体" w:hint="eastAsia"/>
        </w:rPr>
        <w:lastRenderedPageBreak/>
        <w:t>代价），见 person_tracker.py 。</w:t>
      </w:r>
    </w:p>
    <w:p w14:paraId="11814FCF" w14:textId="77777777" w:rsidR="00D63202" w:rsidRPr="00BC57BC" w:rsidRDefault="00000000" w:rsidP="00BC57BC">
      <w:pPr>
        <w:spacing w:afterLines="50" w:after="120" w:line="400" w:lineRule="exact"/>
        <w:ind w:firstLineChars="200" w:firstLine="420"/>
        <w:rPr>
          <w:rFonts w:ascii="宋体" w:hAnsi="宋体"/>
        </w:rPr>
      </w:pPr>
      <w:r w:rsidRPr="00BC57BC">
        <w:rPr>
          <w:rFonts w:ascii="宋体" w:hAnsi="宋体" w:hint="eastAsia"/>
        </w:rPr>
        <w:t xml:space="preserve">若开启球场检测，会用球场中线 </w:t>
      </w:r>
      <w:proofErr w:type="spellStart"/>
      <w:r w:rsidRPr="00BC57BC">
        <w:rPr>
          <w:rFonts w:ascii="宋体" w:hAnsi="宋体" w:hint="eastAsia"/>
        </w:rPr>
        <w:t>net_y</w:t>
      </w:r>
      <w:proofErr w:type="spellEnd"/>
      <w:r w:rsidRPr="00BC57BC">
        <w:rPr>
          <w:rFonts w:ascii="宋体" w:hAnsi="宋体" w:hint="eastAsia"/>
        </w:rPr>
        <w:t xml:space="preserve"> 将两人强制分成“上半场/下半场”，避免 ID 互换：见 </w:t>
      </w:r>
      <w:proofErr w:type="spellStart"/>
      <w:r w:rsidRPr="00BC57BC">
        <w:rPr>
          <w:rFonts w:ascii="宋体" w:hAnsi="宋体" w:hint="eastAsia"/>
        </w:rPr>
        <w:t>CourtBasedPlayerAssigner</w:t>
      </w:r>
      <w:proofErr w:type="spellEnd"/>
      <w:r w:rsidRPr="00BC57BC">
        <w:rPr>
          <w:rFonts w:ascii="宋体" w:hAnsi="宋体" w:hint="eastAsia"/>
        </w:rPr>
        <w:t xml:space="preserve"> 与 </w:t>
      </w:r>
      <w:proofErr w:type="spellStart"/>
      <w:r w:rsidRPr="00BC57BC">
        <w:rPr>
          <w:rFonts w:ascii="宋体" w:hAnsi="宋体" w:hint="eastAsia"/>
        </w:rPr>
        <w:t>PoseDetector</w:t>
      </w:r>
      <w:proofErr w:type="spellEnd"/>
      <w:r w:rsidRPr="00BC57BC">
        <w:rPr>
          <w:rFonts w:ascii="宋体" w:hAnsi="宋体" w:hint="eastAsia"/>
        </w:rPr>
        <w:t>._</w:t>
      </w:r>
      <w:proofErr w:type="spellStart"/>
      <w:r w:rsidRPr="00BC57BC">
        <w:rPr>
          <w:rFonts w:ascii="宋体" w:hAnsi="宋体" w:hint="eastAsia"/>
        </w:rPr>
        <w:t>poses_to_array</w:t>
      </w:r>
      <w:proofErr w:type="spellEnd"/>
      <w:r w:rsidRPr="00BC57BC">
        <w:rPr>
          <w:rFonts w:ascii="宋体" w:hAnsi="宋体" w:hint="eastAsia"/>
        </w:rPr>
        <w:t xml:space="preserve"> 。</w:t>
      </w:r>
    </w:p>
    <w:p w14:paraId="28DF7438" w14:textId="77777777" w:rsidR="00D63202" w:rsidRPr="00BC57BC" w:rsidRDefault="00000000" w:rsidP="00BC57BC">
      <w:pPr>
        <w:spacing w:line="400" w:lineRule="exact"/>
        <w:ind w:firstLineChars="200" w:firstLine="422"/>
        <w:rPr>
          <w:rFonts w:ascii="宋体" w:hAnsi="宋体"/>
          <w:b/>
          <w:bCs/>
        </w:rPr>
      </w:pPr>
      <w:bookmarkStart w:id="209" w:name="_Toc219071413"/>
      <w:r w:rsidRPr="00BC57BC">
        <w:rPr>
          <w:rFonts w:ascii="宋体" w:hAnsi="宋体" w:hint="eastAsia"/>
          <w:b/>
          <w:bCs/>
        </w:rPr>
        <w:t>2.实际效果</w:t>
      </w:r>
      <w:bookmarkEnd w:id="209"/>
    </w:p>
    <w:p w14:paraId="1F7A4EC7" w14:textId="41960522" w:rsidR="00D63202" w:rsidRPr="00BC57BC" w:rsidRDefault="00BC57BC" w:rsidP="00BC57BC">
      <w:pPr>
        <w:spacing w:afterLines="50" w:after="120" w:line="400" w:lineRule="exact"/>
        <w:ind w:firstLineChars="200" w:firstLine="420"/>
        <w:rPr>
          <w:rFonts w:ascii="宋体" w:hAnsi="宋体"/>
          <w:b/>
          <w:bCs/>
        </w:rPr>
      </w:pPr>
      <w:r w:rsidRPr="00BC57BC">
        <w:rPr>
          <w:rFonts w:ascii="宋体" w:hAnsi="宋体"/>
          <w:noProof/>
        </w:rPr>
        <w:drawing>
          <wp:anchor distT="0" distB="0" distL="114300" distR="114300" simplePos="0" relativeHeight="251657216" behindDoc="0" locked="0" layoutInCell="1" allowOverlap="1" wp14:anchorId="410CED25" wp14:editId="7EC30736">
            <wp:simplePos x="0" y="0"/>
            <wp:positionH relativeFrom="margin">
              <wp:align>right</wp:align>
            </wp:positionH>
            <wp:positionV relativeFrom="paragraph">
              <wp:posOffset>356870</wp:posOffset>
            </wp:positionV>
            <wp:extent cx="5425440" cy="1805940"/>
            <wp:effectExtent l="0" t="0" r="3810" b="3810"/>
            <wp:wrapTopAndBottom/>
            <wp:docPr id="2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8"/>
                    <pic:cNvPicPr>
                      <a:picLocks noChangeAspect="1" noChangeArrowheads="1"/>
                    </pic:cNvPicPr>
                  </pic:nvPicPr>
                  <pic:blipFill>
                    <a:blip r:embed="rId35" r:link="rId36" cstate="print">
                      <a:extLst>
                        <a:ext uri="{28A0092B-C50C-407E-A947-70E740481C1C}">
                          <a14:useLocalDpi xmlns:a14="http://schemas.microsoft.com/office/drawing/2010/main" val="0"/>
                        </a:ext>
                      </a:extLst>
                    </a:blip>
                    <a:srcRect/>
                    <a:stretch>
                      <a:fillRect/>
                    </a:stretch>
                  </pic:blipFill>
                  <pic:spPr bwMode="auto">
                    <a:xfrm>
                      <a:off x="0" y="0"/>
                      <a:ext cx="5425440" cy="1805940"/>
                    </a:xfrm>
                    <a:prstGeom prst="rect">
                      <a:avLst/>
                    </a:prstGeom>
                    <a:noFill/>
                    <a:ln>
                      <a:noFill/>
                    </a:ln>
                  </pic:spPr>
                </pic:pic>
              </a:graphicData>
            </a:graphic>
            <wp14:sizeRelH relativeFrom="page">
              <wp14:pctWidth>0</wp14:pctWidth>
            </wp14:sizeRelH>
            <wp14:sizeRelV relativeFrom="page">
              <wp14:pctHeight>0</wp14:pctHeight>
            </wp14:sizeRelV>
          </wp:anchor>
        </w:drawing>
      </w:r>
      <w:r w:rsidR="004B1BDF" w:rsidRPr="00BC57BC">
        <w:rPr>
          <w:rFonts w:ascii="宋体" w:hAnsi="宋体" w:hint="eastAsia"/>
          <w:b/>
          <w:bCs/>
        </w:rPr>
        <w:t>骨长波动是否大（波动大通常是抖动、误检、或 ID 混乱）</w:t>
      </w:r>
    </w:p>
    <w:p w14:paraId="322CF83E" w14:textId="06673CD9" w:rsidR="00D63202" w:rsidRDefault="00000000" w:rsidP="00BC57BC">
      <w:pPr>
        <w:spacing w:afterLines="50" w:after="120"/>
        <w:jc w:val="center"/>
      </w:pPr>
      <w:r>
        <w:rPr>
          <w:rFonts w:ascii="宋体" w:hAnsi="宋体" w:hint="eastAsia"/>
          <w:sz w:val="18"/>
          <w:szCs w:val="18"/>
        </w:rPr>
        <w:t>图4—5  骨长波动是否大</w:t>
      </w:r>
    </w:p>
    <w:p w14:paraId="023C3519" w14:textId="77777777" w:rsidR="00D63202" w:rsidRPr="00BC57BC" w:rsidRDefault="00000000" w:rsidP="00BC57BC">
      <w:pPr>
        <w:spacing w:line="400" w:lineRule="exact"/>
        <w:ind w:firstLineChars="200" w:firstLine="422"/>
        <w:rPr>
          <w:rFonts w:ascii="宋体" w:hAnsi="宋体"/>
        </w:rPr>
      </w:pPr>
      <w:r w:rsidRPr="00BC57BC">
        <w:rPr>
          <w:rFonts w:ascii="宋体" w:hAnsi="宋体"/>
          <w:b/>
          <w:bCs/>
        </w:rPr>
        <w:t>1. 整体稳定性</w:t>
      </w:r>
    </w:p>
    <w:p w14:paraId="5ACDBA00" w14:textId="77777777" w:rsidR="00D63202" w:rsidRPr="00BC57BC" w:rsidRDefault="00000000" w:rsidP="00BC57BC">
      <w:pPr>
        <w:numPr>
          <w:ilvl w:val="0"/>
          <w:numId w:val="120"/>
        </w:numPr>
        <w:tabs>
          <w:tab w:val="left" w:pos="720"/>
        </w:tabs>
        <w:spacing w:line="400" w:lineRule="exact"/>
        <w:ind w:firstLine="200"/>
        <w:rPr>
          <w:rFonts w:ascii="宋体" w:hAnsi="宋体"/>
        </w:rPr>
      </w:pPr>
      <w:r w:rsidRPr="00BC57BC">
        <w:rPr>
          <w:rFonts w:ascii="宋体" w:hAnsi="宋体"/>
        </w:rPr>
        <w:t>大部分骨骼的 CV 值都低于 0.4，有些甚至低至 0.1-0.2，这表明对于这些骨骼连接，其长度在时间上是</w:t>
      </w:r>
      <w:r w:rsidRPr="00BC57BC">
        <w:rPr>
          <w:rFonts w:ascii="宋体" w:hAnsi="宋体"/>
          <w:b/>
          <w:bCs/>
        </w:rPr>
        <w:t>相对稳定的</w:t>
      </w:r>
      <w:r w:rsidRPr="00BC57BC">
        <w:rPr>
          <w:rFonts w:ascii="宋体" w:hAnsi="宋体"/>
        </w:rPr>
        <w:t>，符合人体解剖学结构（骨骼长度在短时间内不应有巨大变化）。</w:t>
      </w:r>
    </w:p>
    <w:p w14:paraId="21657B81" w14:textId="77777777" w:rsidR="00D63202" w:rsidRPr="00BC57BC" w:rsidRDefault="00000000" w:rsidP="00BC57BC">
      <w:pPr>
        <w:numPr>
          <w:ilvl w:val="0"/>
          <w:numId w:val="120"/>
        </w:numPr>
        <w:tabs>
          <w:tab w:val="left" w:pos="720"/>
        </w:tabs>
        <w:spacing w:line="400" w:lineRule="exact"/>
        <w:ind w:firstLine="200"/>
        <w:rPr>
          <w:rFonts w:ascii="宋体" w:hAnsi="宋体"/>
        </w:rPr>
      </w:pPr>
      <w:r w:rsidRPr="00BC57BC">
        <w:rPr>
          <w:rFonts w:ascii="宋体" w:hAnsi="宋体"/>
        </w:rPr>
        <w:t>这说明追踪算法在大多数情况下能保持对同</w:t>
      </w:r>
      <w:proofErr w:type="gramStart"/>
      <w:r w:rsidRPr="00BC57BC">
        <w:rPr>
          <w:rFonts w:ascii="宋体" w:hAnsi="宋体"/>
        </w:rPr>
        <w:t>一身体</w:t>
      </w:r>
      <w:proofErr w:type="gramEnd"/>
      <w:r w:rsidRPr="00BC57BC">
        <w:rPr>
          <w:rFonts w:ascii="宋体" w:hAnsi="宋体"/>
        </w:rPr>
        <w:t>部位的稳定追踪，没有发生严重的 ID 混乱。</w:t>
      </w:r>
    </w:p>
    <w:p w14:paraId="4D3FC4C0" w14:textId="77777777" w:rsidR="00D63202" w:rsidRPr="00BC57BC" w:rsidRDefault="00000000" w:rsidP="00BC57BC">
      <w:pPr>
        <w:spacing w:line="400" w:lineRule="exact"/>
        <w:ind w:firstLineChars="200" w:firstLine="422"/>
        <w:rPr>
          <w:rFonts w:ascii="宋体" w:hAnsi="宋体"/>
        </w:rPr>
      </w:pPr>
      <w:r w:rsidRPr="00BC57BC">
        <w:rPr>
          <w:rFonts w:ascii="宋体" w:hAnsi="宋体"/>
          <w:b/>
          <w:bCs/>
        </w:rPr>
        <w:t>结论</w:t>
      </w:r>
      <w:r w:rsidRPr="00BC57BC">
        <w:rPr>
          <w:rFonts w:ascii="宋体" w:hAnsi="宋体"/>
        </w:rPr>
        <w:t>：</w:t>
      </w:r>
      <w:r w:rsidRPr="00BC57BC">
        <w:rPr>
          <w:rFonts w:ascii="宋体" w:hAnsi="宋体"/>
          <w:b/>
          <w:bCs/>
        </w:rPr>
        <w:t>主体 P0 和 P1 的大部分骨骼结构是稳定的</w:t>
      </w:r>
      <w:r w:rsidRPr="00BC57BC">
        <w:rPr>
          <w:rFonts w:ascii="宋体" w:hAnsi="宋体"/>
        </w:rPr>
        <w:t>，追踪系统在基础层面是可靠的。</w:t>
      </w:r>
    </w:p>
    <w:p w14:paraId="226BDF21" w14:textId="77777777" w:rsidR="00D63202" w:rsidRPr="00BC57BC" w:rsidRDefault="00000000" w:rsidP="00BC57BC">
      <w:pPr>
        <w:spacing w:line="400" w:lineRule="exact"/>
        <w:ind w:firstLineChars="200" w:firstLine="422"/>
        <w:rPr>
          <w:rFonts w:ascii="宋体" w:hAnsi="宋体"/>
          <w:b/>
          <w:bCs/>
        </w:rPr>
      </w:pPr>
      <w:r w:rsidRPr="00BC57BC">
        <w:rPr>
          <w:rFonts w:ascii="宋体" w:hAnsi="宋体"/>
          <w:b/>
          <w:bCs/>
        </w:rPr>
        <w:t>2. 高 CV 值的异常骨骼</w:t>
      </w:r>
    </w:p>
    <w:p w14:paraId="1F5BC59D" w14:textId="77777777" w:rsidR="00D63202" w:rsidRPr="00BC57BC" w:rsidRDefault="00000000" w:rsidP="00BC57BC">
      <w:pPr>
        <w:numPr>
          <w:ilvl w:val="0"/>
          <w:numId w:val="121"/>
        </w:numPr>
        <w:tabs>
          <w:tab w:val="left" w:pos="720"/>
        </w:tabs>
        <w:spacing w:line="400" w:lineRule="exact"/>
        <w:ind w:firstLine="200"/>
        <w:rPr>
          <w:rFonts w:ascii="宋体" w:hAnsi="宋体"/>
        </w:rPr>
      </w:pPr>
      <w:r w:rsidRPr="00BC57BC">
        <w:rPr>
          <w:rFonts w:ascii="宋体" w:hAnsi="宋体"/>
        </w:rPr>
        <w:t xml:space="preserve">存在几组骨骼的 CV </w:t>
      </w:r>
      <w:proofErr w:type="gramStart"/>
      <w:r w:rsidRPr="00BC57BC">
        <w:rPr>
          <w:rFonts w:ascii="宋体" w:hAnsi="宋体"/>
        </w:rPr>
        <w:t>值显著</w:t>
      </w:r>
      <w:proofErr w:type="gramEnd"/>
      <w:r w:rsidRPr="00BC57BC">
        <w:rPr>
          <w:rFonts w:ascii="宋体" w:hAnsi="宋体"/>
        </w:rPr>
        <w:t>偏高，特别是：</w:t>
      </w:r>
    </w:p>
    <w:p w14:paraId="1EB8DC99" w14:textId="77777777" w:rsidR="00D63202" w:rsidRPr="00BC57BC" w:rsidRDefault="00000000" w:rsidP="00BC57BC">
      <w:pPr>
        <w:numPr>
          <w:ilvl w:val="1"/>
          <w:numId w:val="121"/>
        </w:numPr>
        <w:tabs>
          <w:tab w:val="left" w:pos="1440"/>
        </w:tabs>
        <w:spacing w:line="400" w:lineRule="exact"/>
        <w:ind w:firstLine="200"/>
        <w:rPr>
          <w:rFonts w:ascii="宋体" w:hAnsi="宋体"/>
        </w:rPr>
      </w:pPr>
      <w:r w:rsidRPr="00BC57BC">
        <w:rPr>
          <w:rFonts w:ascii="宋体" w:hAnsi="宋体"/>
          <w:b/>
          <w:bCs/>
        </w:rPr>
        <w:t>P1 的 0-2 骨骼</w:t>
      </w:r>
      <w:r w:rsidRPr="00BC57BC">
        <w:rPr>
          <w:rFonts w:ascii="宋体" w:hAnsi="宋体"/>
        </w:rPr>
        <w:t>：CV 接近 0.9，是所有骨骼中最高的。</w:t>
      </w:r>
    </w:p>
    <w:p w14:paraId="34F394C7" w14:textId="77777777" w:rsidR="00D63202" w:rsidRPr="00BC57BC" w:rsidRDefault="00000000" w:rsidP="00BC57BC">
      <w:pPr>
        <w:numPr>
          <w:ilvl w:val="1"/>
          <w:numId w:val="121"/>
        </w:numPr>
        <w:tabs>
          <w:tab w:val="left" w:pos="1440"/>
        </w:tabs>
        <w:spacing w:line="400" w:lineRule="exact"/>
        <w:ind w:firstLine="200"/>
        <w:rPr>
          <w:rFonts w:ascii="宋体" w:hAnsi="宋体"/>
        </w:rPr>
      </w:pPr>
      <w:r w:rsidRPr="00BC57BC">
        <w:rPr>
          <w:rFonts w:ascii="宋体" w:hAnsi="宋体"/>
          <w:b/>
          <w:bCs/>
        </w:rPr>
        <w:t>P1 的 1-3 骨骼</w:t>
      </w:r>
      <w:r w:rsidRPr="00BC57BC">
        <w:rPr>
          <w:rFonts w:ascii="宋体" w:hAnsi="宋体"/>
        </w:rPr>
        <w:t>：CV 约为 0.75。</w:t>
      </w:r>
    </w:p>
    <w:p w14:paraId="7F9F5CCC" w14:textId="77777777" w:rsidR="00D63202" w:rsidRPr="00BC57BC" w:rsidRDefault="00000000" w:rsidP="00BC57BC">
      <w:pPr>
        <w:numPr>
          <w:ilvl w:val="1"/>
          <w:numId w:val="121"/>
        </w:numPr>
        <w:tabs>
          <w:tab w:val="left" w:pos="1440"/>
        </w:tabs>
        <w:spacing w:line="400" w:lineRule="exact"/>
        <w:ind w:firstLine="200"/>
        <w:rPr>
          <w:rFonts w:ascii="宋体" w:hAnsi="宋体"/>
        </w:rPr>
      </w:pPr>
      <w:r w:rsidRPr="00BC57BC">
        <w:rPr>
          <w:rFonts w:ascii="宋体" w:hAnsi="宋体"/>
          <w:b/>
          <w:bCs/>
        </w:rPr>
        <w:t>P1 的 2-4 骨骼</w:t>
      </w:r>
      <w:r w:rsidRPr="00BC57BC">
        <w:rPr>
          <w:rFonts w:ascii="宋体" w:hAnsi="宋体"/>
        </w:rPr>
        <w:t>：CV 约为 0.65。</w:t>
      </w:r>
    </w:p>
    <w:p w14:paraId="1FB7FB64" w14:textId="77777777" w:rsidR="00D63202" w:rsidRPr="00BC57BC" w:rsidRDefault="00000000" w:rsidP="00BC57BC">
      <w:pPr>
        <w:numPr>
          <w:ilvl w:val="0"/>
          <w:numId w:val="121"/>
        </w:numPr>
        <w:tabs>
          <w:tab w:val="left" w:pos="720"/>
        </w:tabs>
        <w:spacing w:line="400" w:lineRule="exact"/>
        <w:ind w:firstLine="200"/>
        <w:rPr>
          <w:rFonts w:ascii="宋体" w:hAnsi="宋体"/>
        </w:rPr>
      </w:pPr>
      <w:r w:rsidRPr="00BC57BC">
        <w:rPr>
          <w:rFonts w:ascii="宋体" w:hAnsi="宋体"/>
        </w:rPr>
        <w:t xml:space="preserve">这些高 CV </w:t>
      </w:r>
      <w:proofErr w:type="gramStart"/>
      <w:r w:rsidRPr="00BC57BC">
        <w:rPr>
          <w:rFonts w:ascii="宋体" w:hAnsi="宋体"/>
        </w:rPr>
        <w:t>值表明</w:t>
      </w:r>
      <w:proofErr w:type="gramEnd"/>
      <w:r w:rsidRPr="00BC57BC">
        <w:rPr>
          <w:rFonts w:ascii="宋体" w:hAnsi="宋体"/>
        </w:rPr>
        <w:t>这些特定的骨骼连接在时间序列中经历了</w:t>
      </w:r>
      <w:r w:rsidRPr="00BC57BC">
        <w:rPr>
          <w:rFonts w:ascii="宋体" w:hAnsi="宋体"/>
          <w:b/>
          <w:bCs/>
        </w:rPr>
        <w:t>剧烈的长度波动</w:t>
      </w:r>
      <w:r w:rsidRPr="00BC57BC">
        <w:rPr>
          <w:rFonts w:ascii="宋体" w:hAnsi="宋体"/>
        </w:rPr>
        <w:t>。</w:t>
      </w:r>
    </w:p>
    <w:p w14:paraId="7033F9C7" w14:textId="77777777" w:rsidR="00D63202" w:rsidRPr="00BC57BC" w:rsidRDefault="00000000" w:rsidP="00BC57BC">
      <w:pPr>
        <w:spacing w:line="400" w:lineRule="exact"/>
        <w:ind w:firstLineChars="200" w:firstLine="422"/>
        <w:rPr>
          <w:rFonts w:ascii="宋体" w:hAnsi="宋体"/>
        </w:rPr>
      </w:pPr>
      <w:r w:rsidRPr="00BC57BC">
        <w:rPr>
          <w:rFonts w:ascii="宋体" w:hAnsi="宋体"/>
          <w:b/>
          <w:bCs/>
        </w:rPr>
        <w:t>结论</w:t>
      </w:r>
      <w:r w:rsidRPr="00BC57BC">
        <w:rPr>
          <w:rFonts w:ascii="宋体" w:hAnsi="宋体"/>
        </w:rPr>
        <w:t>：这些高 CV 值是</w:t>
      </w:r>
      <w:r w:rsidRPr="00BC57BC">
        <w:rPr>
          <w:rFonts w:ascii="宋体" w:hAnsi="宋体"/>
          <w:b/>
          <w:bCs/>
        </w:rPr>
        <w:t>严重问题的信号</w:t>
      </w:r>
      <w:r w:rsidRPr="00BC57BC">
        <w:rPr>
          <w:rFonts w:ascii="宋体" w:hAnsi="宋体"/>
        </w:rPr>
        <w:t xml:space="preserve">，可能由以下原因导致： - </w:t>
      </w:r>
      <w:r w:rsidRPr="00BC57BC">
        <w:rPr>
          <w:rFonts w:ascii="宋体" w:hAnsi="宋体"/>
          <w:b/>
          <w:bCs/>
        </w:rPr>
        <w:t>抖动 (Jitter)</w:t>
      </w:r>
      <w:r w:rsidRPr="00BC57BC">
        <w:rPr>
          <w:rFonts w:ascii="宋体" w:hAnsi="宋体"/>
        </w:rPr>
        <w:t xml:space="preserve">：由于噪声导致关节点位置在小范围内剧烈晃动。 - </w:t>
      </w:r>
      <w:r w:rsidRPr="00BC57BC">
        <w:rPr>
          <w:rFonts w:ascii="宋体" w:hAnsi="宋体"/>
          <w:b/>
          <w:bCs/>
        </w:rPr>
        <w:t>误检 (Mis-detection)</w:t>
      </w:r>
      <w:r w:rsidRPr="00BC57BC">
        <w:rPr>
          <w:rFonts w:ascii="宋体" w:hAnsi="宋体"/>
        </w:rPr>
        <w:t xml:space="preserve">：关节点被错误地检测到其他位置。 - </w:t>
      </w:r>
      <w:r w:rsidRPr="00BC57BC">
        <w:rPr>
          <w:rFonts w:ascii="宋体" w:hAnsi="宋体"/>
          <w:b/>
          <w:bCs/>
        </w:rPr>
        <w:t>ID 混乱 (ID Switching)</w:t>
      </w:r>
      <w:r w:rsidRPr="00BC57BC">
        <w:rPr>
          <w:rFonts w:ascii="宋体" w:hAnsi="宋体"/>
        </w:rPr>
        <w:t>：追踪器将不同身体部位的 ID 混淆，例如将手臂误认为腿部。</w:t>
      </w:r>
    </w:p>
    <w:p w14:paraId="150227F4" w14:textId="77777777" w:rsidR="00D63202" w:rsidRPr="00BC57BC" w:rsidRDefault="00000000" w:rsidP="00BC57BC">
      <w:pPr>
        <w:spacing w:line="400" w:lineRule="exact"/>
        <w:ind w:firstLineChars="200" w:firstLine="422"/>
        <w:rPr>
          <w:rFonts w:ascii="宋体" w:hAnsi="宋体"/>
          <w:b/>
          <w:bCs/>
        </w:rPr>
      </w:pPr>
      <w:r w:rsidRPr="00BC57BC">
        <w:rPr>
          <w:rFonts w:ascii="宋体" w:hAnsi="宋体"/>
          <w:b/>
          <w:bCs/>
        </w:rPr>
        <w:t>3. P0 vs P1 的对比</w:t>
      </w:r>
    </w:p>
    <w:p w14:paraId="0EC37B68" w14:textId="77777777" w:rsidR="00D63202" w:rsidRPr="00BC57BC" w:rsidRDefault="00000000" w:rsidP="00BC57BC">
      <w:pPr>
        <w:numPr>
          <w:ilvl w:val="0"/>
          <w:numId w:val="122"/>
        </w:numPr>
        <w:tabs>
          <w:tab w:val="left" w:pos="720"/>
        </w:tabs>
        <w:spacing w:line="400" w:lineRule="exact"/>
        <w:ind w:firstLine="200"/>
        <w:rPr>
          <w:rFonts w:ascii="宋体" w:hAnsi="宋体"/>
        </w:rPr>
      </w:pPr>
      <w:r w:rsidRPr="00BC57BC">
        <w:rPr>
          <w:rFonts w:ascii="宋体" w:hAnsi="宋体"/>
        </w:rPr>
        <w:t>总体来看，</w:t>
      </w:r>
      <w:r w:rsidRPr="00BC57BC">
        <w:rPr>
          <w:rFonts w:ascii="宋体" w:hAnsi="宋体"/>
          <w:b/>
          <w:bCs/>
        </w:rPr>
        <w:t xml:space="preserve">P0 的骨骼 CV </w:t>
      </w:r>
      <w:proofErr w:type="gramStart"/>
      <w:r w:rsidRPr="00BC57BC">
        <w:rPr>
          <w:rFonts w:ascii="宋体" w:hAnsi="宋体"/>
          <w:b/>
          <w:bCs/>
        </w:rPr>
        <w:t>值普遍</w:t>
      </w:r>
      <w:proofErr w:type="gramEnd"/>
      <w:r w:rsidRPr="00BC57BC">
        <w:rPr>
          <w:rFonts w:ascii="宋体" w:hAnsi="宋体"/>
          <w:b/>
          <w:bCs/>
        </w:rPr>
        <w:t>低于 P1</w:t>
      </w:r>
      <w:r w:rsidRPr="00BC57BC">
        <w:rPr>
          <w:rFonts w:ascii="宋体" w:hAnsi="宋体"/>
        </w:rPr>
        <w:t>，尤其是在高 CV 的那些骨骼上（如 0-2, 1-3, 2-4），P0 的值要小得多。</w:t>
      </w:r>
    </w:p>
    <w:p w14:paraId="7C620E5C" w14:textId="77777777" w:rsidR="00D63202" w:rsidRPr="00BC57BC" w:rsidRDefault="00000000" w:rsidP="00BC57BC">
      <w:pPr>
        <w:numPr>
          <w:ilvl w:val="0"/>
          <w:numId w:val="122"/>
        </w:numPr>
        <w:tabs>
          <w:tab w:val="left" w:pos="720"/>
        </w:tabs>
        <w:spacing w:line="400" w:lineRule="exact"/>
        <w:ind w:firstLine="200"/>
        <w:rPr>
          <w:rFonts w:ascii="宋体" w:hAnsi="宋体"/>
        </w:rPr>
      </w:pPr>
      <w:r w:rsidRPr="00BC57BC">
        <w:rPr>
          <w:rFonts w:ascii="宋体" w:hAnsi="宋体"/>
        </w:rPr>
        <w:t xml:space="preserve">这表明 </w:t>
      </w:r>
      <w:r w:rsidRPr="00BC57BC">
        <w:rPr>
          <w:rFonts w:ascii="宋体" w:hAnsi="宋体"/>
          <w:b/>
          <w:bCs/>
        </w:rPr>
        <w:t>P0 的追踪质量优于 P1</w:t>
      </w:r>
      <w:r w:rsidRPr="00BC57BC">
        <w:rPr>
          <w:rFonts w:ascii="宋体" w:hAnsi="宋体"/>
        </w:rPr>
        <w:t>，P1 可能在某些关键部位（如躯干或四肢连接处）存在更严重的追踪不稳定问题。</w:t>
      </w:r>
    </w:p>
    <w:p w14:paraId="58CDC77F" w14:textId="77777777" w:rsidR="00D63202" w:rsidRPr="00BC57BC" w:rsidRDefault="00000000" w:rsidP="00BC57BC">
      <w:pPr>
        <w:spacing w:line="400" w:lineRule="exact"/>
        <w:ind w:firstLineChars="200" w:firstLine="420"/>
        <w:rPr>
          <w:rFonts w:ascii="宋体" w:hAnsi="宋体"/>
        </w:rPr>
      </w:pPr>
      <w:r w:rsidRPr="00BC57BC">
        <w:rPr>
          <w:rFonts w:ascii="宋体" w:hAnsi="宋体"/>
        </w:rPr>
        <w:t>结论：P0 的骨架追踪更稳定，P1 的部分骨骼存在明显的追踪质量问题。</w:t>
      </w:r>
    </w:p>
    <w:p w14:paraId="696B3883" w14:textId="5596F15A" w:rsidR="00D63202" w:rsidRPr="00BC57BC" w:rsidRDefault="00BC57BC" w:rsidP="00BC57BC">
      <w:pPr>
        <w:spacing w:line="400" w:lineRule="exact"/>
        <w:ind w:firstLineChars="200" w:firstLine="420"/>
        <w:rPr>
          <w:rFonts w:ascii="宋体" w:hAnsi="宋体"/>
          <w:b/>
          <w:bCs/>
        </w:rPr>
      </w:pPr>
      <w:r w:rsidRPr="00BC57BC">
        <w:rPr>
          <w:rFonts w:ascii="宋体" w:hAnsi="宋体"/>
          <w:noProof/>
        </w:rPr>
        <w:lastRenderedPageBreak/>
        <w:drawing>
          <wp:anchor distT="0" distB="0" distL="114300" distR="114300" simplePos="0" relativeHeight="251658240" behindDoc="0" locked="0" layoutInCell="1" allowOverlap="1" wp14:anchorId="27F27C42" wp14:editId="17C6BE6F">
            <wp:simplePos x="0" y="0"/>
            <wp:positionH relativeFrom="column">
              <wp:posOffset>954405</wp:posOffset>
            </wp:positionH>
            <wp:positionV relativeFrom="paragraph">
              <wp:posOffset>354965</wp:posOffset>
            </wp:positionV>
            <wp:extent cx="4000500" cy="2667000"/>
            <wp:effectExtent l="0" t="0" r="0" b="0"/>
            <wp:wrapTopAndBottom/>
            <wp:docPr id="2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9"/>
                    <pic:cNvPicPr>
                      <a:picLocks noChangeAspect="1" noChangeArrowheads="1"/>
                    </pic:cNvPicPr>
                  </pic:nvPicPr>
                  <pic:blipFill>
                    <a:blip r:embed="rId37" r:link="rId38" cstate="print">
                      <a:extLst>
                        <a:ext uri="{28A0092B-C50C-407E-A947-70E740481C1C}">
                          <a14:useLocalDpi xmlns:a14="http://schemas.microsoft.com/office/drawing/2010/main" val="0"/>
                        </a:ext>
                      </a:extLst>
                    </a:blip>
                    <a:srcRect/>
                    <a:stretch>
                      <a:fillRect/>
                    </a:stretch>
                  </pic:blipFill>
                  <pic:spPr bwMode="auto">
                    <a:xfrm>
                      <a:off x="0" y="0"/>
                      <a:ext cx="4000500" cy="2667000"/>
                    </a:xfrm>
                    <a:prstGeom prst="rect">
                      <a:avLst/>
                    </a:prstGeom>
                    <a:noFill/>
                    <a:ln>
                      <a:noFill/>
                    </a:ln>
                  </pic:spPr>
                </pic:pic>
              </a:graphicData>
            </a:graphic>
            <wp14:sizeRelH relativeFrom="page">
              <wp14:pctWidth>0</wp14:pctWidth>
            </wp14:sizeRelH>
            <wp14:sizeRelV relativeFrom="page">
              <wp14:pctHeight>0</wp14:pctHeight>
            </wp14:sizeRelV>
          </wp:anchor>
        </w:drawing>
      </w:r>
      <w:r w:rsidR="004B1BDF" w:rsidRPr="00BC57BC">
        <w:rPr>
          <w:rFonts w:ascii="宋体" w:hAnsi="宋体" w:hint="eastAsia"/>
          <w:b/>
          <w:bCs/>
        </w:rPr>
        <w:t>姿态“无标注体检图” （有效点数量曲线、质心轨迹散点、速度曲线、速度分布）</w:t>
      </w:r>
    </w:p>
    <w:p w14:paraId="5163F093" w14:textId="3DC8A60C" w:rsidR="00D63202" w:rsidRDefault="00000000" w:rsidP="00BC57BC">
      <w:pPr>
        <w:spacing w:afterLines="50" w:after="120"/>
        <w:jc w:val="center"/>
      </w:pPr>
      <w:r>
        <w:rPr>
          <w:rFonts w:ascii="宋体" w:hAnsi="宋体" w:hint="eastAsia"/>
          <w:sz w:val="18"/>
          <w:szCs w:val="18"/>
        </w:rPr>
        <w:t xml:space="preserve">图4—6  </w:t>
      </w:r>
      <w:r>
        <w:rPr>
          <w:rFonts w:hint="eastAsia"/>
          <w:b/>
          <w:bCs/>
          <w:sz w:val="18"/>
          <w:szCs w:val="18"/>
        </w:rPr>
        <w:t>姿态“无标注体检图”</w:t>
      </w:r>
    </w:p>
    <w:p w14:paraId="02112254" w14:textId="77777777" w:rsidR="00D63202" w:rsidRPr="00BC57BC" w:rsidRDefault="00000000" w:rsidP="00BC57BC">
      <w:pPr>
        <w:spacing w:line="400" w:lineRule="exact"/>
        <w:ind w:firstLineChars="200" w:firstLine="422"/>
        <w:rPr>
          <w:rFonts w:ascii="宋体" w:hAnsi="宋体"/>
          <w:b/>
          <w:bCs/>
        </w:rPr>
      </w:pPr>
      <w:r w:rsidRPr="00BC57BC">
        <w:rPr>
          <w:rFonts w:ascii="宋体" w:hAnsi="宋体"/>
          <w:b/>
          <w:bCs/>
        </w:rPr>
        <w:t>1. 每帧有效关键点数量 (左上)</w:t>
      </w:r>
    </w:p>
    <w:p w14:paraId="665EABB5" w14:textId="77777777" w:rsidR="00D63202" w:rsidRPr="00BC57BC" w:rsidRDefault="00000000" w:rsidP="00BC57BC">
      <w:pPr>
        <w:numPr>
          <w:ilvl w:val="0"/>
          <w:numId w:val="123"/>
        </w:numPr>
        <w:tabs>
          <w:tab w:val="left" w:pos="720"/>
        </w:tabs>
        <w:spacing w:line="400" w:lineRule="exact"/>
        <w:ind w:firstLine="200"/>
        <w:rPr>
          <w:rFonts w:ascii="宋体" w:hAnsi="宋体"/>
        </w:rPr>
      </w:pPr>
      <w:r w:rsidRPr="00BC57BC">
        <w:rPr>
          <w:rFonts w:ascii="宋体" w:hAnsi="宋体"/>
          <w:b/>
          <w:bCs/>
        </w:rPr>
        <w:t>内容</w:t>
      </w:r>
      <w:r w:rsidRPr="00BC57BC">
        <w:rPr>
          <w:rFonts w:ascii="宋体" w:hAnsi="宋体"/>
        </w:rPr>
        <w:t>：显示了每一帧中被成功检测到的有效关节点数量（范围 0-17）。</w:t>
      </w:r>
    </w:p>
    <w:p w14:paraId="58EE2BA0" w14:textId="77777777" w:rsidR="00D63202" w:rsidRPr="00BC57BC" w:rsidRDefault="00000000" w:rsidP="00BC57BC">
      <w:pPr>
        <w:numPr>
          <w:ilvl w:val="0"/>
          <w:numId w:val="123"/>
        </w:numPr>
        <w:tabs>
          <w:tab w:val="left" w:pos="720"/>
        </w:tabs>
        <w:spacing w:line="400" w:lineRule="exact"/>
        <w:ind w:firstLine="200"/>
        <w:rPr>
          <w:rFonts w:ascii="宋体" w:hAnsi="宋体"/>
        </w:rPr>
      </w:pPr>
      <w:r w:rsidRPr="00BC57BC">
        <w:rPr>
          <w:rFonts w:ascii="宋体" w:hAnsi="宋体"/>
          <w:b/>
          <w:bCs/>
        </w:rPr>
        <w:t>观察</w:t>
      </w:r>
      <w:r w:rsidRPr="00BC57BC">
        <w:rPr>
          <w:rFonts w:ascii="宋体" w:hAnsi="宋体"/>
        </w:rPr>
        <w:t>：</w:t>
      </w:r>
    </w:p>
    <w:p w14:paraId="440C870B" w14:textId="77777777" w:rsidR="00D63202" w:rsidRPr="00BC57BC" w:rsidRDefault="00000000" w:rsidP="00BC57BC">
      <w:pPr>
        <w:numPr>
          <w:ilvl w:val="1"/>
          <w:numId w:val="123"/>
        </w:numPr>
        <w:tabs>
          <w:tab w:val="left" w:pos="1440"/>
        </w:tabs>
        <w:spacing w:line="400" w:lineRule="exact"/>
        <w:ind w:firstLine="200"/>
        <w:rPr>
          <w:rFonts w:ascii="宋体" w:hAnsi="宋体"/>
        </w:rPr>
      </w:pPr>
      <w:r w:rsidRPr="00BC57BC">
        <w:rPr>
          <w:rFonts w:ascii="宋体" w:hAnsi="宋体"/>
          <w:b/>
          <w:bCs/>
        </w:rPr>
        <w:t>P0 (青色)</w:t>
      </w:r>
      <w:r w:rsidRPr="00BC57BC">
        <w:rPr>
          <w:rFonts w:ascii="宋体" w:hAnsi="宋体"/>
        </w:rPr>
        <w:t xml:space="preserve">：在整个视频过程中，有效关节点数量基本稳定在 16-17 </w:t>
      </w:r>
      <w:proofErr w:type="gramStart"/>
      <w:r w:rsidRPr="00BC57BC">
        <w:rPr>
          <w:rFonts w:ascii="宋体" w:hAnsi="宋体"/>
        </w:rPr>
        <w:t>个</w:t>
      </w:r>
      <w:proofErr w:type="gramEnd"/>
      <w:r w:rsidRPr="00BC57BC">
        <w:rPr>
          <w:rFonts w:ascii="宋体" w:hAnsi="宋体"/>
        </w:rPr>
        <w:t>，仅在极少数时刻略有下降。这表明 P0 的追踪非常完整和稳定。</w:t>
      </w:r>
    </w:p>
    <w:p w14:paraId="2FA59CBF" w14:textId="77777777" w:rsidR="00D63202" w:rsidRPr="00BC57BC" w:rsidRDefault="00000000" w:rsidP="00BC57BC">
      <w:pPr>
        <w:numPr>
          <w:ilvl w:val="1"/>
          <w:numId w:val="123"/>
        </w:numPr>
        <w:tabs>
          <w:tab w:val="left" w:pos="1440"/>
        </w:tabs>
        <w:spacing w:line="400" w:lineRule="exact"/>
        <w:ind w:firstLine="200"/>
        <w:rPr>
          <w:rFonts w:ascii="宋体" w:hAnsi="宋体"/>
        </w:rPr>
      </w:pPr>
      <w:r w:rsidRPr="00BC57BC">
        <w:rPr>
          <w:rFonts w:ascii="宋体" w:hAnsi="宋体"/>
          <w:b/>
          <w:bCs/>
        </w:rPr>
        <w:t>P1 (黄色)</w:t>
      </w:r>
      <w:r w:rsidRPr="00BC57BC">
        <w:rPr>
          <w:rFonts w:ascii="宋体" w:hAnsi="宋体"/>
        </w:rPr>
        <w:t xml:space="preserve">：在大部分时间里也保持高数量（接近17），但在约 </w:t>
      </w:r>
      <w:r w:rsidRPr="00BC57BC">
        <w:rPr>
          <w:rFonts w:ascii="宋体" w:hAnsi="宋体"/>
          <w:b/>
          <w:bCs/>
        </w:rPr>
        <w:t>15.5秒到17.5秒之间，有效点数骤降至0</w:t>
      </w:r>
      <w:r w:rsidRPr="00BC57BC">
        <w:rPr>
          <w:rFonts w:ascii="宋体" w:hAnsi="宋体"/>
        </w:rPr>
        <w:t>。这表示在此期间，系统完全丢失了对 P1 的追踪。</w:t>
      </w:r>
    </w:p>
    <w:p w14:paraId="7F7B0680" w14:textId="77777777" w:rsidR="00D63202" w:rsidRPr="00BC57BC" w:rsidRDefault="00000000" w:rsidP="00BC57BC">
      <w:pPr>
        <w:numPr>
          <w:ilvl w:val="0"/>
          <w:numId w:val="123"/>
        </w:numPr>
        <w:tabs>
          <w:tab w:val="left" w:pos="720"/>
        </w:tabs>
        <w:spacing w:line="400" w:lineRule="exact"/>
        <w:ind w:firstLine="200"/>
        <w:rPr>
          <w:rFonts w:ascii="宋体" w:hAnsi="宋体"/>
        </w:rPr>
      </w:pPr>
      <w:r w:rsidRPr="00BC57BC">
        <w:rPr>
          <w:rFonts w:ascii="宋体" w:hAnsi="宋体"/>
          <w:b/>
          <w:bCs/>
        </w:rPr>
        <w:t>结论</w:t>
      </w:r>
      <w:r w:rsidRPr="00BC57BC">
        <w:rPr>
          <w:rFonts w:ascii="宋体" w:hAnsi="宋体"/>
        </w:rPr>
        <w:t xml:space="preserve">： </w:t>
      </w:r>
      <w:r w:rsidRPr="00BC57BC">
        <w:rPr>
          <w:rFonts w:ascii="宋体" w:hAnsi="宋体"/>
          <w:b/>
          <w:bCs/>
        </w:rPr>
        <w:t>P0 追踪完整度极高</w:t>
      </w:r>
      <w:r w:rsidRPr="00BC57BC">
        <w:rPr>
          <w:rFonts w:ascii="宋体" w:hAnsi="宋体"/>
        </w:rPr>
        <w:t xml:space="preserve">，几乎没有丢失任何关节点。 </w:t>
      </w:r>
    </w:p>
    <w:p w14:paraId="2DB568C4" w14:textId="77777777" w:rsidR="00D63202" w:rsidRPr="00BC57BC" w:rsidRDefault="00000000" w:rsidP="00BC57BC">
      <w:pPr>
        <w:numPr>
          <w:ilvl w:val="0"/>
          <w:numId w:val="123"/>
        </w:numPr>
        <w:tabs>
          <w:tab w:val="left" w:pos="720"/>
        </w:tabs>
        <w:spacing w:line="400" w:lineRule="exact"/>
        <w:ind w:firstLine="200"/>
        <w:rPr>
          <w:rFonts w:ascii="宋体" w:hAnsi="宋体"/>
        </w:rPr>
      </w:pPr>
      <w:r w:rsidRPr="00BC57BC">
        <w:rPr>
          <w:rFonts w:ascii="宋体" w:hAnsi="宋体"/>
          <w:b/>
          <w:bCs/>
        </w:rPr>
        <w:t>P1 在视频末尾存在严重的追踪丢失问题</w:t>
      </w:r>
      <w:r w:rsidRPr="00BC57BC">
        <w:rPr>
          <w:rFonts w:ascii="宋体" w:hAnsi="宋体"/>
        </w:rPr>
        <w:t>，可能是由于遮挡、剧烈运动或算法失效导致。</w:t>
      </w:r>
    </w:p>
    <w:p w14:paraId="2381023E" w14:textId="77777777" w:rsidR="00D63202" w:rsidRPr="00BC57BC" w:rsidRDefault="00000000" w:rsidP="00BC57BC">
      <w:pPr>
        <w:spacing w:line="400" w:lineRule="exact"/>
        <w:ind w:firstLineChars="200" w:firstLine="422"/>
        <w:rPr>
          <w:rFonts w:ascii="宋体" w:hAnsi="宋体"/>
          <w:b/>
          <w:bCs/>
        </w:rPr>
      </w:pPr>
      <w:r w:rsidRPr="00BC57BC">
        <w:rPr>
          <w:rFonts w:ascii="宋体" w:hAnsi="宋体"/>
          <w:b/>
          <w:bCs/>
        </w:rPr>
        <w:t>2. 质心轨迹散点 (右上)</w:t>
      </w:r>
    </w:p>
    <w:p w14:paraId="273FD29A" w14:textId="77777777" w:rsidR="00D63202" w:rsidRPr="00BC57BC" w:rsidRDefault="00000000" w:rsidP="00BC57BC">
      <w:pPr>
        <w:numPr>
          <w:ilvl w:val="0"/>
          <w:numId w:val="124"/>
        </w:numPr>
        <w:tabs>
          <w:tab w:val="left" w:pos="720"/>
        </w:tabs>
        <w:spacing w:line="400" w:lineRule="exact"/>
        <w:ind w:firstLine="200"/>
        <w:rPr>
          <w:rFonts w:ascii="宋体" w:hAnsi="宋体"/>
        </w:rPr>
      </w:pPr>
      <w:r w:rsidRPr="00BC57BC">
        <w:rPr>
          <w:rFonts w:ascii="宋体" w:hAnsi="宋体"/>
          <w:b/>
          <w:bCs/>
        </w:rPr>
        <w:t>内容</w:t>
      </w:r>
      <w:r w:rsidRPr="00BC57BC">
        <w:rPr>
          <w:rFonts w:ascii="宋体" w:hAnsi="宋体"/>
        </w:rPr>
        <w:t>：展示了 P0 和 P1 的质心（身体中心点）在空间中的运动轨迹，颜色代表时间。</w:t>
      </w:r>
    </w:p>
    <w:p w14:paraId="567F1BC3" w14:textId="77777777" w:rsidR="00D63202" w:rsidRPr="00BC57BC" w:rsidRDefault="00000000" w:rsidP="00BC57BC">
      <w:pPr>
        <w:numPr>
          <w:ilvl w:val="0"/>
          <w:numId w:val="124"/>
        </w:numPr>
        <w:tabs>
          <w:tab w:val="left" w:pos="720"/>
        </w:tabs>
        <w:spacing w:line="400" w:lineRule="exact"/>
        <w:ind w:firstLine="200"/>
        <w:rPr>
          <w:rFonts w:ascii="宋体" w:hAnsi="宋体"/>
        </w:rPr>
      </w:pPr>
      <w:r w:rsidRPr="00BC57BC">
        <w:rPr>
          <w:rFonts w:ascii="宋体" w:hAnsi="宋体"/>
          <w:b/>
          <w:bCs/>
        </w:rPr>
        <w:t>观察</w:t>
      </w:r>
      <w:r w:rsidRPr="00BC57BC">
        <w:rPr>
          <w:rFonts w:ascii="宋体" w:hAnsi="宋体"/>
        </w:rPr>
        <w:t>：</w:t>
      </w:r>
    </w:p>
    <w:p w14:paraId="6558DC0F" w14:textId="77777777" w:rsidR="00D63202" w:rsidRPr="00BC57BC" w:rsidRDefault="00000000" w:rsidP="00BC57BC">
      <w:pPr>
        <w:numPr>
          <w:ilvl w:val="1"/>
          <w:numId w:val="124"/>
        </w:numPr>
        <w:tabs>
          <w:tab w:val="left" w:pos="1440"/>
        </w:tabs>
        <w:spacing w:line="400" w:lineRule="exact"/>
        <w:ind w:firstLine="200"/>
        <w:rPr>
          <w:rFonts w:ascii="宋体" w:hAnsi="宋体"/>
        </w:rPr>
      </w:pPr>
      <w:r w:rsidRPr="00BC57BC">
        <w:rPr>
          <w:rFonts w:ascii="宋体" w:hAnsi="宋体"/>
        </w:rPr>
        <w:t>两条轨迹都呈现出复杂的、非线性的运动模式，符合运动员在场上的移动规律。</w:t>
      </w:r>
    </w:p>
    <w:p w14:paraId="1CFF0B96" w14:textId="77777777" w:rsidR="00D63202" w:rsidRPr="00BC57BC" w:rsidRDefault="00000000" w:rsidP="00BC57BC">
      <w:pPr>
        <w:numPr>
          <w:ilvl w:val="1"/>
          <w:numId w:val="124"/>
        </w:numPr>
        <w:tabs>
          <w:tab w:val="left" w:pos="1440"/>
        </w:tabs>
        <w:spacing w:line="400" w:lineRule="exact"/>
        <w:ind w:firstLine="200"/>
        <w:rPr>
          <w:rFonts w:ascii="宋体" w:hAnsi="宋体"/>
        </w:rPr>
      </w:pPr>
      <w:r w:rsidRPr="00BC57BC">
        <w:rPr>
          <w:rFonts w:ascii="宋体" w:hAnsi="宋体"/>
        </w:rPr>
        <w:t>P0 和 P1 的轨迹有交叉和重叠，表明他们在比赛中存在近距离对抗。</w:t>
      </w:r>
    </w:p>
    <w:p w14:paraId="7F6C2EB0" w14:textId="77777777" w:rsidR="00D63202" w:rsidRPr="00BC57BC" w:rsidRDefault="00000000" w:rsidP="00BC57BC">
      <w:pPr>
        <w:numPr>
          <w:ilvl w:val="1"/>
          <w:numId w:val="124"/>
        </w:numPr>
        <w:tabs>
          <w:tab w:val="left" w:pos="1440"/>
        </w:tabs>
        <w:spacing w:line="400" w:lineRule="exact"/>
        <w:ind w:firstLine="200"/>
        <w:rPr>
          <w:rFonts w:ascii="宋体" w:hAnsi="宋体"/>
        </w:rPr>
      </w:pPr>
      <w:r w:rsidRPr="00BC57BC">
        <w:rPr>
          <w:rFonts w:ascii="宋体" w:hAnsi="宋体"/>
        </w:rPr>
        <w:t>轨迹整体连贯，没有出现“瞬移”或“飞出画面”的异常点，说明质心计算是稳定的。</w:t>
      </w:r>
    </w:p>
    <w:p w14:paraId="744814CA" w14:textId="77777777" w:rsidR="00D63202" w:rsidRPr="00BC57BC" w:rsidRDefault="00000000" w:rsidP="00BC57BC">
      <w:pPr>
        <w:numPr>
          <w:ilvl w:val="0"/>
          <w:numId w:val="124"/>
        </w:numPr>
        <w:tabs>
          <w:tab w:val="left" w:pos="720"/>
        </w:tabs>
        <w:spacing w:line="400" w:lineRule="exact"/>
        <w:ind w:firstLine="200"/>
        <w:rPr>
          <w:rFonts w:ascii="宋体" w:hAnsi="宋体"/>
        </w:rPr>
      </w:pPr>
      <w:r w:rsidRPr="00BC57BC">
        <w:rPr>
          <w:rFonts w:ascii="宋体" w:hAnsi="宋体"/>
          <w:b/>
          <w:bCs/>
        </w:rPr>
        <w:t>结论</w:t>
      </w:r>
      <w:r w:rsidRPr="00BC57BC">
        <w:rPr>
          <w:rFonts w:ascii="宋体" w:hAnsi="宋体"/>
        </w:rPr>
        <w:t xml:space="preserve">： </w:t>
      </w:r>
      <w:r w:rsidRPr="00BC57BC">
        <w:rPr>
          <w:rFonts w:ascii="宋体" w:hAnsi="宋体"/>
          <w:b/>
          <w:bCs/>
        </w:rPr>
        <w:t>质心轨迹合理且连贯</w:t>
      </w:r>
      <w:r w:rsidRPr="00BC57BC">
        <w:rPr>
          <w:rFonts w:ascii="宋体" w:hAnsi="宋体"/>
        </w:rPr>
        <w:t>，反映了真实的运动模式。虽然 P1 在末尾丢失了所有关节点，但其质心轨迹在丢失前是可靠的。</w:t>
      </w:r>
    </w:p>
    <w:p w14:paraId="0C527728" w14:textId="77777777" w:rsidR="00D63202" w:rsidRPr="00BC57BC" w:rsidRDefault="00000000" w:rsidP="00BC57BC">
      <w:pPr>
        <w:spacing w:line="400" w:lineRule="exact"/>
        <w:ind w:firstLineChars="200" w:firstLine="422"/>
        <w:rPr>
          <w:rFonts w:ascii="宋体" w:hAnsi="宋体"/>
          <w:b/>
          <w:bCs/>
        </w:rPr>
      </w:pPr>
      <w:r w:rsidRPr="00BC57BC">
        <w:rPr>
          <w:rFonts w:ascii="宋体" w:hAnsi="宋体"/>
          <w:b/>
          <w:bCs/>
        </w:rPr>
        <w:t>3. 质心速度曲线 (左下)</w:t>
      </w:r>
    </w:p>
    <w:p w14:paraId="52B1F10D" w14:textId="77777777" w:rsidR="00D63202" w:rsidRPr="00BC57BC" w:rsidRDefault="00000000" w:rsidP="00BC57BC">
      <w:pPr>
        <w:numPr>
          <w:ilvl w:val="0"/>
          <w:numId w:val="125"/>
        </w:numPr>
        <w:tabs>
          <w:tab w:val="left" w:pos="720"/>
        </w:tabs>
        <w:spacing w:line="400" w:lineRule="exact"/>
        <w:ind w:firstLine="200"/>
        <w:rPr>
          <w:rFonts w:ascii="宋体" w:hAnsi="宋体"/>
        </w:rPr>
      </w:pPr>
      <w:r w:rsidRPr="00BC57BC">
        <w:rPr>
          <w:rFonts w:ascii="宋体" w:hAnsi="宋体"/>
          <w:b/>
          <w:bCs/>
        </w:rPr>
        <w:t>内容</w:t>
      </w:r>
      <w:r w:rsidRPr="00BC57BC">
        <w:rPr>
          <w:rFonts w:ascii="宋体" w:hAnsi="宋体"/>
        </w:rPr>
        <w:t>：展示了 P0 和 P1 质心的速度随时间的变化。</w:t>
      </w:r>
    </w:p>
    <w:p w14:paraId="0F79706B" w14:textId="77777777" w:rsidR="00D63202" w:rsidRPr="00BC57BC" w:rsidRDefault="00000000" w:rsidP="00BC57BC">
      <w:pPr>
        <w:numPr>
          <w:ilvl w:val="0"/>
          <w:numId w:val="125"/>
        </w:numPr>
        <w:tabs>
          <w:tab w:val="left" w:pos="720"/>
        </w:tabs>
        <w:spacing w:line="400" w:lineRule="exact"/>
        <w:ind w:firstLine="200"/>
        <w:rPr>
          <w:rFonts w:ascii="宋体" w:hAnsi="宋体"/>
        </w:rPr>
      </w:pPr>
      <w:r w:rsidRPr="00BC57BC">
        <w:rPr>
          <w:rFonts w:ascii="宋体" w:hAnsi="宋体"/>
          <w:b/>
          <w:bCs/>
        </w:rPr>
        <w:t>观察</w:t>
      </w:r>
      <w:r w:rsidRPr="00BC57BC">
        <w:rPr>
          <w:rFonts w:ascii="宋体" w:hAnsi="宋体"/>
        </w:rPr>
        <w:t>：</w:t>
      </w:r>
    </w:p>
    <w:p w14:paraId="40DA738A" w14:textId="77777777" w:rsidR="00D63202" w:rsidRPr="00BC57BC" w:rsidRDefault="00000000" w:rsidP="00BC57BC">
      <w:pPr>
        <w:numPr>
          <w:ilvl w:val="1"/>
          <w:numId w:val="125"/>
        </w:numPr>
        <w:tabs>
          <w:tab w:val="left" w:pos="1440"/>
        </w:tabs>
        <w:spacing w:line="400" w:lineRule="exact"/>
        <w:ind w:firstLine="200"/>
        <w:rPr>
          <w:rFonts w:ascii="宋体" w:hAnsi="宋体"/>
        </w:rPr>
      </w:pPr>
      <w:r w:rsidRPr="00BC57BC">
        <w:rPr>
          <w:rFonts w:ascii="宋体" w:hAnsi="宋体"/>
        </w:rPr>
        <w:t xml:space="preserve">两条曲线都显示出频繁的加速和减速，峰值速度可达 400-500 </w:t>
      </w:r>
      <w:proofErr w:type="spellStart"/>
      <w:r w:rsidRPr="00BC57BC">
        <w:rPr>
          <w:rFonts w:ascii="宋体" w:hAnsi="宋体"/>
        </w:rPr>
        <w:t>px</w:t>
      </w:r>
      <w:proofErr w:type="spellEnd"/>
      <w:r w:rsidRPr="00BC57BC">
        <w:rPr>
          <w:rFonts w:ascii="宋体" w:hAnsi="宋体"/>
        </w:rPr>
        <w:t>/s，这符合</w:t>
      </w:r>
      <w:r w:rsidRPr="00BC57BC">
        <w:rPr>
          <w:rFonts w:ascii="宋体" w:hAnsi="宋体"/>
        </w:rPr>
        <w:lastRenderedPageBreak/>
        <w:t>羽毛球运动员快速移动的特点。</w:t>
      </w:r>
    </w:p>
    <w:p w14:paraId="178F5797" w14:textId="77777777" w:rsidR="00D63202" w:rsidRPr="00BC57BC" w:rsidRDefault="00000000" w:rsidP="00BC57BC">
      <w:pPr>
        <w:numPr>
          <w:ilvl w:val="1"/>
          <w:numId w:val="125"/>
        </w:numPr>
        <w:tabs>
          <w:tab w:val="left" w:pos="1440"/>
        </w:tabs>
        <w:spacing w:line="400" w:lineRule="exact"/>
        <w:ind w:firstLine="200"/>
        <w:rPr>
          <w:rFonts w:ascii="宋体" w:hAnsi="宋体"/>
        </w:rPr>
      </w:pPr>
      <w:r w:rsidRPr="00BC57BC">
        <w:rPr>
          <w:rFonts w:ascii="宋体" w:hAnsi="宋体"/>
        </w:rPr>
        <w:t>速度曲线波动剧烈，但没有出</w:t>
      </w:r>
      <w:proofErr w:type="gramStart"/>
      <w:r w:rsidRPr="00BC57BC">
        <w:rPr>
          <w:rFonts w:ascii="宋体" w:hAnsi="宋体"/>
        </w:rPr>
        <w:t>现像</w:t>
      </w:r>
      <w:proofErr w:type="gramEnd"/>
      <w:r w:rsidRPr="00BC57BC">
        <w:rPr>
          <w:rFonts w:ascii="宋体" w:hAnsi="宋体"/>
        </w:rPr>
        <w:t xml:space="preserve">羽毛球轨迹那样的极端尖峰（如 20,000 </w:t>
      </w:r>
      <w:proofErr w:type="spellStart"/>
      <w:r w:rsidRPr="00BC57BC">
        <w:rPr>
          <w:rFonts w:ascii="宋体" w:hAnsi="宋体"/>
        </w:rPr>
        <w:t>px</w:t>
      </w:r>
      <w:proofErr w:type="spellEnd"/>
      <w:r w:rsidRPr="00BC57BC">
        <w:rPr>
          <w:rFonts w:ascii="宋体" w:hAnsi="宋体"/>
        </w:rPr>
        <w:t>/s），说明质心速度的计算更为稳健。</w:t>
      </w:r>
    </w:p>
    <w:p w14:paraId="71200941" w14:textId="77777777" w:rsidR="00D63202" w:rsidRPr="00BC57BC" w:rsidRDefault="00000000" w:rsidP="00BC57BC">
      <w:pPr>
        <w:numPr>
          <w:ilvl w:val="1"/>
          <w:numId w:val="125"/>
        </w:numPr>
        <w:tabs>
          <w:tab w:val="left" w:pos="1440"/>
        </w:tabs>
        <w:spacing w:line="400" w:lineRule="exact"/>
        <w:ind w:firstLine="200"/>
        <w:rPr>
          <w:rFonts w:ascii="宋体" w:hAnsi="宋体"/>
        </w:rPr>
      </w:pPr>
      <w:r w:rsidRPr="00BC57BC">
        <w:rPr>
          <w:rFonts w:ascii="宋体" w:hAnsi="宋体"/>
        </w:rPr>
        <w:t>在 15.5 秒后，P1 的速度曲线消失，与其“有效点数归零”完全对应。</w:t>
      </w:r>
    </w:p>
    <w:p w14:paraId="750FF4CD" w14:textId="77777777" w:rsidR="00D63202" w:rsidRPr="00BC57BC" w:rsidRDefault="00000000" w:rsidP="00BC57BC">
      <w:pPr>
        <w:numPr>
          <w:ilvl w:val="0"/>
          <w:numId w:val="125"/>
        </w:numPr>
        <w:tabs>
          <w:tab w:val="left" w:pos="720"/>
        </w:tabs>
        <w:spacing w:line="400" w:lineRule="exact"/>
        <w:ind w:firstLine="200"/>
        <w:rPr>
          <w:rFonts w:ascii="宋体" w:hAnsi="宋体"/>
        </w:rPr>
      </w:pPr>
      <w:r w:rsidRPr="00BC57BC">
        <w:rPr>
          <w:rFonts w:ascii="宋体" w:hAnsi="宋体"/>
          <w:b/>
          <w:bCs/>
        </w:rPr>
        <w:t>结论</w:t>
      </w:r>
      <w:r w:rsidRPr="00BC57BC">
        <w:rPr>
          <w:rFonts w:ascii="宋体" w:hAnsi="宋体"/>
        </w:rPr>
        <w:t xml:space="preserve">：  </w:t>
      </w:r>
      <w:r w:rsidRPr="00BC57BC">
        <w:rPr>
          <w:rFonts w:ascii="宋体" w:hAnsi="宋体"/>
          <w:b/>
          <w:bCs/>
        </w:rPr>
        <w:t>质心速度曲线物理合理</w:t>
      </w:r>
      <w:r w:rsidRPr="00BC57BC">
        <w:rPr>
          <w:rFonts w:ascii="宋体" w:hAnsi="宋体"/>
        </w:rPr>
        <w:t xml:space="preserve">，反映了运动员的真实运动状态。 </w:t>
      </w:r>
    </w:p>
    <w:p w14:paraId="002F55C9" w14:textId="77777777" w:rsidR="00D63202" w:rsidRPr="00BC57BC" w:rsidRDefault="00000000" w:rsidP="00BC57BC">
      <w:pPr>
        <w:numPr>
          <w:ilvl w:val="0"/>
          <w:numId w:val="125"/>
        </w:numPr>
        <w:tabs>
          <w:tab w:val="left" w:pos="720"/>
        </w:tabs>
        <w:spacing w:line="400" w:lineRule="exact"/>
        <w:ind w:firstLine="200"/>
        <w:rPr>
          <w:rFonts w:ascii="宋体" w:hAnsi="宋体"/>
        </w:rPr>
      </w:pPr>
      <w:r w:rsidRPr="00BC57BC">
        <w:rPr>
          <w:rFonts w:ascii="宋体" w:hAnsi="宋体"/>
          <w:b/>
          <w:bCs/>
        </w:rPr>
        <w:t>P1 在末尾的追踪丢失导致速度数据中断</w:t>
      </w:r>
      <w:r w:rsidRPr="00BC57BC">
        <w:rPr>
          <w:rFonts w:ascii="宋体" w:hAnsi="宋体"/>
        </w:rPr>
        <w:t>，影响了对其完整运动行为的分析。</w:t>
      </w:r>
    </w:p>
    <w:p w14:paraId="32FAB67E" w14:textId="77777777" w:rsidR="00D63202" w:rsidRPr="00BC57BC" w:rsidRDefault="00000000" w:rsidP="00BC57BC">
      <w:pPr>
        <w:spacing w:line="400" w:lineRule="exact"/>
        <w:ind w:firstLineChars="200" w:firstLine="422"/>
        <w:rPr>
          <w:rFonts w:ascii="宋体" w:hAnsi="宋体"/>
          <w:b/>
          <w:bCs/>
        </w:rPr>
      </w:pPr>
      <w:r w:rsidRPr="00BC57BC">
        <w:rPr>
          <w:rFonts w:ascii="宋体" w:hAnsi="宋体"/>
          <w:b/>
          <w:bCs/>
        </w:rPr>
        <w:t>4. 速度分布 (KDE) (右下)</w:t>
      </w:r>
    </w:p>
    <w:p w14:paraId="5737DBA3" w14:textId="77777777" w:rsidR="00D63202" w:rsidRPr="00BC57BC" w:rsidRDefault="00000000" w:rsidP="00BC57BC">
      <w:pPr>
        <w:numPr>
          <w:ilvl w:val="0"/>
          <w:numId w:val="126"/>
        </w:numPr>
        <w:tabs>
          <w:tab w:val="left" w:pos="720"/>
        </w:tabs>
        <w:spacing w:line="400" w:lineRule="exact"/>
        <w:ind w:firstLine="200"/>
        <w:rPr>
          <w:rFonts w:ascii="宋体" w:hAnsi="宋体"/>
        </w:rPr>
      </w:pPr>
      <w:r w:rsidRPr="00BC57BC">
        <w:rPr>
          <w:rFonts w:ascii="宋体" w:hAnsi="宋体"/>
          <w:b/>
          <w:bCs/>
        </w:rPr>
        <w:t>内容</w:t>
      </w:r>
      <w:r w:rsidRPr="00BC57BC">
        <w:rPr>
          <w:rFonts w:ascii="宋体" w:hAnsi="宋体"/>
        </w:rPr>
        <w:t>：使用核密度估计（KDE）绘制了 P0 和 P1 质心速度的概率分布。</w:t>
      </w:r>
    </w:p>
    <w:p w14:paraId="14F1D89B" w14:textId="77777777" w:rsidR="00D63202" w:rsidRPr="00BC57BC" w:rsidRDefault="00000000" w:rsidP="00BC57BC">
      <w:pPr>
        <w:numPr>
          <w:ilvl w:val="0"/>
          <w:numId w:val="126"/>
        </w:numPr>
        <w:tabs>
          <w:tab w:val="left" w:pos="720"/>
        </w:tabs>
        <w:spacing w:line="400" w:lineRule="exact"/>
        <w:ind w:firstLine="200"/>
        <w:rPr>
          <w:rFonts w:ascii="宋体" w:hAnsi="宋体"/>
        </w:rPr>
      </w:pPr>
      <w:r w:rsidRPr="00BC57BC">
        <w:rPr>
          <w:rFonts w:ascii="宋体" w:hAnsi="宋体"/>
          <w:b/>
          <w:bCs/>
        </w:rPr>
        <w:t>观察</w:t>
      </w:r>
      <w:r w:rsidRPr="00BC57BC">
        <w:rPr>
          <w:rFonts w:ascii="宋体" w:hAnsi="宋体"/>
        </w:rPr>
        <w:t>：</w:t>
      </w:r>
    </w:p>
    <w:p w14:paraId="1D0F645D" w14:textId="77777777" w:rsidR="00D63202" w:rsidRPr="00BC57BC" w:rsidRDefault="00000000" w:rsidP="00BC57BC">
      <w:pPr>
        <w:numPr>
          <w:ilvl w:val="1"/>
          <w:numId w:val="126"/>
        </w:numPr>
        <w:tabs>
          <w:tab w:val="left" w:pos="1440"/>
        </w:tabs>
        <w:spacing w:line="400" w:lineRule="exact"/>
        <w:ind w:firstLine="200"/>
        <w:rPr>
          <w:rFonts w:ascii="宋体" w:hAnsi="宋体"/>
        </w:rPr>
      </w:pPr>
      <w:r w:rsidRPr="00BC57BC">
        <w:rPr>
          <w:rFonts w:ascii="宋体" w:hAnsi="宋体"/>
          <w:b/>
          <w:bCs/>
        </w:rPr>
        <w:t>P0 (青色)</w:t>
      </w:r>
      <w:r w:rsidRPr="00BC57BC">
        <w:rPr>
          <w:rFonts w:ascii="宋体" w:hAnsi="宋体"/>
        </w:rPr>
        <w:t xml:space="preserve">：分布呈单峰，峰值在约 50 </w:t>
      </w:r>
      <w:proofErr w:type="spellStart"/>
      <w:r w:rsidRPr="00BC57BC">
        <w:rPr>
          <w:rFonts w:ascii="宋体" w:hAnsi="宋体"/>
        </w:rPr>
        <w:t>px</w:t>
      </w:r>
      <w:proofErr w:type="spellEnd"/>
      <w:r w:rsidRPr="00BC57BC">
        <w:rPr>
          <w:rFonts w:ascii="宋体" w:hAnsi="宋体"/>
        </w:rPr>
        <w:t xml:space="preserve">/s，尾部延伸至 500 </w:t>
      </w:r>
      <w:proofErr w:type="spellStart"/>
      <w:r w:rsidRPr="00BC57BC">
        <w:rPr>
          <w:rFonts w:ascii="宋体" w:hAnsi="宋体"/>
        </w:rPr>
        <w:t>px</w:t>
      </w:r>
      <w:proofErr w:type="spellEnd"/>
      <w:r w:rsidRPr="00BC57BC">
        <w:rPr>
          <w:rFonts w:ascii="宋体" w:hAnsi="宋体"/>
        </w:rPr>
        <w:t>/s，表明大部分时间速度较低，偶尔有高速冲刺。</w:t>
      </w:r>
    </w:p>
    <w:p w14:paraId="728A0425" w14:textId="77777777" w:rsidR="00D63202" w:rsidRPr="00BC57BC" w:rsidRDefault="00000000" w:rsidP="00BC57BC">
      <w:pPr>
        <w:numPr>
          <w:ilvl w:val="1"/>
          <w:numId w:val="126"/>
        </w:numPr>
        <w:tabs>
          <w:tab w:val="left" w:pos="1440"/>
        </w:tabs>
        <w:spacing w:line="400" w:lineRule="exact"/>
        <w:ind w:firstLine="200"/>
        <w:rPr>
          <w:rFonts w:ascii="宋体" w:hAnsi="宋体"/>
        </w:rPr>
      </w:pPr>
      <w:r w:rsidRPr="00BC57BC">
        <w:rPr>
          <w:rFonts w:ascii="宋体" w:hAnsi="宋体"/>
          <w:b/>
          <w:bCs/>
        </w:rPr>
        <w:t>P1 (黄色)</w:t>
      </w:r>
      <w:r w:rsidRPr="00BC57BC">
        <w:rPr>
          <w:rFonts w:ascii="宋体" w:hAnsi="宋体"/>
        </w:rPr>
        <w:t xml:space="preserve">：分布也是单峰，但峰值略低于 P0（约 30 </w:t>
      </w:r>
      <w:proofErr w:type="spellStart"/>
      <w:r w:rsidRPr="00BC57BC">
        <w:rPr>
          <w:rFonts w:ascii="宋体" w:hAnsi="宋体"/>
        </w:rPr>
        <w:t>px</w:t>
      </w:r>
      <w:proofErr w:type="spellEnd"/>
      <w:r w:rsidRPr="00BC57BC">
        <w:rPr>
          <w:rFonts w:ascii="宋体" w:hAnsi="宋体"/>
        </w:rPr>
        <w:t>/s），且分布更宽，尾部延伸更远。这可能意味着 P1 的运动模式更“多变”，或者其速度数据包含更多噪声。</w:t>
      </w:r>
    </w:p>
    <w:p w14:paraId="33CE00C5" w14:textId="77777777" w:rsidR="00D63202" w:rsidRPr="00BC57BC" w:rsidRDefault="00000000" w:rsidP="00BC57BC">
      <w:pPr>
        <w:numPr>
          <w:ilvl w:val="0"/>
          <w:numId w:val="126"/>
        </w:numPr>
        <w:tabs>
          <w:tab w:val="left" w:pos="720"/>
        </w:tabs>
        <w:spacing w:line="400" w:lineRule="exact"/>
        <w:ind w:firstLine="200"/>
        <w:rPr>
          <w:rFonts w:ascii="宋体" w:hAnsi="宋体"/>
        </w:rPr>
      </w:pPr>
      <w:r w:rsidRPr="00BC57BC">
        <w:rPr>
          <w:rFonts w:ascii="宋体" w:hAnsi="宋体"/>
          <w:b/>
          <w:bCs/>
        </w:rPr>
        <w:t>结论</w:t>
      </w:r>
      <w:r w:rsidRPr="00BC57BC">
        <w:rPr>
          <w:rFonts w:ascii="宋体" w:hAnsi="宋体"/>
        </w:rPr>
        <w:t xml:space="preserve">： </w:t>
      </w:r>
      <w:r w:rsidRPr="00BC57BC">
        <w:rPr>
          <w:rFonts w:ascii="宋体" w:hAnsi="宋体"/>
          <w:b/>
          <w:bCs/>
        </w:rPr>
        <w:t>两者的速度分布均符合人类运动的统计特性</w:t>
      </w:r>
      <w:r w:rsidRPr="00BC57BC">
        <w:rPr>
          <w:rFonts w:ascii="宋体" w:hAnsi="宋体"/>
        </w:rPr>
        <w:t>，没有出现不合理的双峰或长尾。</w:t>
      </w:r>
    </w:p>
    <w:p w14:paraId="01004CD4" w14:textId="77777777" w:rsidR="00D63202" w:rsidRPr="00BC57BC" w:rsidRDefault="00000000" w:rsidP="00BC57BC">
      <w:pPr>
        <w:spacing w:line="400" w:lineRule="exact"/>
        <w:ind w:left="720" w:firstLine="200"/>
        <w:rPr>
          <w:rFonts w:ascii="宋体" w:hAnsi="宋体"/>
        </w:rPr>
      </w:pPr>
      <w:r w:rsidRPr="00BC57BC">
        <w:rPr>
          <w:rFonts w:ascii="宋体" w:hAnsi="宋体"/>
          <w:b/>
          <w:bCs/>
        </w:rPr>
        <w:t>P1 的速度分布更分散</w:t>
      </w:r>
      <w:r w:rsidRPr="00BC57BC">
        <w:rPr>
          <w:rFonts w:ascii="宋体" w:hAnsi="宋体"/>
        </w:rPr>
        <w:t>，可能暗示其追踪质量稍逊于 P0，或其运动本身更具爆发性。</w:t>
      </w:r>
    </w:p>
    <w:p w14:paraId="03900A88" w14:textId="38F61C90" w:rsidR="00D63202" w:rsidRPr="00BC57BC" w:rsidRDefault="00BC57BC" w:rsidP="00BC57BC">
      <w:pPr>
        <w:spacing w:line="400" w:lineRule="exact"/>
        <w:ind w:firstLineChars="200" w:firstLine="420"/>
        <w:rPr>
          <w:rFonts w:ascii="宋体" w:hAnsi="宋体"/>
          <w:b/>
          <w:bCs/>
        </w:rPr>
      </w:pPr>
      <w:r w:rsidRPr="00BC57BC">
        <w:rPr>
          <w:rFonts w:ascii="宋体" w:hAnsi="宋体"/>
          <w:noProof/>
        </w:rPr>
        <w:drawing>
          <wp:anchor distT="0" distB="0" distL="114300" distR="114300" simplePos="0" relativeHeight="251659264" behindDoc="0" locked="0" layoutInCell="1" allowOverlap="1" wp14:anchorId="1C95C553" wp14:editId="6FB26C03">
            <wp:simplePos x="0" y="0"/>
            <wp:positionH relativeFrom="margin">
              <wp:align>center</wp:align>
            </wp:positionH>
            <wp:positionV relativeFrom="paragraph">
              <wp:posOffset>339725</wp:posOffset>
            </wp:positionV>
            <wp:extent cx="5090160" cy="2545080"/>
            <wp:effectExtent l="0" t="0" r="0" b="7620"/>
            <wp:wrapTopAndBottom/>
            <wp:docPr id="3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0"/>
                    <pic:cNvPicPr>
                      <a:picLocks noChangeAspect="1" noChangeArrowheads="1"/>
                    </pic:cNvPicPr>
                  </pic:nvPicPr>
                  <pic:blipFill>
                    <a:blip r:embed="rId39" r:link="rId40" cstate="print">
                      <a:extLst>
                        <a:ext uri="{28A0092B-C50C-407E-A947-70E740481C1C}">
                          <a14:useLocalDpi xmlns:a14="http://schemas.microsoft.com/office/drawing/2010/main" val="0"/>
                        </a:ext>
                      </a:extLst>
                    </a:blip>
                    <a:srcRect/>
                    <a:stretch>
                      <a:fillRect/>
                    </a:stretch>
                  </pic:blipFill>
                  <pic:spPr bwMode="auto">
                    <a:xfrm>
                      <a:off x="0" y="0"/>
                      <a:ext cx="5090160" cy="2545080"/>
                    </a:xfrm>
                    <a:prstGeom prst="rect">
                      <a:avLst/>
                    </a:prstGeom>
                    <a:noFill/>
                    <a:ln>
                      <a:noFill/>
                    </a:ln>
                  </pic:spPr>
                </pic:pic>
              </a:graphicData>
            </a:graphic>
            <wp14:sizeRelH relativeFrom="page">
              <wp14:pctWidth>0</wp14:pctWidth>
            </wp14:sizeRelH>
            <wp14:sizeRelV relativeFrom="page">
              <wp14:pctHeight>0</wp14:pctHeight>
            </wp14:sizeRelV>
          </wp:anchor>
        </w:drawing>
      </w:r>
      <w:r w:rsidR="004B1BDF" w:rsidRPr="00BC57BC">
        <w:rPr>
          <w:rFonts w:ascii="宋体" w:hAnsi="宋体"/>
          <w:b/>
          <w:bCs/>
        </w:rPr>
        <w:t>直观检查姿态是否贴合人体、是否把观众/裁判当人、两人 ID 是否稳定</w:t>
      </w:r>
    </w:p>
    <w:p w14:paraId="47F0A8A6" w14:textId="5565AEF7" w:rsidR="00D63202" w:rsidRDefault="00000000" w:rsidP="00BC57BC">
      <w:pPr>
        <w:spacing w:afterLines="50" w:after="120"/>
        <w:jc w:val="center"/>
      </w:pPr>
      <w:r>
        <w:rPr>
          <w:rFonts w:ascii="宋体" w:hAnsi="宋体" w:hint="eastAsia"/>
          <w:sz w:val="18"/>
          <w:szCs w:val="18"/>
        </w:rPr>
        <w:t xml:space="preserve">图4—7  </w:t>
      </w:r>
      <w:r>
        <w:rPr>
          <w:b/>
          <w:bCs/>
          <w:sz w:val="18"/>
          <w:szCs w:val="18"/>
        </w:rPr>
        <w:t>直观检查姿态</w:t>
      </w:r>
    </w:p>
    <w:p w14:paraId="7682B1D7" w14:textId="77777777" w:rsidR="00D63202" w:rsidRPr="00BC57BC" w:rsidRDefault="00000000" w:rsidP="00BC57BC">
      <w:pPr>
        <w:spacing w:line="400" w:lineRule="exact"/>
        <w:ind w:firstLineChars="200" w:firstLine="422"/>
        <w:rPr>
          <w:rFonts w:ascii="宋体" w:hAnsi="宋体"/>
          <w:b/>
          <w:bCs/>
        </w:rPr>
      </w:pPr>
      <w:r w:rsidRPr="00BC57BC">
        <w:rPr>
          <w:rFonts w:ascii="宋体" w:hAnsi="宋体"/>
          <w:b/>
          <w:bCs/>
        </w:rPr>
        <w:t>1. 姿态贴合度 (Pose Fit)</w:t>
      </w:r>
    </w:p>
    <w:p w14:paraId="0EED7547" w14:textId="77777777" w:rsidR="00D63202" w:rsidRPr="00BC57BC" w:rsidRDefault="00000000" w:rsidP="00BC57BC">
      <w:pPr>
        <w:numPr>
          <w:ilvl w:val="0"/>
          <w:numId w:val="127"/>
        </w:numPr>
        <w:tabs>
          <w:tab w:val="left" w:pos="720"/>
        </w:tabs>
        <w:spacing w:line="400" w:lineRule="exact"/>
        <w:ind w:firstLine="200"/>
        <w:rPr>
          <w:rFonts w:ascii="宋体" w:hAnsi="宋体"/>
        </w:rPr>
      </w:pPr>
      <w:r w:rsidRPr="00BC57BC">
        <w:rPr>
          <w:rFonts w:ascii="宋体" w:hAnsi="宋体"/>
        </w:rPr>
        <w:t>在所有6个帧中，</w:t>
      </w:r>
      <w:r w:rsidRPr="00BC57BC">
        <w:rPr>
          <w:rFonts w:ascii="宋体" w:hAnsi="宋体"/>
          <w:b/>
          <w:bCs/>
        </w:rPr>
        <w:t>绿色和红色的骨架都紧密贴合在两名运动员的身体上</w:t>
      </w:r>
      <w:r w:rsidRPr="00BC57BC">
        <w:rPr>
          <w:rFonts w:ascii="宋体" w:hAnsi="宋体"/>
        </w:rPr>
        <w:t>。</w:t>
      </w:r>
    </w:p>
    <w:p w14:paraId="46B8D51F" w14:textId="77777777" w:rsidR="00D63202" w:rsidRPr="00BC57BC" w:rsidRDefault="00000000" w:rsidP="00BC57BC">
      <w:pPr>
        <w:numPr>
          <w:ilvl w:val="0"/>
          <w:numId w:val="127"/>
        </w:numPr>
        <w:tabs>
          <w:tab w:val="left" w:pos="720"/>
        </w:tabs>
        <w:spacing w:line="400" w:lineRule="exact"/>
        <w:ind w:firstLine="200"/>
        <w:rPr>
          <w:rFonts w:ascii="宋体" w:hAnsi="宋体"/>
        </w:rPr>
      </w:pPr>
      <w:r w:rsidRPr="00BC57BC">
        <w:rPr>
          <w:rFonts w:ascii="宋体" w:hAnsi="宋体"/>
        </w:rPr>
        <w:t>关键点（如关节、头部、手脚）的位置准确，骨骼连接符合人体解剖学结构（例如，手臂和腿部的长度比例合理，没有出现“拉长”或“扭曲”的情况）。</w:t>
      </w:r>
    </w:p>
    <w:p w14:paraId="3BD4E62C" w14:textId="77777777" w:rsidR="00D63202" w:rsidRPr="00BC57BC" w:rsidRDefault="00000000" w:rsidP="00BC57BC">
      <w:pPr>
        <w:numPr>
          <w:ilvl w:val="0"/>
          <w:numId w:val="127"/>
        </w:numPr>
        <w:tabs>
          <w:tab w:val="left" w:pos="720"/>
        </w:tabs>
        <w:spacing w:line="400" w:lineRule="exact"/>
        <w:ind w:firstLine="200"/>
        <w:rPr>
          <w:rFonts w:ascii="宋体" w:hAnsi="宋体"/>
        </w:rPr>
      </w:pPr>
      <w:r w:rsidRPr="00BC57BC">
        <w:rPr>
          <w:rFonts w:ascii="宋体" w:hAnsi="宋体"/>
        </w:rPr>
        <w:t>即使在运动员做出复杂动作（如 frame 177 中的跨步、frame 355 中的挥拍）时，骨架也能很好地跟随其姿态变化。</w:t>
      </w:r>
    </w:p>
    <w:p w14:paraId="718EECA4" w14:textId="77777777" w:rsidR="00D63202" w:rsidRPr="00BC57BC" w:rsidRDefault="00000000" w:rsidP="00BC57BC">
      <w:pPr>
        <w:spacing w:line="400" w:lineRule="exact"/>
        <w:ind w:firstLineChars="200" w:firstLine="422"/>
        <w:rPr>
          <w:rFonts w:ascii="宋体" w:hAnsi="宋体"/>
        </w:rPr>
      </w:pPr>
      <w:r w:rsidRPr="00BC57BC">
        <w:rPr>
          <w:rFonts w:ascii="宋体" w:hAnsi="宋体"/>
          <w:b/>
          <w:bCs/>
        </w:rPr>
        <w:t>结论</w:t>
      </w:r>
      <w:r w:rsidRPr="00BC57BC">
        <w:rPr>
          <w:rFonts w:ascii="宋体" w:hAnsi="宋体"/>
        </w:rPr>
        <w:t>：</w:t>
      </w:r>
      <w:r w:rsidRPr="00BC57BC">
        <w:rPr>
          <w:rFonts w:ascii="宋体" w:hAnsi="宋体"/>
          <w:b/>
          <w:bCs/>
        </w:rPr>
        <w:t>姿态估计算法在绝大多数情况下都能准确地拟合人体结构</w:t>
      </w:r>
      <w:r w:rsidRPr="00BC57BC">
        <w:rPr>
          <w:rFonts w:ascii="宋体" w:hAnsi="宋体"/>
        </w:rPr>
        <w:t>，输出结果是可信的。</w:t>
      </w:r>
    </w:p>
    <w:p w14:paraId="1319346F" w14:textId="77777777" w:rsidR="00D63202" w:rsidRPr="00BC57BC" w:rsidRDefault="00000000" w:rsidP="00BC57BC">
      <w:pPr>
        <w:spacing w:line="400" w:lineRule="exact"/>
        <w:ind w:firstLineChars="200" w:firstLine="422"/>
        <w:rPr>
          <w:rFonts w:ascii="宋体" w:hAnsi="宋体"/>
          <w:b/>
          <w:bCs/>
        </w:rPr>
      </w:pPr>
      <w:r w:rsidRPr="00BC57BC">
        <w:rPr>
          <w:rFonts w:ascii="宋体" w:hAnsi="宋体"/>
          <w:b/>
          <w:bCs/>
        </w:rPr>
        <w:lastRenderedPageBreak/>
        <w:t>2. 误检问题 (False Positives)</w:t>
      </w:r>
    </w:p>
    <w:p w14:paraId="48FD4CAF" w14:textId="77777777" w:rsidR="00D63202" w:rsidRPr="00BC57BC" w:rsidRDefault="00000000" w:rsidP="00BC57BC">
      <w:pPr>
        <w:numPr>
          <w:ilvl w:val="0"/>
          <w:numId w:val="128"/>
        </w:numPr>
        <w:tabs>
          <w:tab w:val="left" w:pos="720"/>
        </w:tabs>
        <w:spacing w:line="400" w:lineRule="exact"/>
        <w:ind w:firstLine="200"/>
        <w:rPr>
          <w:rFonts w:ascii="宋体" w:hAnsi="宋体"/>
        </w:rPr>
      </w:pPr>
      <w:r w:rsidRPr="00BC57BC">
        <w:rPr>
          <w:rFonts w:ascii="宋体" w:hAnsi="宋体"/>
          <w:b/>
          <w:bCs/>
        </w:rPr>
        <w:t>没有发现将观众或裁判误检为人的情况</w:t>
      </w:r>
      <w:r w:rsidRPr="00BC57BC">
        <w:rPr>
          <w:rFonts w:ascii="宋体" w:hAnsi="宋体"/>
        </w:rPr>
        <w:t>。</w:t>
      </w:r>
    </w:p>
    <w:p w14:paraId="38739E8E" w14:textId="77777777" w:rsidR="00D63202" w:rsidRPr="00BC57BC" w:rsidRDefault="00000000" w:rsidP="00BC57BC">
      <w:pPr>
        <w:numPr>
          <w:ilvl w:val="0"/>
          <w:numId w:val="128"/>
        </w:numPr>
        <w:tabs>
          <w:tab w:val="left" w:pos="720"/>
        </w:tabs>
        <w:spacing w:line="400" w:lineRule="exact"/>
        <w:ind w:firstLine="200"/>
        <w:rPr>
          <w:rFonts w:ascii="宋体" w:hAnsi="宋体"/>
        </w:rPr>
      </w:pPr>
      <w:r w:rsidRPr="00BC57BC">
        <w:rPr>
          <w:rFonts w:ascii="宋体" w:hAnsi="宋体"/>
        </w:rPr>
        <w:t>背景中的观众席、裁判席以及场边工作人员都没有被赋予任何骨架。</w:t>
      </w:r>
    </w:p>
    <w:p w14:paraId="46968447" w14:textId="77777777" w:rsidR="00D63202" w:rsidRPr="00BC57BC" w:rsidRDefault="00000000" w:rsidP="00BC57BC">
      <w:pPr>
        <w:numPr>
          <w:ilvl w:val="0"/>
          <w:numId w:val="128"/>
        </w:numPr>
        <w:tabs>
          <w:tab w:val="left" w:pos="720"/>
        </w:tabs>
        <w:spacing w:line="400" w:lineRule="exact"/>
        <w:ind w:firstLine="200"/>
        <w:rPr>
          <w:rFonts w:ascii="宋体" w:hAnsi="宋体"/>
        </w:rPr>
      </w:pPr>
      <w:r w:rsidRPr="00BC57BC">
        <w:rPr>
          <w:rFonts w:ascii="宋体" w:hAnsi="宋体"/>
        </w:rPr>
        <w:t>所有检测到的骨架都严格限定在两名正在比赛的运动员身上。</w:t>
      </w:r>
    </w:p>
    <w:p w14:paraId="175D77B4" w14:textId="77777777" w:rsidR="00D63202" w:rsidRPr="00BC57BC" w:rsidRDefault="00000000" w:rsidP="00BC57BC">
      <w:pPr>
        <w:spacing w:line="400" w:lineRule="exact"/>
        <w:ind w:firstLineChars="200" w:firstLine="422"/>
        <w:rPr>
          <w:rFonts w:ascii="宋体" w:hAnsi="宋体"/>
        </w:rPr>
      </w:pPr>
      <w:r w:rsidRPr="00BC57BC">
        <w:rPr>
          <w:rFonts w:ascii="宋体" w:hAnsi="宋体"/>
          <w:b/>
          <w:bCs/>
        </w:rPr>
        <w:t>结论</w:t>
      </w:r>
      <w:r w:rsidRPr="00BC57BC">
        <w:rPr>
          <w:rFonts w:ascii="宋体" w:hAnsi="宋体"/>
        </w:rPr>
        <w:t>：</w:t>
      </w:r>
      <w:r w:rsidRPr="00BC57BC">
        <w:rPr>
          <w:rFonts w:ascii="宋体" w:hAnsi="宋体"/>
          <w:b/>
          <w:bCs/>
        </w:rPr>
        <w:t>算法具有良好的目标区分能力</w:t>
      </w:r>
      <w:r w:rsidRPr="00BC57BC">
        <w:rPr>
          <w:rFonts w:ascii="宋体" w:hAnsi="宋体"/>
        </w:rPr>
        <w:t>，能够有效避免将背景人物误识别为目标。</w:t>
      </w:r>
    </w:p>
    <w:p w14:paraId="77C5FB0C" w14:textId="77777777" w:rsidR="00D63202" w:rsidRPr="00BC57BC" w:rsidRDefault="00000000" w:rsidP="00BC57BC">
      <w:pPr>
        <w:spacing w:line="400" w:lineRule="exact"/>
        <w:ind w:firstLineChars="200" w:firstLine="422"/>
        <w:rPr>
          <w:rFonts w:ascii="宋体" w:hAnsi="宋体"/>
          <w:b/>
          <w:bCs/>
        </w:rPr>
      </w:pPr>
      <w:r w:rsidRPr="00BC57BC">
        <w:rPr>
          <w:rFonts w:ascii="宋体" w:hAnsi="宋体"/>
          <w:b/>
          <w:bCs/>
        </w:rPr>
        <w:t>3. ID 稳定性 (ID Consistency)</w:t>
      </w:r>
    </w:p>
    <w:p w14:paraId="013CE038" w14:textId="77777777" w:rsidR="00D63202" w:rsidRPr="00BC57BC" w:rsidRDefault="00000000" w:rsidP="00BC57BC">
      <w:pPr>
        <w:numPr>
          <w:ilvl w:val="0"/>
          <w:numId w:val="129"/>
        </w:numPr>
        <w:tabs>
          <w:tab w:val="left" w:pos="720"/>
        </w:tabs>
        <w:spacing w:line="400" w:lineRule="exact"/>
        <w:ind w:firstLine="200"/>
        <w:rPr>
          <w:rFonts w:ascii="宋体" w:hAnsi="宋体"/>
        </w:rPr>
      </w:pPr>
      <w:r w:rsidRPr="00BC57BC">
        <w:rPr>
          <w:rFonts w:ascii="宋体" w:hAnsi="宋体"/>
          <w:b/>
          <w:bCs/>
        </w:rPr>
        <w:t>ID 分配非常稳定</w:t>
      </w:r>
      <w:r w:rsidRPr="00BC57BC">
        <w:rPr>
          <w:rFonts w:ascii="宋体" w:hAnsi="宋体"/>
        </w:rPr>
        <w:t>：</w:t>
      </w:r>
    </w:p>
    <w:p w14:paraId="17726457" w14:textId="77777777" w:rsidR="00D63202" w:rsidRPr="00BC57BC" w:rsidRDefault="00000000" w:rsidP="00BC57BC">
      <w:pPr>
        <w:numPr>
          <w:ilvl w:val="1"/>
          <w:numId w:val="129"/>
        </w:numPr>
        <w:tabs>
          <w:tab w:val="left" w:pos="1440"/>
        </w:tabs>
        <w:spacing w:line="400" w:lineRule="exact"/>
        <w:ind w:firstLine="200"/>
        <w:rPr>
          <w:rFonts w:ascii="宋体" w:hAnsi="宋体"/>
        </w:rPr>
      </w:pPr>
      <w:r w:rsidRPr="00BC57BC">
        <w:rPr>
          <w:rFonts w:ascii="宋体" w:hAnsi="宋体"/>
        </w:rPr>
        <w:t>穿着白色上衣的运动员始终被标记为</w:t>
      </w:r>
      <w:r w:rsidRPr="00BC57BC">
        <w:rPr>
          <w:rFonts w:ascii="宋体" w:hAnsi="宋体"/>
          <w:b/>
          <w:bCs/>
        </w:rPr>
        <w:t>绿色骨架</w:t>
      </w:r>
      <w:r w:rsidRPr="00BC57BC">
        <w:rPr>
          <w:rFonts w:ascii="宋体" w:hAnsi="宋体"/>
        </w:rPr>
        <w:t>。</w:t>
      </w:r>
    </w:p>
    <w:p w14:paraId="1A802697" w14:textId="77777777" w:rsidR="00D63202" w:rsidRPr="00BC57BC" w:rsidRDefault="00000000" w:rsidP="00BC57BC">
      <w:pPr>
        <w:numPr>
          <w:ilvl w:val="1"/>
          <w:numId w:val="129"/>
        </w:numPr>
        <w:tabs>
          <w:tab w:val="left" w:pos="1440"/>
        </w:tabs>
        <w:spacing w:line="400" w:lineRule="exact"/>
        <w:ind w:firstLine="200"/>
        <w:rPr>
          <w:rFonts w:ascii="宋体" w:hAnsi="宋体"/>
        </w:rPr>
      </w:pPr>
      <w:r w:rsidRPr="00BC57BC">
        <w:rPr>
          <w:rFonts w:ascii="宋体" w:hAnsi="宋体"/>
        </w:rPr>
        <w:t>穿着红色上衣的运动员始终被标记为</w:t>
      </w:r>
      <w:r w:rsidRPr="00BC57BC">
        <w:rPr>
          <w:rFonts w:ascii="宋体" w:hAnsi="宋体"/>
          <w:b/>
          <w:bCs/>
        </w:rPr>
        <w:t>红色骨架</w:t>
      </w:r>
      <w:r w:rsidRPr="00BC57BC">
        <w:rPr>
          <w:rFonts w:ascii="宋体" w:hAnsi="宋体"/>
        </w:rPr>
        <w:t>。</w:t>
      </w:r>
    </w:p>
    <w:p w14:paraId="41552AB0" w14:textId="77777777" w:rsidR="00D63202" w:rsidRPr="00BC57BC" w:rsidRDefault="00000000" w:rsidP="00BC57BC">
      <w:pPr>
        <w:numPr>
          <w:ilvl w:val="1"/>
          <w:numId w:val="129"/>
        </w:numPr>
        <w:tabs>
          <w:tab w:val="left" w:pos="1440"/>
        </w:tabs>
        <w:spacing w:line="400" w:lineRule="exact"/>
        <w:ind w:firstLine="200"/>
        <w:rPr>
          <w:rFonts w:ascii="宋体" w:hAnsi="宋体"/>
        </w:rPr>
      </w:pPr>
      <w:r w:rsidRPr="00BC57BC">
        <w:rPr>
          <w:rFonts w:ascii="宋体" w:hAnsi="宋体"/>
        </w:rPr>
        <w:t>在所有帧中，即使两人位置发生交换（如 frame 88 和 frame 177），系统也没有发生 ID 混乱。</w:t>
      </w:r>
    </w:p>
    <w:p w14:paraId="7B536A21" w14:textId="77777777" w:rsidR="00D63202" w:rsidRPr="00BC57BC" w:rsidRDefault="00000000" w:rsidP="00BC57BC">
      <w:pPr>
        <w:numPr>
          <w:ilvl w:val="0"/>
          <w:numId w:val="129"/>
        </w:numPr>
        <w:tabs>
          <w:tab w:val="left" w:pos="720"/>
        </w:tabs>
        <w:spacing w:line="400" w:lineRule="exact"/>
        <w:ind w:firstLine="200"/>
        <w:rPr>
          <w:rFonts w:ascii="宋体" w:hAnsi="宋体"/>
        </w:rPr>
      </w:pPr>
      <w:r w:rsidRPr="00BC57BC">
        <w:rPr>
          <w:rFonts w:ascii="宋体" w:hAnsi="宋体"/>
        </w:rPr>
        <w:t>这表明追踪算法在多人场景下具有强大的关联能力，能够持续跟踪每个个体的身份。</w:t>
      </w:r>
    </w:p>
    <w:p w14:paraId="4A1B6162" w14:textId="77777777" w:rsidR="00D63202" w:rsidRPr="00BC57BC" w:rsidRDefault="00000000" w:rsidP="00BC57BC">
      <w:pPr>
        <w:spacing w:line="400" w:lineRule="exact"/>
        <w:ind w:firstLineChars="200" w:firstLine="422"/>
        <w:rPr>
          <w:rFonts w:ascii="宋体" w:hAnsi="宋体"/>
        </w:rPr>
      </w:pPr>
      <w:r w:rsidRPr="00BC57BC">
        <w:rPr>
          <w:rFonts w:ascii="宋体" w:hAnsi="宋体"/>
          <w:b/>
          <w:bCs/>
        </w:rPr>
        <w:t>结论</w:t>
      </w:r>
      <w:r w:rsidRPr="00BC57BC">
        <w:rPr>
          <w:rFonts w:ascii="宋体" w:hAnsi="宋体"/>
        </w:rPr>
        <w:t>：</w:t>
      </w:r>
      <w:r w:rsidRPr="00BC57BC">
        <w:rPr>
          <w:rFonts w:ascii="宋体" w:hAnsi="宋体"/>
          <w:b/>
          <w:bCs/>
        </w:rPr>
        <w:t>ID 分配稳定可靠</w:t>
      </w:r>
      <w:r w:rsidRPr="00BC57BC">
        <w:rPr>
          <w:rFonts w:ascii="宋体" w:hAnsi="宋体"/>
        </w:rPr>
        <w:t>，没有发生 ID 切换或混淆。</w:t>
      </w:r>
    </w:p>
    <w:p w14:paraId="1773CDF0" w14:textId="77777777" w:rsidR="00F71D9D" w:rsidRDefault="00F71D9D" w:rsidP="00E561B1">
      <w:pPr>
        <w:spacing w:line="400" w:lineRule="exact"/>
        <w:rPr>
          <w:rFonts w:ascii="黑体" w:eastAsia="黑体" w:hAnsi="黑体"/>
          <w:b/>
          <w:bCs/>
          <w:sz w:val="28"/>
          <w:szCs w:val="28"/>
        </w:rPr>
      </w:pPr>
      <w:bookmarkStart w:id="210" w:name="_Toc219060404"/>
      <w:bookmarkStart w:id="211" w:name="_Toc219071414"/>
      <w:bookmarkStart w:id="212" w:name="_Toc219053992"/>
    </w:p>
    <w:p w14:paraId="50B021CA" w14:textId="77777777" w:rsidR="00D63202" w:rsidRPr="006744AC" w:rsidRDefault="00000000" w:rsidP="00825FF1">
      <w:pPr>
        <w:pStyle w:val="2"/>
        <w:spacing w:before="240" w:after="120"/>
      </w:pPr>
      <w:bookmarkStart w:id="213" w:name="_Toc219932867"/>
      <w:r w:rsidRPr="006744AC">
        <w:rPr>
          <w:rFonts w:hint="eastAsia"/>
        </w:rPr>
        <w:t>4.3</w:t>
      </w:r>
      <w:r w:rsidRPr="006744AC">
        <w:rPr>
          <w:rFonts w:hint="eastAsia"/>
        </w:rPr>
        <w:t>击球类型识别：</w:t>
      </w:r>
      <w:r w:rsidRPr="006744AC">
        <w:rPr>
          <w:rFonts w:hint="eastAsia"/>
        </w:rPr>
        <w:t>BST</w:t>
      </w:r>
      <w:bookmarkEnd w:id="210"/>
      <w:bookmarkEnd w:id="211"/>
      <w:bookmarkEnd w:id="212"/>
      <w:bookmarkEnd w:id="213"/>
    </w:p>
    <w:p w14:paraId="100D25AB" w14:textId="77777777" w:rsidR="00D63202" w:rsidRPr="00BC57BC" w:rsidRDefault="00000000" w:rsidP="00BC57BC">
      <w:pPr>
        <w:spacing w:line="400" w:lineRule="exact"/>
        <w:ind w:firstLineChars="200" w:firstLine="422"/>
        <w:rPr>
          <w:rFonts w:ascii="宋体" w:hAnsi="宋体"/>
          <w:b/>
          <w:bCs/>
        </w:rPr>
      </w:pPr>
      <w:bookmarkStart w:id="214" w:name="_Toc219071415"/>
      <w:r w:rsidRPr="00BC57BC">
        <w:rPr>
          <w:rFonts w:ascii="宋体" w:hAnsi="宋体" w:hint="eastAsia"/>
          <w:b/>
          <w:bCs/>
        </w:rPr>
        <w:t>1.模型运用</w:t>
      </w:r>
      <w:bookmarkEnd w:id="214"/>
    </w:p>
    <w:p w14:paraId="636AB815" w14:textId="77777777" w:rsidR="00D63202" w:rsidRPr="00BC57BC" w:rsidRDefault="00000000" w:rsidP="00BC57BC">
      <w:pPr>
        <w:spacing w:afterLines="50" w:after="120" w:line="400" w:lineRule="exact"/>
        <w:ind w:firstLineChars="200" w:firstLine="420"/>
        <w:rPr>
          <w:rFonts w:ascii="宋体" w:hAnsi="宋体"/>
        </w:rPr>
      </w:pPr>
      <w:r w:rsidRPr="00BC57BC">
        <w:rPr>
          <w:rFonts w:ascii="宋体" w:hAnsi="宋体" w:hint="eastAsia"/>
        </w:rPr>
        <w:t>模型定位</w:t>
      </w:r>
    </w:p>
    <w:p w14:paraId="1024E8DB" w14:textId="77777777" w:rsidR="00D63202" w:rsidRPr="00BC57BC" w:rsidRDefault="00000000" w:rsidP="00BC57BC">
      <w:pPr>
        <w:spacing w:afterLines="50" w:after="120" w:line="400" w:lineRule="exact"/>
        <w:ind w:firstLineChars="200" w:firstLine="420"/>
        <w:rPr>
          <w:rFonts w:ascii="宋体" w:hAnsi="宋体"/>
        </w:rPr>
      </w:pPr>
      <w:r w:rsidRPr="00BC57BC">
        <w:rPr>
          <w:rFonts w:ascii="宋体" w:hAnsi="宋体" w:hint="eastAsia"/>
        </w:rPr>
        <w:t xml:space="preserve">在“每次击球”附近截取一个固定长度的时序片段（默认 </w:t>
      </w:r>
      <w:proofErr w:type="spellStart"/>
      <w:r w:rsidRPr="00BC57BC">
        <w:rPr>
          <w:rFonts w:ascii="宋体" w:hAnsi="宋体" w:hint="eastAsia"/>
        </w:rPr>
        <w:t>seq_len</w:t>
      </w:r>
      <w:proofErr w:type="spellEnd"/>
      <w:r w:rsidRPr="00BC57BC">
        <w:rPr>
          <w:rFonts w:ascii="宋体" w:hAnsi="宋体" w:hint="eastAsia"/>
        </w:rPr>
        <w:t>=100 帧），用“两人姿态 + 球位置”分类为具体击球类型（</w:t>
      </w:r>
      <w:proofErr w:type="spellStart"/>
      <w:r w:rsidRPr="00BC57BC">
        <w:rPr>
          <w:rFonts w:ascii="宋体" w:hAnsi="宋体" w:hint="eastAsia"/>
        </w:rPr>
        <w:t>shuttleset</w:t>
      </w:r>
      <w:proofErr w:type="spellEnd"/>
      <w:r w:rsidRPr="00BC57BC">
        <w:rPr>
          <w:rFonts w:ascii="宋体" w:hAnsi="宋体" w:hint="eastAsia"/>
        </w:rPr>
        <w:t xml:space="preserve"> 默认 35 类）。</w:t>
      </w:r>
    </w:p>
    <w:p w14:paraId="7305CA42" w14:textId="77777777" w:rsidR="00D63202" w:rsidRPr="00BC57BC" w:rsidRDefault="00000000" w:rsidP="00BC57BC">
      <w:pPr>
        <w:spacing w:afterLines="50" w:after="120" w:line="400" w:lineRule="exact"/>
        <w:ind w:firstLineChars="200" w:firstLine="420"/>
        <w:rPr>
          <w:rFonts w:ascii="宋体" w:hAnsi="宋体"/>
        </w:rPr>
      </w:pPr>
      <w:r w:rsidRPr="00BC57BC">
        <w:rPr>
          <w:rFonts w:ascii="宋体" w:hAnsi="宋体" w:hint="eastAsia"/>
        </w:rPr>
        <w:t>输入特征构造（技术实现）</w:t>
      </w:r>
    </w:p>
    <w:p w14:paraId="402D48BA" w14:textId="77777777" w:rsidR="00D63202" w:rsidRPr="00BC57BC" w:rsidRDefault="00000000" w:rsidP="00BC57BC">
      <w:pPr>
        <w:spacing w:afterLines="50" w:after="120" w:line="400" w:lineRule="exact"/>
        <w:ind w:firstLineChars="200" w:firstLine="420"/>
        <w:rPr>
          <w:rFonts w:ascii="宋体" w:hAnsi="宋体"/>
        </w:rPr>
      </w:pPr>
      <w:r w:rsidRPr="00BC57BC">
        <w:rPr>
          <w:rFonts w:ascii="宋体" w:hAnsi="宋体" w:hint="eastAsia"/>
        </w:rPr>
        <w:t xml:space="preserve">片段构造在 </w:t>
      </w:r>
      <w:proofErr w:type="spellStart"/>
      <w:r w:rsidRPr="00BC57BC">
        <w:rPr>
          <w:rFonts w:ascii="宋体" w:hAnsi="宋体" w:hint="eastAsia"/>
        </w:rPr>
        <w:t>StrokeClassifier.prepare_hit_segment</w:t>
      </w:r>
      <w:proofErr w:type="spellEnd"/>
      <w:r w:rsidRPr="00BC57BC">
        <w:rPr>
          <w:rFonts w:ascii="宋体" w:hAnsi="宋体" w:hint="eastAsia"/>
        </w:rPr>
        <w:t xml:space="preserve"> ：</w:t>
      </w:r>
    </w:p>
    <w:p w14:paraId="244BE010" w14:textId="77777777" w:rsidR="00D63202" w:rsidRPr="00BC57BC" w:rsidRDefault="00000000" w:rsidP="00BC57BC">
      <w:pPr>
        <w:spacing w:afterLines="50" w:after="120" w:line="400" w:lineRule="exact"/>
        <w:ind w:firstLineChars="200" w:firstLine="420"/>
        <w:rPr>
          <w:rFonts w:ascii="宋体" w:hAnsi="宋体"/>
        </w:rPr>
      </w:pPr>
      <w:r w:rsidRPr="00BC57BC">
        <w:rPr>
          <w:rFonts w:ascii="宋体" w:hAnsi="宋体" w:hint="eastAsia"/>
        </w:rPr>
        <w:t xml:space="preserve">以 hit frame 为中心取 </w:t>
      </w:r>
      <w:proofErr w:type="spellStart"/>
      <w:r w:rsidRPr="00BC57BC">
        <w:rPr>
          <w:rFonts w:ascii="宋体" w:hAnsi="宋体" w:hint="eastAsia"/>
        </w:rPr>
        <w:t>seq_len</w:t>
      </w:r>
      <w:proofErr w:type="spellEnd"/>
      <w:r w:rsidRPr="00BC57BC">
        <w:rPr>
          <w:rFonts w:ascii="宋体" w:hAnsi="宋体" w:hint="eastAsia"/>
        </w:rPr>
        <w:t xml:space="preserve"> 帧，不足用 padding 对齐。</w:t>
      </w:r>
    </w:p>
    <w:p w14:paraId="0DDF8D26" w14:textId="77777777" w:rsidR="00D63202" w:rsidRPr="00BC57BC" w:rsidRDefault="00000000" w:rsidP="00BC57BC">
      <w:pPr>
        <w:spacing w:afterLines="50" w:after="120" w:line="400" w:lineRule="exact"/>
        <w:ind w:firstLineChars="200" w:firstLine="420"/>
        <w:rPr>
          <w:rFonts w:ascii="宋体" w:hAnsi="宋体"/>
        </w:rPr>
      </w:pPr>
      <w:proofErr w:type="spellStart"/>
      <w:r w:rsidRPr="00BC57BC">
        <w:rPr>
          <w:rFonts w:ascii="宋体" w:hAnsi="宋体" w:hint="eastAsia"/>
        </w:rPr>
        <w:t>human_pose</w:t>
      </w:r>
      <w:proofErr w:type="spellEnd"/>
      <w:r w:rsidRPr="00BC57BC">
        <w:rPr>
          <w:rFonts w:ascii="宋体" w:hAnsi="宋体" w:hint="eastAsia"/>
        </w:rPr>
        <w:t xml:space="preserve"> 形状 (T, 2, 17, 2) ， shuttle 为 (T,2) 。</w:t>
      </w:r>
    </w:p>
    <w:p w14:paraId="54369B48" w14:textId="77777777" w:rsidR="00D63202" w:rsidRPr="00BC57BC" w:rsidRDefault="00000000" w:rsidP="00BC57BC">
      <w:pPr>
        <w:spacing w:afterLines="50" w:after="120" w:line="400" w:lineRule="exact"/>
        <w:ind w:firstLineChars="200" w:firstLine="420"/>
        <w:rPr>
          <w:rFonts w:ascii="宋体" w:hAnsi="宋体"/>
        </w:rPr>
      </w:pPr>
      <w:r w:rsidRPr="00BC57BC">
        <w:rPr>
          <w:rFonts w:ascii="宋体" w:hAnsi="宋体" w:hint="eastAsia"/>
        </w:rPr>
        <w:t>额外构造骨骼特征：按 COCO 骨骼对计算骨向量，并计算骨中点（</w:t>
      </w:r>
      <w:proofErr w:type="spellStart"/>
      <w:r w:rsidRPr="00BC57BC">
        <w:rPr>
          <w:rFonts w:ascii="宋体" w:hAnsi="宋体" w:hint="eastAsia"/>
        </w:rPr>
        <w:t>bones_center</w:t>
      </w:r>
      <w:proofErr w:type="spellEnd"/>
      <w:r w:rsidRPr="00BC57BC">
        <w:rPr>
          <w:rFonts w:ascii="宋体" w:hAnsi="宋体" w:hint="eastAsia"/>
        </w:rPr>
        <w:t xml:space="preserve">），最后把 </w:t>
      </w:r>
      <w:proofErr w:type="spellStart"/>
      <w:r w:rsidRPr="00BC57BC">
        <w:rPr>
          <w:rFonts w:ascii="宋体" w:hAnsi="宋体" w:hint="eastAsia"/>
        </w:rPr>
        <w:t>bones_center</w:t>
      </w:r>
      <w:proofErr w:type="spellEnd"/>
      <w:r w:rsidRPr="00BC57BC">
        <w:rPr>
          <w:rFonts w:ascii="宋体" w:hAnsi="宋体" w:hint="eastAsia"/>
        </w:rPr>
        <w:t xml:space="preserve"> 作为“额外关节”拼到 </w:t>
      </w:r>
      <w:proofErr w:type="spellStart"/>
      <w:r w:rsidRPr="00BC57BC">
        <w:rPr>
          <w:rFonts w:ascii="宋体" w:hAnsi="宋体" w:hint="eastAsia"/>
        </w:rPr>
        <w:t>human_pose</w:t>
      </w:r>
      <w:proofErr w:type="spellEnd"/>
      <w:r w:rsidRPr="00BC57BC">
        <w:rPr>
          <w:rFonts w:ascii="宋体" w:hAnsi="宋体" w:hint="eastAsia"/>
        </w:rPr>
        <w:t xml:space="preserve"> 上（增加结构先验）。</w:t>
      </w:r>
    </w:p>
    <w:p w14:paraId="4DF00700" w14:textId="77777777" w:rsidR="00D63202" w:rsidRPr="00BC57BC" w:rsidRDefault="00000000" w:rsidP="00BC57BC">
      <w:pPr>
        <w:spacing w:afterLines="50" w:after="120" w:line="400" w:lineRule="exact"/>
        <w:ind w:firstLineChars="200" w:firstLine="420"/>
        <w:rPr>
          <w:rFonts w:ascii="宋体" w:hAnsi="宋体"/>
        </w:rPr>
      </w:pPr>
      <w:r w:rsidRPr="00BC57BC">
        <w:rPr>
          <w:rFonts w:ascii="宋体" w:hAnsi="宋体" w:hint="eastAsia"/>
        </w:rPr>
        <w:t>模型结构（实现要点）</w:t>
      </w:r>
    </w:p>
    <w:p w14:paraId="0C496FC8" w14:textId="77777777" w:rsidR="00D63202" w:rsidRPr="00BC57BC" w:rsidRDefault="00000000" w:rsidP="00BC57BC">
      <w:pPr>
        <w:spacing w:afterLines="50" w:after="120" w:line="400" w:lineRule="exact"/>
        <w:ind w:firstLineChars="200" w:firstLine="420"/>
        <w:rPr>
          <w:rFonts w:ascii="宋体" w:hAnsi="宋体"/>
        </w:rPr>
      </w:pPr>
      <w:r w:rsidRPr="00BC57BC">
        <w:rPr>
          <w:rFonts w:ascii="宋体" w:hAnsi="宋体" w:hint="eastAsia"/>
        </w:rPr>
        <w:t>具体网络在 bst.py ：</w:t>
      </w:r>
    </w:p>
    <w:p w14:paraId="78520AE5" w14:textId="77777777" w:rsidR="00D63202" w:rsidRPr="00BC57BC" w:rsidRDefault="00000000" w:rsidP="00BC57BC">
      <w:pPr>
        <w:spacing w:afterLines="50" w:after="120" w:line="400" w:lineRule="exact"/>
        <w:ind w:firstLine="200"/>
        <w:rPr>
          <w:rFonts w:ascii="宋体" w:hAnsi="宋体"/>
        </w:rPr>
      </w:pPr>
      <w:r w:rsidRPr="00BC57BC">
        <w:rPr>
          <w:rFonts w:ascii="宋体" w:hAnsi="宋体" w:hint="eastAsia"/>
        </w:rPr>
        <w:t xml:space="preserve"> </w:t>
      </w:r>
      <w:r w:rsidR="00F71D9D" w:rsidRPr="00BC57BC">
        <w:rPr>
          <w:rFonts w:ascii="宋体" w:hAnsi="宋体" w:hint="eastAsia"/>
        </w:rPr>
        <w:t xml:space="preserve">   </w:t>
      </w:r>
      <w:r w:rsidRPr="00BC57BC">
        <w:rPr>
          <w:rFonts w:ascii="宋体" w:hAnsi="宋体" w:hint="eastAsia"/>
        </w:rPr>
        <w:t>TCN 对姿态序列与球序列做一层时序卷积特征抽取（减少噪声、增强局部运动模式）。</w:t>
      </w:r>
    </w:p>
    <w:p w14:paraId="7E78D8B7" w14:textId="77777777" w:rsidR="00D63202" w:rsidRPr="00BC57BC" w:rsidRDefault="00000000" w:rsidP="00BC57BC">
      <w:pPr>
        <w:spacing w:afterLines="50" w:after="120" w:line="400" w:lineRule="exact"/>
        <w:ind w:firstLine="200"/>
        <w:rPr>
          <w:rFonts w:ascii="宋体" w:hAnsi="宋体"/>
        </w:rPr>
      </w:pPr>
      <w:r w:rsidRPr="00BC57BC">
        <w:rPr>
          <w:rFonts w:ascii="宋体" w:hAnsi="宋体" w:hint="eastAsia"/>
        </w:rPr>
        <w:t xml:space="preserve">  </w:t>
      </w:r>
      <w:r w:rsidR="00F71D9D" w:rsidRPr="00BC57BC">
        <w:rPr>
          <w:rFonts w:ascii="宋体" w:hAnsi="宋体" w:hint="eastAsia"/>
        </w:rPr>
        <w:t xml:space="preserve">  </w:t>
      </w:r>
      <w:r w:rsidRPr="00BC57BC">
        <w:rPr>
          <w:rFonts w:ascii="宋体" w:hAnsi="宋体" w:hint="eastAsia"/>
        </w:rPr>
        <w:t xml:space="preserve">Temporal Transformer：加入可学习 </w:t>
      </w:r>
      <w:proofErr w:type="spellStart"/>
      <w:r w:rsidRPr="00BC57BC">
        <w:rPr>
          <w:rFonts w:ascii="宋体" w:hAnsi="宋体" w:hint="eastAsia"/>
        </w:rPr>
        <w:t>cls</w:t>
      </w:r>
      <w:proofErr w:type="spellEnd"/>
      <w:r w:rsidRPr="00BC57BC">
        <w:rPr>
          <w:rFonts w:ascii="宋体" w:hAnsi="宋体" w:hint="eastAsia"/>
        </w:rPr>
        <w:t xml:space="preserve"> token + 1D 位置编码，对每个实体（两名球员+球）做时间建模。</w:t>
      </w:r>
    </w:p>
    <w:p w14:paraId="7D1EE97A" w14:textId="77777777" w:rsidR="00D63202" w:rsidRPr="00BC57BC" w:rsidRDefault="00000000" w:rsidP="00BC57BC">
      <w:pPr>
        <w:spacing w:afterLines="50" w:after="120" w:line="400" w:lineRule="exact"/>
        <w:ind w:firstLine="200"/>
        <w:rPr>
          <w:rFonts w:ascii="宋体" w:hAnsi="宋体"/>
        </w:rPr>
      </w:pPr>
      <w:r w:rsidRPr="00BC57BC">
        <w:rPr>
          <w:rFonts w:ascii="宋体" w:hAnsi="宋体" w:hint="eastAsia"/>
        </w:rPr>
        <w:t xml:space="preserve">  </w:t>
      </w:r>
      <w:r w:rsidR="00F71D9D" w:rsidRPr="00BC57BC">
        <w:rPr>
          <w:rFonts w:ascii="宋体" w:hAnsi="宋体" w:hint="eastAsia"/>
        </w:rPr>
        <w:t xml:space="preserve">  </w:t>
      </w:r>
      <w:r w:rsidRPr="00BC57BC">
        <w:rPr>
          <w:rFonts w:ascii="宋体" w:hAnsi="宋体" w:hint="eastAsia"/>
        </w:rPr>
        <w:t>Cross Attention：让“球员 token”跨注意力到“球 token”（突出“球—人交互”）。</w:t>
      </w:r>
    </w:p>
    <w:p w14:paraId="25EFD70C" w14:textId="77777777" w:rsidR="00D63202" w:rsidRPr="00BC57BC" w:rsidRDefault="00000000" w:rsidP="00BC57BC">
      <w:pPr>
        <w:spacing w:afterLines="50" w:after="120" w:line="400" w:lineRule="exact"/>
        <w:ind w:firstLine="200"/>
        <w:rPr>
          <w:rFonts w:ascii="宋体" w:hAnsi="宋体"/>
        </w:rPr>
      </w:pPr>
      <w:r w:rsidRPr="00BC57BC">
        <w:rPr>
          <w:rFonts w:ascii="宋体" w:hAnsi="宋体" w:hint="eastAsia"/>
        </w:rPr>
        <w:lastRenderedPageBreak/>
        <w:t xml:space="preserve">  </w:t>
      </w:r>
      <w:r w:rsidR="00F71D9D" w:rsidRPr="00BC57BC">
        <w:rPr>
          <w:rFonts w:ascii="宋体" w:hAnsi="宋体" w:hint="eastAsia"/>
        </w:rPr>
        <w:t xml:space="preserve">  </w:t>
      </w:r>
      <w:r w:rsidRPr="00BC57BC">
        <w:rPr>
          <w:rFonts w:ascii="宋体" w:hAnsi="宋体" w:hint="eastAsia"/>
        </w:rPr>
        <w:t>Interaction Transformer：建模两名球员各自与球的交互结论，再用 MLP head 输出类别 logits。</w:t>
      </w:r>
    </w:p>
    <w:p w14:paraId="7D19A639" w14:textId="77777777" w:rsidR="00D63202" w:rsidRPr="00BC57BC" w:rsidRDefault="00000000" w:rsidP="00BC57BC">
      <w:pPr>
        <w:spacing w:afterLines="50" w:after="120" w:line="400" w:lineRule="exact"/>
        <w:ind w:firstLineChars="200" w:firstLine="420"/>
        <w:rPr>
          <w:rFonts w:ascii="宋体" w:hAnsi="宋体"/>
        </w:rPr>
      </w:pPr>
      <w:r w:rsidRPr="00BC57BC">
        <w:rPr>
          <w:rFonts w:ascii="宋体" w:hAnsi="宋体" w:hint="eastAsia"/>
        </w:rPr>
        <w:t xml:space="preserve">工程上支持多变体 BST / BST_CG / BST_AP / BST_CG_AP ，创建与加载在 </w:t>
      </w:r>
      <w:proofErr w:type="spellStart"/>
      <w:r w:rsidRPr="00BC57BC">
        <w:rPr>
          <w:rFonts w:ascii="宋体" w:hAnsi="宋体" w:hint="eastAsia"/>
        </w:rPr>
        <w:t>StrokeClassifier</w:t>
      </w:r>
      <w:proofErr w:type="spellEnd"/>
      <w:r w:rsidRPr="00BC57BC">
        <w:rPr>
          <w:rFonts w:ascii="宋体" w:hAnsi="宋体" w:hint="eastAsia"/>
        </w:rPr>
        <w:t>._</w:t>
      </w:r>
      <w:proofErr w:type="spellStart"/>
      <w:r w:rsidRPr="00BC57BC">
        <w:rPr>
          <w:rFonts w:ascii="宋体" w:hAnsi="宋体" w:hint="eastAsia"/>
        </w:rPr>
        <w:t>load_model</w:t>
      </w:r>
      <w:proofErr w:type="spellEnd"/>
      <w:r w:rsidRPr="00BC57BC">
        <w:rPr>
          <w:rFonts w:ascii="宋体" w:hAnsi="宋体" w:hint="eastAsia"/>
        </w:rPr>
        <w:t xml:space="preserve"> 。</w:t>
      </w:r>
    </w:p>
    <w:p w14:paraId="5C0AC1C1" w14:textId="77777777" w:rsidR="00D63202" w:rsidRPr="00BC57BC" w:rsidRDefault="00000000" w:rsidP="00BC57BC">
      <w:pPr>
        <w:spacing w:afterLines="50" w:after="120" w:line="400" w:lineRule="exact"/>
        <w:ind w:firstLineChars="200" w:firstLine="420"/>
        <w:rPr>
          <w:rFonts w:ascii="宋体" w:hAnsi="宋体"/>
        </w:rPr>
      </w:pPr>
      <w:r w:rsidRPr="00BC57BC">
        <w:rPr>
          <w:rFonts w:ascii="宋体" w:hAnsi="宋体" w:hint="eastAsia"/>
        </w:rPr>
        <w:t>权重选择：</w:t>
      </w:r>
    </w:p>
    <w:p w14:paraId="23B7FC6E" w14:textId="77777777" w:rsidR="00D63202" w:rsidRPr="00BC57BC" w:rsidRDefault="00000000" w:rsidP="00BC57BC">
      <w:pPr>
        <w:spacing w:afterLines="50" w:after="120" w:line="400" w:lineRule="exact"/>
        <w:ind w:firstLine="200"/>
        <w:rPr>
          <w:rFonts w:ascii="宋体" w:hAnsi="宋体"/>
        </w:rPr>
      </w:pPr>
      <w:r w:rsidRPr="00BC57BC">
        <w:rPr>
          <w:rFonts w:ascii="宋体" w:hAnsi="宋体" w:hint="eastAsia"/>
        </w:rPr>
        <w:t xml:space="preserve"> </w:t>
      </w:r>
      <w:r w:rsidR="00F71D9D" w:rsidRPr="00BC57BC">
        <w:rPr>
          <w:rFonts w:ascii="宋体" w:hAnsi="宋体" w:hint="eastAsia"/>
        </w:rPr>
        <w:t xml:space="preserve">   </w:t>
      </w:r>
      <w:r w:rsidRPr="00BC57BC">
        <w:rPr>
          <w:rFonts w:ascii="宋体" w:hAnsi="宋体" w:hint="eastAsia"/>
        </w:rPr>
        <w:t>models/bst/shuttleset_35classes/*.pt （35 类）</w:t>
      </w:r>
    </w:p>
    <w:p w14:paraId="645BD057" w14:textId="77777777" w:rsidR="00D63202" w:rsidRPr="00BC57BC" w:rsidRDefault="00000000" w:rsidP="00BC57BC">
      <w:pPr>
        <w:spacing w:afterLines="50" w:after="120" w:line="400" w:lineRule="exact"/>
        <w:ind w:firstLineChars="200" w:firstLine="420"/>
        <w:rPr>
          <w:rFonts w:ascii="宋体" w:hAnsi="宋体"/>
        </w:rPr>
      </w:pPr>
      <w:r w:rsidRPr="00BC57BC">
        <w:rPr>
          <w:rFonts w:ascii="宋体" w:hAnsi="宋体" w:hint="eastAsia"/>
        </w:rPr>
        <w:t>models/bst/badDB_6classes/*.pt 、 models/bst/tenniSet_6classes/*.pt （6 类）</w:t>
      </w:r>
    </w:p>
    <w:p w14:paraId="31548547" w14:textId="77777777" w:rsidR="00D63202" w:rsidRPr="00BC57BC" w:rsidRDefault="00000000" w:rsidP="00BC57BC">
      <w:pPr>
        <w:spacing w:afterLines="50" w:after="120" w:line="400" w:lineRule="exact"/>
        <w:ind w:firstLineChars="200" w:firstLine="420"/>
        <w:rPr>
          <w:rFonts w:ascii="宋体" w:hAnsi="宋体"/>
        </w:rPr>
      </w:pPr>
      <w:r w:rsidRPr="00BC57BC">
        <w:rPr>
          <w:rFonts w:ascii="宋体" w:hAnsi="宋体" w:hint="eastAsia"/>
        </w:rPr>
        <w:t xml:space="preserve">选择逻辑在 </w:t>
      </w:r>
      <w:proofErr w:type="spellStart"/>
      <w:r w:rsidRPr="00BC57BC">
        <w:rPr>
          <w:rFonts w:ascii="宋体" w:hAnsi="宋体" w:hint="eastAsia"/>
        </w:rPr>
        <w:t>create_classifier</w:t>
      </w:r>
      <w:proofErr w:type="spellEnd"/>
      <w:r w:rsidRPr="00BC57BC">
        <w:rPr>
          <w:rFonts w:ascii="宋体" w:hAnsi="宋体" w:hint="eastAsia"/>
        </w:rPr>
        <w:t xml:space="preserve"> 。</w:t>
      </w:r>
    </w:p>
    <w:p w14:paraId="1289CF4F" w14:textId="77777777" w:rsidR="00D63202" w:rsidRPr="00BC57BC" w:rsidRDefault="00000000" w:rsidP="00BC57BC">
      <w:pPr>
        <w:spacing w:line="400" w:lineRule="exact"/>
        <w:ind w:firstLineChars="200" w:firstLine="422"/>
        <w:rPr>
          <w:rFonts w:ascii="宋体" w:hAnsi="宋体"/>
          <w:b/>
          <w:bCs/>
        </w:rPr>
      </w:pPr>
      <w:bookmarkStart w:id="215" w:name="_Toc219071416"/>
      <w:r w:rsidRPr="00BC57BC">
        <w:rPr>
          <w:rFonts w:ascii="宋体" w:hAnsi="宋体" w:hint="eastAsia"/>
          <w:b/>
          <w:bCs/>
        </w:rPr>
        <w:t>2.实际效果</w:t>
      </w:r>
      <w:bookmarkEnd w:id="215"/>
    </w:p>
    <w:p w14:paraId="4BE2CD5C" w14:textId="4E07590B" w:rsidR="00D63202" w:rsidRPr="00BC57BC" w:rsidRDefault="00BC57BC" w:rsidP="00BC57BC">
      <w:pPr>
        <w:spacing w:afterLines="50" w:after="120" w:line="400" w:lineRule="exact"/>
        <w:ind w:firstLineChars="200" w:firstLine="420"/>
        <w:rPr>
          <w:rFonts w:ascii="宋体" w:hAnsi="宋体"/>
          <w:b/>
          <w:bCs/>
        </w:rPr>
      </w:pPr>
      <w:r w:rsidRPr="00BC57BC">
        <w:rPr>
          <w:rFonts w:ascii="宋体" w:hAnsi="宋体"/>
          <w:noProof/>
        </w:rPr>
        <w:drawing>
          <wp:anchor distT="0" distB="0" distL="114300" distR="114300" simplePos="0" relativeHeight="251660288" behindDoc="0" locked="0" layoutInCell="1" allowOverlap="1" wp14:anchorId="38BFB05C" wp14:editId="3DDECA42">
            <wp:simplePos x="0" y="0"/>
            <wp:positionH relativeFrom="column">
              <wp:posOffset>497205</wp:posOffset>
            </wp:positionH>
            <wp:positionV relativeFrom="paragraph">
              <wp:posOffset>360045</wp:posOffset>
            </wp:positionV>
            <wp:extent cx="4998720" cy="2499360"/>
            <wp:effectExtent l="0" t="0" r="0" b="0"/>
            <wp:wrapTopAndBottom/>
            <wp:docPr id="3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3"/>
                    <pic:cNvPicPr>
                      <a:picLocks noChangeAspect="1" noChangeArrowheads="1"/>
                    </pic:cNvPicPr>
                  </pic:nvPicPr>
                  <pic:blipFill>
                    <a:blip r:embed="rId41" r:link="rId42" cstate="print">
                      <a:extLst>
                        <a:ext uri="{28A0092B-C50C-407E-A947-70E740481C1C}">
                          <a14:useLocalDpi xmlns:a14="http://schemas.microsoft.com/office/drawing/2010/main" val="0"/>
                        </a:ext>
                      </a:extLst>
                    </a:blip>
                    <a:srcRect/>
                    <a:stretch>
                      <a:fillRect/>
                    </a:stretch>
                  </pic:blipFill>
                  <pic:spPr bwMode="auto">
                    <a:xfrm>
                      <a:off x="0" y="0"/>
                      <a:ext cx="4998720" cy="2499360"/>
                    </a:xfrm>
                    <a:prstGeom prst="rect">
                      <a:avLst/>
                    </a:prstGeom>
                    <a:noFill/>
                    <a:ln>
                      <a:noFill/>
                    </a:ln>
                  </pic:spPr>
                </pic:pic>
              </a:graphicData>
            </a:graphic>
            <wp14:sizeRelH relativeFrom="page">
              <wp14:pctWidth>0</wp14:pctWidth>
            </wp14:sizeRelH>
            <wp14:sizeRelV relativeFrom="page">
              <wp14:pctHeight>0</wp14:pctHeight>
            </wp14:sizeRelV>
          </wp:anchor>
        </w:drawing>
      </w:r>
      <w:r w:rsidR="004B1BDF" w:rsidRPr="00BC57BC">
        <w:rPr>
          <w:rFonts w:ascii="宋体" w:hAnsi="宋体" w:hint="eastAsia"/>
          <w:b/>
          <w:bCs/>
        </w:rPr>
        <w:t>击球类型分布（Top-K）</w:t>
      </w:r>
    </w:p>
    <w:p w14:paraId="56ED1D16" w14:textId="72F8CE18" w:rsidR="00D63202" w:rsidRDefault="00000000" w:rsidP="00BC57BC">
      <w:pPr>
        <w:spacing w:afterLines="50" w:after="120"/>
        <w:jc w:val="center"/>
      </w:pPr>
      <w:r>
        <w:rPr>
          <w:rFonts w:ascii="宋体" w:hAnsi="宋体" w:hint="eastAsia"/>
          <w:sz w:val="18"/>
          <w:szCs w:val="18"/>
        </w:rPr>
        <w:t xml:space="preserve">图4—7  </w:t>
      </w:r>
      <w:r>
        <w:rPr>
          <w:rFonts w:hint="eastAsia"/>
          <w:b/>
          <w:bCs/>
          <w:sz w:val="18"/>
          <w:szCs w:val="18"/>
        </w:rPr>
        <w:t>击球类型分布</w:t>
      </w:r>
    </w:p>
    <w:p w14:paraId="6181A696" w14:textId="77777777" w:rsidR="00D63202" w:rsidRPr="00BC57BC" w:rsidRDefault="00000000" w:rsidP="00BC57BC">
      <w:pPr>
        <w:spacing w:line="400" w:lineRule="exact"/>
        <w:ind w:firstLineChars="200" w:firstLine="422"/>
        <w:rPr>
          <w:rFonts w:ascii="宋体" w:hAnsi="宋体"/>
          <w:b/>
          <w:bCs/>
        </w:rPr>
      </w:pPr>
      <w:r w:rsidRPr="00BC57BC">
        <w:rPr>
          <w:rFonts w:ascii="宋体" w:hAnsi="宋体"/>
          <w:b/>
          <w:bCs/>
        </w:rPr>
        <w:t>1. 主要击球类型</w:t>
      </w:r>
    </w:p>
    <w:p w14:paraId="45E0C147" w14:textId="77777777" w:rsidR="00D63202" w:rsidRPr="00BC57BC" w:rsidRDefault="00000000" w:rsidP="00BC57BC">
      <w:pPr>
        <w:numPr>
          <w:ilvl w:val="0"/>
          <w:numId w:val="130"/>
        </w:numPr>
        <w:tabs>
          <w:tab w:val="left" w:pos="720"/>
        </w:tabs>
        <w:spacing w:line="400" w:lineRule="exact"/>
        <w:ind w:firstLine="200"/>
        <w:rPr>
          <w:rFonts w:ascii="宋体" w:hAnsi="宋体"/>
        </w:rPr>
      </w:pPr>
      <w:proofErr w:type="spellStart"/>
      <w:r w:rsidRPr="00BC57BC">
        <w:rPr>
          <w:rFonts w:ascii="宋体" w:hAnsi="宋体"/>
          <w:b/>
          <w:bCs/>
        </w:rPr>
        <w:t>forehand_lift</w:t>
      </w:r>
      <w:proofErr w:type="spellEnd"/>
      <w:r w:rsidRPr="00BC57BC">
        <w:rPr>
          <w:rFonts w:ascii="宋体" w:hAnsi="宋体"/>
          <w:b/>
          <w:bCs/>
        </w:rPr>
        <w:t xml:space="preserve"> (正手挑球)</w:t>
      </w:r>
      <w:r w:rsidRPr="00BC57BC">
        <w:rPr>
          <w:rFonts w:ascii="宋体" w:hAnsi="宋体"/>
        </w:rPr>
        <w:t xml:space="preserve">：这是出现频率最高的击球类型，计数高达 </w:t>
      </w:r>
      <w:r w:rsidRPr="00BC57BC">
        <w:rPr>
          <w:rFonts w:ascii="宋体" w:hAnsi="宋体"/>
          <w:b/>
          <w:bCs/>
        </w:rPr>
        <w:t>13 次</w:t>
      </w:r>
      <w:r w:rsidRPr="00BC57BC">
        <w:rPr>
          <w:rFonts w:ascii="宋体" w:hAnsi="宋体"/>
        </w:rPr>
        <w:t>。</w:t>
      </w:r>
    </w:p>
    <w:p w14:paraId="5A639323" w14:textId="77777777" w:rsidR="00D63202" w:rsidRPr="00BC57BC" w:rsidRDefault="00000000" w:rsidP="00BC57BC">
      <w:pPr>
        <w:numPr>
          <w:ilvl w:val="0"/>
          <w:numId w:val="130"/>
        </w:numPr>
        <w:tabs>
          <w:tab w:val="left" w:pos="720"/>
        </w:tabs>
        <w:spacing w:line="400" w:lineRule="exact"/>
        <w:ind w:firstLine="200"/>
        <w:rPr>
          <w:rFonts w:ascii="宋体" w:hAnsi="宋体"/>
        </w:rPr>
      </w:pPr>
      <w:proofErr w:type="spellStart"/>
      <w:r w:rsidRPr="00BC57BC">
        <w:rPr>
          <w:rFonts w:ascii="宋体" w:hAnsi="宋体"/>
          <w:b/>
          <w:bCs/>
        </w:rPr>
        <w:t>backhand_spin</w:t>
      </w:r>
      <w:proofErr w:type="spellEnd"/>
      <w:r w:rsidRPr="00BC57BC">
        <w:rPr>
          <w:rFonts w:ascii="宋体" w:hAnsi="宋体"/>
          <w:b/>
          <w:bCs/>
        </w:rPr>
        <w:t xml:space="preserve"> (反手旋转球)</w:t>
      </w:r>
      <w:r w:rsidRPr="00BC57BC">
        <w:rPr>
          <w:rFonts w:ascii="宋体" w:hAnsi="宋体"/>
        </w:rPr>
        <w:t xml:space="preserve">：排名第二，出现了 </w:t>
      </w:r>
      <w:r w:rsidRPr="00BC57BC">
        <w:rPr>
          <w:rFonts w:ascii="宋体" w:hAnsi="宋体"/>
          <w:b/>
          <w:bCs/>
        </w:rPr>
        <w:t>4 次</w:t>
      </w:r>
      <w:r w:rsidRPr="00BC57BC">
        <w:rPr>
          <w:rFonts w:ascii="宋体" w:hAnsi="宋体"/>
        </w:rPr>
        <w:t>。</w:t>
      </w:r>
    </w:p>
    <w:p w14:paraId="39109775" w14:textId="77777777" w:rsidR="00D63202" w:rsidRPr="00BC57BC" w:rsidRDefault="00000000" w:rsidP="00BC57BC">
      <w:pPr>
        <w:numPr>
          <w:ilvl w:val="0"/>
          <w:numId w:val="130"/>
        </w:numPr>
        <w:tabs>
          <w:tab w:val="left" w:pos="720"/>
        </w:tabs>
        <w:spacing w:line="400" w:lineRule="exact"/>
        <w:ind w:firstLine="200"/>
        <w:rPr>
          <w:rFonts w:ascii="宋体" w:hAnsi="宋体"/>
        </w:rPr>
      </w:pPr>
      <w:proofErr w:type="spellStart"/>
      <w:r w:rsidRPr="00BC57BC">
        <w:rPr>
          <w:rFonts w:ascii="宋体" w:hAnsi="宋体"/>
          <w:b/>
          <w:bCs/>
        </w:rPr>
        <w:t>serve_backhand_long</w:t>
      </w:r>
      <w:proofErr w:type="spellEnd"/>
      <w:r w:rsidRPr="00BC57BC">
        <w:rPr>
          <w:rFonts w:ascii="宋体" w:hAnsi="宋体"/>
          <w:b/>
          <w:bCs/>
        </w:rPr>
        <w:t xml:space="preserve"> (反手长发球)</w:t>
      </w:r>
      <w:r w:rsidRPr="00BC57BC">
        <w:rPr>
          <w:rFonts w:ascii="宋体" w:hAnsi="宋体"/>
        </w:rPr>
        <w:t xml:space="preserve">：排名第三，出现了 </w:t>
      </w:r>
      <w:r w:rsidRPr="00BC57BC">
        <w:rPr>
          <w:rFonts w:ascii="宋体" w:hAnsi="宋体"/>
          <w:b/>
          <w:bCs/>
        </w:rPr>
        <w:t>2 次</w:t>
      </w:r>
      <w:r w:rsidRPr="00BC57BC">
        <w:rPr>
          <w:rFonts w:ascii="宋体" w:hAnsi="宋体"/>
        </w:rPr>
        <w:t>。</w:t>
      </w:r>
    </w:p>
    <w:p w14:paraId="4C8F3301" w14:textId="77777777" w:rsidR="00D63202" w:rsidRPr="00BC57BC" w:rsidRDefault="00000000" w:rsidP="00BC57BC">
      <w:pPr>
        <w:numPr>
          <w:ilvl w:val="0"/>
          <w:numId w:val="130"/>
        </w:numPr>
        <w:tabs>
          <w:tab w:val="left" w:pos="720"/>
        </w:tabs>
        <w:spacing w:line="400" w:lineRule="exact"/>
        <w:ind w:firstLine="200"/>
        <w:rPr>
          <w:rFonts w:ascii="宋体" w:hAnsi="宋体"/>
        </w:rPr>
      </w:pPr>
      <w:proofErr w:type="spellStart"/>
      <w:r w:rsidRPr="00BC57BC">
        <w:rPr>
          <w:rFonts w:ascii="宋体" w:hAnsi="宋体"/>
          <w:b/>
          <w:bCs/>
        </w:rPr>
        <w:t>backhand_half_smash</w:t>
      </w:r>
      <w:proofErr w:type="spellEnd"/>
      <w:r w:rsidRPr="00BC57BC">
        <w:rPr>
          <w:rFonts w:ascii="宋体" w:hAnsi="宋体"/>
          <w:b/>
          <w:bCs/>
        </w:rPr>
        <w:t xml:space="preserve"> (</w:t>
      </w:r>
      <w:proofErr w:type="gramStart"/>
      <w:r w:rsidRPr="00BC57BC">
        <w:rPr>
          <w:rFonts w:ascii="宋体" w:hAnsi="宋体"/>
          <w:b/>
          <w:bCs/>
        </w:rPr>
        <w:t>反手半杀球</w:t>
      </w:r>
      <w:proofErr w:type="gramEnd"/>
      <w:r w:rsidRPr="00BC57BC">
        <w:rPr>
          <w:rFonts w:ascii="宋体" w:hAnsi="宋体"/>
          <w:b/>
          <w:bCs/>
        </w:rPr>
        <w:t>)</w:t>
      </w:r>
      <w:r w:rsidRPr="00BC57BC">
        <w:rPr>
          <w:rFonts w:ascii="宋体" w:hAnsi="宋体"/>
        </w:rPr>
        <w:t xml:space="preserve"> 和 </w:t>
      </w:r>
      <w:proofErr w:type="spellStart"/>
      <w:r w:rsidRPr="00BC57BC">
        <w:rPr>
          <w:rFonts w:ascii="宋体" w:hAnsi="宋体"/>
          <w:b/>
          <w:bCs/>
        </w:rPr>
        <w:t>backhand_net_shot</w:t>
      </w:r>
      <w:proofErr w:type="spellEnd"/>
      <w:r w:rsidRPr="00BC57BC">
        <w:rPr>
          <w:rFonts w:ascii="宋体" w:hAnsi="宋体"/>
          <w:b/>
          <w:bCs/>
        </w:rPr>
        <w:t xml:space="preserve"> (反手网前球)</w:t>
      </w:r>
      <w:r w:rsidRPr="00BC57BC">
        <w:rPr>
          <w:rFonts w:ascii="宋体" w:hAnsi="宋体"/>
        </w:rPr>
        <w:t xml:space="preserve">：各出现了 </w:t>
      </w:r>
      <w:r w:rsidRPr="00BC57BC">
        <w:rPr>
          <w:rFonts w:ascii="宋体" w:hAnsi="宋体"/>
          <w:b/>
          <w:bCs/>
        </w:rPr>
        <w:t>1 次</w:t>
      </w:r>
      <w:r w:rsidRPr="00BC57BC">
        <w:rPr>
          <w:rFonts w:ascii="宋体" w:hAnsi="宋体"/>
        </w:rPr>
        <w:t>。</w:t>
      </w:r>
    </w:p>
    <w:p w14:paraId="2CA47C7D" w14:textId="77777777" w:rsidR="00D63202" w:rsidRPr="00BC57BC" w:rsidRDefault="00000000" w:rsidP="00BC57BC">
      <w:pPr>
        <w:spacing w:line="400" w:lineRule="exact"/>
        <w:ind w:firstLineChars="200" w:firstLine="422"/>
        <w:rPr>
          <w:rFonts w:ascii="宋体" w:hAnsi="宋体"/>
          <w:b/>
          <w:bCs/>
        </w:rPr>
      </w:pPr>
      <w:r w:rsidRPr="00BC57BC">
        <w:rPr>
          <w:rFonts w:ascii="宋体" w:hAnsi="宋体"/>
          <w:b/>
          <w:bCs/>
        </w:rPr>
        <w:t>2. 分布特点</w:t>
      </w:r>
    </w:p>
    <w:p w14:paraId="3D489A0E" w14:textId="77777777" w:rsidR="00D63202" w:rsidRPr="00BC57BC" w:rsidRDefault="00000000" w:rsidP="00BC57BC">
      <w:pPr>
        <w:numPr>
          <w:ilvl w:val="0"/>
          <w:numId w:val="131"/>
        </w:numPr>
        <w:tabs>
          <w:tab w:val="left" w:pos="720"/>
        </w:tabs>
        <w:spacing w:line="400" w:lineRule="exact"/>
        <w:ind w:firstLine="200"/>
        <w:rPr>
          <w:rFonts w:ascii="宋体" w:hAnsi="宋体"/>
        </w:rPr>
      </w:pPr>
      <w:r w:rsidRPr="00BC57BC">
        <w:rPr>
          <w:rFonts w:ascii="宋体" w:hAnsi="宋体"/>
        </w:rPr>
        <w:t>分布呈现</w:t>
      </w:r>
      <w:r w:rsidRPr="00BC57BC">
        <w:rPr>
          <w:rFonts w:ascii="宋体" w:hAnsi="宋体"/>
          <w:b/>
          <w:bCs/>
        </w:rPr>
        <w:t>高度</w:t>
      </w:r>
      <w:proofErr w:type="gramStart"/>
      <w:r w:rsidRPr="00BC57BC">
        <w:rPr>
          <w:rFonts w:ascii="宋体" w:hAnsi="宋体"/>
          <w:b/>
          <w:bCs/>
        </w:rPr>
        <w:t>不</w:t>
      </w:r>
      <w:proofErr w:type="gramEnd"/>
      <w:r w:rsidRPr="00BC57BC">
        <w:rPr>
          <w:rFonts w:ascii="宋体" w:hAnsi="宋体"/>
          <w:b/>
          <w:bCs/>
        </w:rPr>
        <w:t>均衡</w:t>
      </w:r>
      <w:r w:rsidRPr="00BC57BC">
        <w:rPr>
          <w:rFonts w:ascii="宋体" w:hAnsi="宋体"/>
        </w:rPr>
        <w:t xml:space="preserve">的特点：最常用的“正手挑球”出现次数是第二名“反手旋转球”的 3 </w:t>
      </w:r>
      <w:proofErr w:type="gramStart"/>
      <w:r w:rsidRPr="00BC57BC">
        <w:rPr>
          <w:rFonts w:ascii="宋体" w:hAnsi="宋体"/>
        </w:rPr>
        <w:t>倍</w:t>
      </w:r>
      <w:proofErr w:type="gramEnd"/>
      <w:r w:rsidRPr="00BC57BC">
        <w:rPr>
          <w:rFonts w:ascii="宋体" w:hAnsi="宋体"/>
        </w:rPr>
        <w:t>以上，是其他所有击球类型的总和还要多。</w:t>
      </w:r>
    </w:p>
    <w:p w14:paraId="254AF257" w14:textId="77777777" w:rsidR="00D63202" w:rsidRPr="00BC57BC" w:rsidRDefault="00000000" w:rsidP="00BC57BC">
      <w:pPr>
        <w:numPr>
          <w:ilvl w:val="0"/>
          <w:numId w:val="131"/>
        </w:numPr>
        <w:tabs>
          <w:tab w:val="left" w:pos="720"/>
        </w:tabs>
        <w:spacing w:line="400" w:lineRule="exact"/>
        <w:ind w:firstLine="200"/>
        <w:rPr>
          <w:rFonts w:ascii="宋体" w:hAnsi="宋体"/>
        </w:rPr>
      </w:pPr>
      <w:r w:rsidRPr="00BC57BC">
        <w:rPr>
          <w:rFonts w:ascii="宋体" w:hAnsi="宋体"/>
        </w:rPr>
        <w:t>这表明在该片段中，运动员更倾向于使用</w:t>
      </w:r>
      <w:r w:rsidRPr="00BC57BC">
        <w:rPr>
          <w:rFonts w:ascii="宋体" w:hAnsi="宋体"/>
          <w:b/>
          <w:bCs/>
        </w:rPr>
        <w:t>正手挑球</w:t>
      </w:r>
      <w:r w:rsidRPr="00BC57BC">
        <w:rPr>
          <w:rFonts w:ascii="宋体" w:hAnsi="宋体"/>
        </w:rPr>
        <w:t>进行过渡或防守，这可能反映了其战术风格或当时比赛的节奏。</w:t>
      </w:r>
    </w:p>
    <w:p w14:paraId="473FB29F" w14:textId="77777777" w:rsidR="00D63202" w:rsidRPr="00BC57BC" w:rsidRDefault="00000000" w:rsidP="00BC57BC">
      <w:pPr>
        <w:spacing w:line="400" w:lineRule="exact"/>
        <w:ind w:firstLineChars="200" w:firstLine="422"/>
        <w:rPr>
          <w:rFonts w:ascii="宋体" w:hAnsi="宋体"/>
          <w:b/>
          <w:bCs/>
        </w:rPr>
      </w:pPr>
      <w:r w:rsidRPr="00BC57BC">
        <w:rPr>
          <w:rFonts w:ascii="宋体" w:hAnsi="宋体"/>
          <w:b/>
          <w:bCs/>
        </w:rPr>
        <w:t>3. 数据完整性</w:t>
      </w:r>
    </w:p>
    <w:p w14:paraId="71B44E62" w14:textId="77777777" w:rsidR="00D63202" w:rsidRPr="00BC57BC" w:rsidRDefault="00000000" w:rsidP="00BC57BC">
      <w:pPr>
        <w:numPr>
          <w:ilvl w:val="0"/>
          <w:numId w:val="132"/>
        </w:numPr>
        <w:tabs>
          <w:tab w:val="left" w:pos="720"/>
        </w:tabs>
        <w:spacing w:line="400" w:lineRule="exact"/>
        <w:ind w:firstLine="200"/>
        <w:rPr>
          <w:rFonts w:ascii="宋体" w:hAnsi="宋体"/>
        </w:rPr>
      </w:pPr>
      <w:r w:rsidRPr="00BC57BC">
        <w:rPr>
          <w:rFonts w:ascii="宋体" w:hAnsi="宋体"/>
        </w:rPr>
        <w:t>图表只显示了 Top-K 的结果，并未展示所有击球类型。这意味着可能存在其他未被列</w:t>
      </w:r>
      <w:r w:rsidRPr="00BC57BC">
        <w:rPr>
          <w:rFonts w:ascii="宋体" w:hAnsi="宋体"/>
        </w:rPr>
        <w:lastRenderedPageBreak/>
        <w:t>出的击球类型，但它们的出现频次非常低。</w:t>
      </w:r>
    </w:p>
    <w:p w14:paraId="2D2FF087" w14:textId="77777777" w:rsidR="00D63202" w:rsidRPr="00BC57BC" w:rsidRDefault="00000000" w:rsidP="00BC57BC">
      <w:pPr>
        <w:numPr>
          <w:ilvl w:val="0"/>
          <w:numId w:val="132"/>
        </w:numPr>
        <w:tabs>
          <w:tab w:val="left" w:pos="720"/>
        </w:tabs>
        <w:spacing w:line="400" w:lineRule="exact"/>
        <w:ind w:firstLine="200"/>
        <w:rPr>
          <w:rFonts w:ascii="宋体" w:hAnsi="宋体"/>
        </w:rPr>
      </w:pPr>
      <w:r w:rsidRPr="00BC57BC">
        <w:rPr>
          <w:rFonts w:ascii="宋体" w:hAnsi="宋体"/>
        </w:rPr>
        <w:t xml:space="preserve">从数据量来看，总共统计了 13 + 4 + 2 + 1 + 1 = </w:t>
      </w:r>
      <w:r w:rsidRPr="00BC57BC">
        <w:rPr>
          <w:rFonts w:ascii="宋体" w:hAnsi="宋体"/>
          <w:b/>
          <w:bCs/>
        </w:rPr>
        <w:t>21 次击球事件</w:t>
      </w:r>
      <w:r w:rsidRPr="00BC57BC">
        <w:rPr>
          <w:rFonts w:ascii="宋体" w:hAnsi="宋体"/>
        </w:rPr>
        <w:t>，这对于一个完整的比赛回合来说是合理的。</w:t>
      </w:r>
    </w:p>
    <w:p w14:paraId="232B2650" w14:textId="6BC60F88" w:rsidR="00D63202" w:rsidRPr="00BC57BC" w:rsidRDefault="00BC57BC" w:rsidP="00BC57BC">
      <w:pPr>
        <w:spacing w:line="400" w:lineRule="exact"/>
        <w:ind w:firstLineChars="200" w:firstLine="420"/>
        <w:rPr>
          <w:rFonts w:ascii="宋体" w:hAnsi="宋体"/>
          <w:b/>
          <w:bCs/>
        </w:rPr>
      </w:pPr>
      <w:r w:rsidRPr="00BC57BC">
        <w:rPr>
          <w:rFonts w:ascii="宋体" w:hAnsi="宋体"/>
          <w:noProof/>
        </w:rPr>
        <w:drawing>
          <wp:anchor distT="0" distB="0" distL="114300" distR="114300" simplePos="0" relativeHeight="251661312" behindDoc="0" locked="0" layoutInCell="1" allowOverlap="1" wp14:anchorId="2CDD7D88" wp14:editId="1CB50785">
            <wp:simplePos x="0" y="0"/>
            <wp:positionH relativeFrom="column">
              <wp:posOffset>565785</wp:posOffset>
            </wp:positionH>
            <wp:positionV relativeFrom="paragraph">
              <wp:posOffset>334645</wp:posOffset>
            </wp:positionV>
            <wp:extent cx="4821555" cy="2414905"/>
            <wp:effectExtent l="0" t="0" r="0" b="0"/>
            <wp:wrapTopAndBottom/>
            <wp:docPr id="3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4"/>
                    <pic:cNvPicPr>
                      <a:picLocks noChangeAspect="1" noChangeArrowheads="1"/>
                    </pic:cNvPicPr>
                  </pic:nvPicPr>
                  <pic:blipFill>
                    <a:blip r:embed="rId43" r:link="rId44" cstate="print">
                      <a:extLst>
                        <a:ext uri="{28A0092B-C50C-407E-A947-70E740481C1C}">
                          <a14:useLocalDpi xmlns:a14="http://schemas.microsoft.com/office/drawing/2010/main" val="0"/>
                        </a:ext>
                      </a:extLst>
                    </a:blip>
                    <a:srcRect/>
                    <a:stretch>
                      <a:fillRect/>
                    </a:stretch>
                  </pic:blipFill>
                  <pic:spPr bwMode="auto">
                    <a:xfrm>
                      <a:off x="0" y="0"/>
                      <a:ext cx="4821555" cy="2414905"/>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gramStart"/>
      <w:r w:rsidR="004B1BDF" w:rsidRPr="00BC57BC">
        <w:rPr>
          <w:rFonts w:ascii="宋体" w:hAnsi="宋体" w:hint="eastAsia"/>
          <w:b/>
          <w:bCs/>
        </w:rPr>
        <w:t>按球员</w:t>
      </w:r>
      <w:proofErr w:type="gramEnd"/>
      <w:r w:rsidR="004B1BDF" w:rsidRPr="00BC57BC">
        <w:rPr>
          <w:rFonts w:ascii="宋体" w:hAnsi="宋体" w:hint="eastAsia"/>
          <w:b/>
          <w:bCs/>
        </w:rPr>
        <w:t>拆分的 Top-K 分布</w:t>
      </w:r>
    </w:p>
    <w:p w14:paraId="4969988A" w14:textId="3D7FD2C8" w:rsidR="00D63202" w:rsidRDefault="00000000" w:rsidP="00BC57BC">
      <w:pPr>
        <w:spacing w:afterLines="50" w:after="120"/>
        <w:jc w:val="center"/>
      </w:pPr>
      <w:r>
        <w:rPr>
          <w:rFonts w:ascii="宋体" w:hAnsi="宋体" w:hint="eastAsia"/>
          <w:sz w:val="18"/>
          <w:szCs w:val="18"/>
        </w:rPr>
        <w:t xml:space="preserve">图4—8  </w:t>
      </w:r>
      <w:proofErr w:type="gramStart"/>
      <w:r>
        <w:rPr>
          <w:b/>
          <w:bCs/>
          <w:sz w:val="18"/>
          <w:szCs w:val="18"/>
        </w:rPr>
        <w:t>按球员</w:t>
      </w:r>
      <w:proofErr w:type="gramEnd"/>
      <w:r>
        <w:rPr>
          <w:b/>
          <w:bCs/>
          <w:sz w:val="18"/>
          <w:szCs w:val="18"/>
        </w:rPr>
        <w:t>拆分的</w:t>
      </w:r>
      <w:r>
        <w:rPr>
          <w:b/>
          <w:bCs/>
          <w:sz w:val="18"/>
          <w:szCs w:val="18"/>
        </w:rPr>
        <w:t xml:space="preserve"> Top-K </w:t>
      </w:r>
      <w:r>
        <w:rPr>
          <w:b/>
          <w:bCs/>
          <w:sz w:val="18"/>
          <w:szCs w:val="18"/>
        </w:rPr>
        <w:t>分布</w:t>
      </w:r>
    </w:p>
    <w:p w14:paraId="730DB8ED" w14:textId="77777777" w:rsidR="00D63202" w:rsidRPr="00BC57BC" w:rsidRDefault="00000000" w:rsidP="00BC57BC">
      <w:pPr>
        <w:spacing w:line="400" w:lineRule="exact"/>
        <w:ind w:firstLineChars="200" w:firstLine="422"/>
        <w:rPr>
          <w:rFonts w:ascii="宋体" w:hAnsi="宋体"/>
          <w:b/>
          <w:bCs/>
        </w:rPr>
      </w:pPr>
      <w:r w:rsidRPr="00BC57BC">
        <w:rPr>
          <w:rFonts w:ascii="宋体" w:hAnsi="宋体"/>
          <w:b/>
          <w:bCs/>
        </w:rPr>
        <w:t>1. 整体击球数量对比</w:t>
      </w:r>
    </w:p>
    <w:p w14:paraId="707C5148" w14:textId="77777777" w:rsidR="00D63202" w:rsidRPr="00BC57BC" w:rsidRDefault="00000000" w:rsidP="00BC57BC">
      <w:pPr>
        <w:numPr>
          <w:ilvl w:val="0"/>
          <w:numId w:val="133"/>
        </w:numPr>
        <w:tabs>
          <w:tab w:val="left" w:pos="720"/>
        </w:tabs>
        <w:spacing w:line="400" w:lineRule="exact"/>
        <w:ind w:firstLine="200"/>
        <w:rPr>
          <w:rFonts w:ascii="宋体" w:hAnsi="宋体"/>
        </w:rPr>
      </w:pPr>
      <w:r w:rsidRPr="00BC57BC">
        <w:rPr>
          <w:rFonts w:ascii="宋体" w:hAnsi="宋体"/>
          <w:b/>
          <w:bCs/>
        </w:rPr>
        <w:t>Player 1 (蓝色)</w:t>
      </w:r>
      <w:r w:rsidRPr="00BC57BC">
        <w:rPr>
          <w:rFonts w:ascii="宋体" w:hAnsi="宋体"/>
        </w:rPr>
        <w:t xml:space="preserve">：总击球次数为 7 + 2 + 2 + 1 + 1 = </w:t>
      </w:r>
      <w:r w:rsidRPr="00BC57BC">
        <w:rPr>
          <w:rFonts w:ascii="宋体" w:hAnsi="宋体"/>
          <w:b/>
          <w:bCs/>
        </w:rPr>
        <w:t>13 次</w:t>
      </w:r>
      <w:r w:rsidRPr="00BC57BC">
        <w:rPr>
          <w:rFonts w:ascii="宋体" w:hAnsi="宋体"/>
        </w:rPr>
        <w:t>。</w:t>
      </w:r>
    </w:p>
    <w:p w14:paraId="6C473AA7" w14:textId="77777777" w:rsidR="00D63202" w:rsidRPr="00BC57BC" w:rsidRDefault="00000000" w:rsidP="00BC57BC">
      <w:pPr>
        <w:numPr>
          <w:ilvl w:val="0"/>
          <w:numId w:val="133"/>
        </w:numPr>
        <w:tabs>
          <w:tab w:val="left" w:pos="720"/>
        </w:tabs>
        <w:spacing w:line="400" w:lineRule="exact"/>
        <w:ind w:firstLine="200"/>
        <w:rPr>
          <w:rFonts w:ascii="宋体" w:hAnsi="宋体"/>
        </w:rPr>
      </w:pPr>
      <w:r w:rsidRPr="00BC57BC">
        <w:rPr>
          <w:rFonts w:ascii="宋体" w:hAnsi="宋体"/>
          <w:b/>
          <w:bCs/>
        </w:rPr>
        <w:t>Player 2 (橙色)</w:t>
      </w:r>
      <w:r w:rsidRPr="00BC57BC">
        <w:rPr>
          <w:rFonts w:ascii="宋体" w:hAnsi="宋体"/>
        </w:rPr>
        <w:t xml:space="preserve">：总击球次数为 6 + 2 + 0 + 0 + 0 = </w:t>
      </w:r>
      <w:r w:rsidRPr="00BC57BC">
        <w:rPr>
          <w:rFonts w:ascii="宋体" w:hAnsi="宋体"/>
          <w:b/>
          <w:bCs/>
        </w:rPr>
        <w:t>8 次</w:t>
      </w:r>
      <w:r w:rsidRPr="00BC57BC">
        <w:rPr>
          <w:rFonts w:ascii="宋体" w:hAnsi="宋体"/>
        </w:rPr>
        <w:t>。</w:t>
      </w:r>
    </w:p>
    <w:p w14:paraId="03A2107B" w14:textId="77777777" w:rsidR="00D63202" w:rsidRPr="00BC57BC" w:rsidRDefault="00000000" w:rsidP="00BC57BC">
      <w:pPr>
        <w:numPr>
          <w:ilvl w:val="0"/>
          <w:numId w:val="133"/>
        </w:numPr>
        <w:tabs>
          <w:tab w:val="left" w:pos="720"/>
        </w:tabs>
        <w:spacing w:line="400" w:lineRule="exact"/>
        <w:ind w:firstLine="200"/>
        <w:rPr>
          <w:rFonts w:ascii="宋体" w:hAnsi="宋体"/>
        </w:rPr>
      </w:pPr>
      <w:r w:rsidRPr="00BC57BC">
        <w:rPr>
          <w:rFonts w:ascii="宋体" w:hAnsi="宋体"/>
        </w:rPr>
        <w:t>这表明在该片段中，</w:t>
      </w:r>
      <w:r w:rsidRPr="00BC57BC">
        <w:rPr>
          <w:rFonts w:ascii="宋体" w:hAnsi="宋体"/>
          <w:b/>
          <w:bCs/>
        </w:rPr>
        <w:t>Player 1 是更主动的一方</w:t>
      </w:r>
      <w:r w:rsidRPr="00BC57BC">
        <w:rPr>
          <w:rFonts w:ascii="宋体" w:hAnsi="宋体"/>
        </w:rPr>
        <w:t>，承担了更多的回合和击球。</w:t>
      </w:r>
    </w:p>
    <w:p w14:paraId="7B5F033D" w14:textId="77777777" w:rsidR="00D63202" w:rsidRPr="00BC57BC" w:rsidRDefault="00000000" w:rsidP="00BC57BC">
      <w:pPr>
        <w:spacing w:line="400" w:lineRule="exact"/>
        <w:ind w:firstLineChars="200" w:firstLine="422"/>
        <w:rPr>
          <w:rFonts w:ascii="宋体" w:hAnsi="宋体"/>
          <w:b/>
          <w:bCs/>
        </w:rPr>
      </w:pPr>
      <w:r w:rsidRPr="00BC57BC">
        <w:rPr>
          <w:rFonts w:ascii="宋体" w:hAnsi="宋体"/>
          <w:b/>
          <w:bCs/>
        </w:rPr>
        <w:t>2. 各击球类型的详细对比</w:t>
      </w:r>
    </w:p>
    <w:p w14:paraId="070C4315" w14:textId="77777777" w:rsidR="00D63202" w:rsidRPr="00BC57BC" w:rsidRDefault="00000000" w:rsidP="00BC57BC">
      <w:pPr>
        <w:numPr>
          <w:ilvl w:val="0"/>
          <w:numId w:val="134"/>
        </w:numPr>
        <w:tabs>
          <w:tab w:val="left" w:pos="720"/>
        </w:tabs>
        <w:spacing w:line="400" w:lineRule="exact"/>
        <w:ind w:firstLine="200"/>
        <w:rPr>
          <w:rFonts w:ascii="宋体" w:hAnsi="宋体"/>
        </w:rPr>
      </w:pPr>
      <w:proofErr w:type="spellStart"/>
      <w:r w:rsidRPr="00BC57BC">
        <w:rPr>
          <w:rFonts w:ascii="宋体" w:hAnsi="宋体"/>
          <w:b/>
          <w:bCs/>
        </w:rPr>
        <w:t>forehand_lift</w:t>
      </w:r>
      <w:proofErr w:type="spellEnd"/>
      <w:r w:rsidRPr="00BC57BC">
        <w:rPr>
          <w:rFonts w:ascii="宋体" w:hAnsi="宋体"/>
          <w:b/>
          <w:bCs/>
        </w:rPr>
        <w:t xml:space="preserve"> (正手挑球)</w:t>
      </w:r>
      <w:r w:rsidRPr="00BC57BC">
        <w:rPr>
          <w:rFonts w:ascii="宋体" w:hAnsi="宋体"/>
        </w:rPr>
        <w:t>：</w:t>
      </w:r>
    </w:p>
    <w:p w14:paraId="7C764348" w14:textId="77777777" w:rsidR="00D63202" w:rsidRPr="00BC57BC" w:rsidRDefault="00000000" w:rsidP="00BC57BC">
      <w:pPr>
        <w:numPr>
          <w:ilvl w:val="1"/>
          <w:numId w:val="134"/>
        </w:numPr>
        <w:tabs>
          <w:tab w:val="left" w:pos="1440"/>
        </w:tabs>
        <w:spacing w:line="400" w:lineRule="exact"/>
        <w:ind w:firstLine="200"/>
        <w:rPr>
          <w:rFonts w:ascii="宋体" w:hAnsi="宋体"/>
        </w:rPr>
      </w:pPr>
      <w:r w:rsidRPr="00BC57BC">
        <w:rPr>
          <w:rFonts w:ascii="宋体" w:hAnsi="宋体"/>
        </w:rPr>
        <w:t xml:space="preserve">Player 1: </w:t>
      </w:r>
      <w:r w:rsidRPr="00BC57BC">
        <w:rPr>
          <w:rFonts w:ascii="宋体" w:hAnsi="宋体"/>
          <w:b/>
          <w:bCs/>
        </w:rPr>
        <w:t>7 次</w:t>
      </w:r>
    </w:p>
    <w:p w14:paraId="60002C5F" w14:textId="77777777" w:rsidR="00D63202" w:rsidRPr="00BC57BC" w:rsidRDefault="00000000" w:rsidP="00BC57BC">
      <w:pPr>
        <w:numPr>
          <w:ilvl w:val="1"/>
          <w:numId w:val="134"/>
        </w:numPr>
        <w:tabs>
          <w:tab w:val="left" w:pos="1440"/>
        </w:tabs>
        <w:spacing w:line="400" w:lineRule="exact"/>
        <w:ind w:firstLine="200"/>
        <w:rPr>
          <w:rFonts w:ascii="宋体" w:hAnsi="宋体"/>
        </w:rPr>
      </w:pPr>
      <w:r w:rsidRPr="00BC57BC">
        <w:rPr>
          <w:rFonts w:ascii="宋体" w:hAnsi="宋体"/>
        </w:rPr>
        <w:t xml:space="preserve">Player 2: </w:t>
      </w:r>
      <w:r w:rsidRPr="00BC57BC">
        <w:rPr>
          <w:rFonts w:ascii="宋体" w:hAnsi="宋体"/>
          <w:b/>
          <w:bCs/>
        </w:rPr>
        <w:t>6 次</w:t>
      </w:r>
    </w:p>
    <w:p w14:paraId="01B3253D" w14:textId="77777777" w:rsidR="00D63202" w:rsidRPr="00BC57BC" w:rsidRDefault="00000000" w:rsidP="00BC57BC">
      <w:pPr>
        <w:numPr>
          <w:ilvl w:val="1"/>
          <w:numId w:val="134"/>
        </w:numPr>
        <w:tabs>
          <w:tab w:val="left" w:pos="1440"/>
        </w:tabs>
        <w:spacing w:line="400" w:lineRule="exact"/>
        <w:ind w:firstLine="200"/>
        <w:rPr>
          <w:rFonts w:ascii="宋体" w:hAnsi="宋体"/>
        </w:rPr>
      </w:pPr>
      <w:r w:rsidRPr="00BC57BC">
        <w:rPr>
          <w:rFonts w:ascii="宋体" w:hAnsi="宋体"/>
          <w:b/>
          <w:bCs/>
        </w:rPr>
        <w:t>双方都大量使用此技术</w:t>
      </w:r>
      <w:r w:rsidRPr="00BC57BC">
        <w:rPr>
          <w:rFonts w:ascii="宋体" w:hAnsi="宋体"/>
        </w:rPr>
        <w:t>，是比赛中的主要过渡手段。Player 1 略占优势。</w:t>
      </w:r>
    </w:p>
    <w:p w14:paraId="50A837C7" w14:textId="77777777" w:rsidR="00D63202" w:rsidRPr="00BC57BC" w:rsidRDefault="00000000" w:rsidP="00BC57BC">
      <w:pPr>
        <w:numPr>
          <w:ilvl w:val="0"/>
          <w:numId w:val="134"/>
        </w:numPr>
        <w:tabs>
          <w:tab w:val="left" w:pos="720"/>
        </w:tabs>
        <w:spacing w:line="400" w:lineRule="exact"/>
        <w:ind w:firstLine="200"/>
        <w:rPr>
          <w:rFonts w:ascii="宋体" w:hAnsi="宋体"/>
        </w:rPr>
      </w:pPr>
      <w:proofErr w:type="spellStart"/>
      <w:r w:rsidRPr="00BC57BC">
        <w:rPr>
          <w:rFonts w:ascii="宋体" w:hAnsi="宋体"/>
          <w:b/>
          <w:bCs/>
        </w:rPr>
        <w:t>backhand_spin</w:t>
      </w:r>
      <w:proofErr w:type="spellEnd"/>
      <w:r w:rsidRPr="00BC57BC">
        <w:rPr>
          <w:rFonts w:ascii="宋体" w:hAnsi="宋体"/>
          <w:b/>
          <w:bCs/>
        </w:rPr>
        <w:t xml:space="preserve"> (反手旋转球)</w:t>
      </w:r>
      <w:r w:rsidRPr="00BC57BC">
        <w:rPr>
          <w:rFonts w:ascii="宋体" w:hAnsi="宋体"/>
        </w:rPr>
        <w:t>：</w:t>
      </w:r>
    </w:p>
    <w:p w14:paraId="6070A3FC" w14:textId="77777777" w:rsidR="00D63202" w:rsidRPr="00BC57BC" w:rsidRDefault="00000000" w:rsidP="00BC57BC">
      <w:pPr>
        <w:numPr>
          <w:ilvl w:val="1"/>
          <w:numId w:val="134"/>
        </w:numPr>
        <w:tabs>
          <w:tab w:val="left" w:pos="1440"/>
        </w:tabs>
        <w:spacing w:line="400" w:lineRule="exact"/>
        <w:ind w:firstLine="200"/>
        <w:rPr>
          <w:rFonts w:ascii="宋体" w:hAnsi="宋体"/>
        </w:rPr>
      </w:pPr>
      <w:r w:rsidRPr="00BC57BC">
        <w:rPr>
          <w:rFonts w:ascii="宋体" w:hAnsi="宋体"/>
        </w:rPr>
        <w:t xml:space="preserve">Player 1: </w:t>
      </w:r>
      <w:r w:rsidRPr="00BC57BC">
        <w:rPr>
          <w:rFonts w:ascii="宋体" w:hAnsi="宋体"/>
          <w:b/>
          <w:bCs/>
        </w:rPr>
        <w:t>2 次</w:t>
      </w:r>
    </w:p>
    <w:p w14:paraId="5C4FF175" w14:textId="77777777" w:rsidR="00D63202" w:rsidRPr="00BC57BC" w:rsidRDefault="00000000" w:rsidP="00BC57BC">
      <w:pPr>
        <w:numPr>
          <w:ilvl w:val="1"/>
          <w:numId w:val="134"/>
        </w:numPr>
        <w:tabs>
          <w:tab w:val="left" w:pos="1440"/>
        </w:tabs>
        <w:spacing w:line="400" w:lineRule="exact"/>
        <w:ind w:firstLine="200"/>
        <w:rPr>
          <w:rFonts w:ascii="宋体" w:hAnsi="宋体"/>
        </w:rPr>
      </w:pPr>
      <w:r w:rsidRPr="00BC57BC">
        <w:rPr>
          <w:rFonts w:ascii="宋体" w:hAnsi="宋体"/>
        </w:rPr>
        <w:t xml:space="preserve">Player 2: </w:t>
      </w:r>
      <w:r w:rsidRPr="00BC57BC">
        <w:rPr>
          <w:rFonts w:ascii="宋体" w:hAnsi="宋体"/>
          <w:b/>
          <w:bCs/>
        </w:rPr>
        <w:t>2 次</w:t>
      </w:r>
    </w:p>
    <w:p w14:paraId="01EEF976" w14:textId="77777777" w:rsidR="00D63202" w:rsidRPr="00BC57BC" w:rsidRDefault="00000000" w:rsidP="00BC57BC">
      <w:pPr>
        <w:numPr>
          <w:ilvl w:val="1"/>
          <w:numId w:val="134"/>
        </w:numPr>
        <w:tabs>
          <w:tab w:val="left" w:pos="1440"/>
        </w:tabs>
        <w:spacing w:line="400" w:lineRule="exact"/>
        <w:ind w:firstLine="200"/>
        <w:rPr>
          <w:rFonts w:ascii="宋体" w:hAnsi="宋体"/>
        </w:rPr>
      </w:pPr>
      <w:r w:rsidRPr="00BC57BC">
        <w:rPr>
          <w:rFonts w:ascii="宋体" w:hAnsi="宋体"/>
          <w:b/>
          <w:bCs/>
        </w:rPr>
        <w:t>双方使用频率完全相同</w:t>
      </w:r>
      <w:r w:rsidRPr="00BC57BC">
        <w:rPr>
          <w:rFonts w:ascii="宋体" w:hAnsi="宋体"/>
        </w:rPr>
        <w:t>，说明这是一种双方都掌握且会使用的战术性技术。</w:t>
      </w:r>
    </w:p>
    <w:p w14:paraId="47E4E32E" w14:textId="77777777" w:rsidR="00D63202" w:rsidRPr="00BC57BC" w:rsidRDefault="00000000" w:rsidP="00BC57BC">
      <w:pPr>
        <w:numPr>
          <w:ilvl w:val="0"/>
          <w:numId w:val="134"/>
        </w:numPr>
        <w:tabs>
          <w:tab w:val="left" w:pos="720"/>
        </w:tabs>
        <w:spacing w:line="400" w:lineRule="exact"/>
        <w:ind w:firstLine="200"/>
        <w:rPr>
          <w:rFonts w:ascii="宋体" w:hAnsi="宋体"/>
        </w:rPr>
      </w:pPr>
      <w:proofErr w:type="spellStart"/>
      <w:r w:rsidRPr="00BC57BC">
        <w:rPr>
          <w:rFonts w:ascii="宋体" w:hAnsi="宋体"/>
          <w:b/>
          <w:bCs/>
        </w:rPr>
        <w:t>serve_backhand_long</w:t>
      </w:r>
      <w:proofErr w:type="spellEnd"/>
      <w:r w:rsidRPr="00BC57BC">
        <w:rPr>
          <w:rFonts w:ascii="宋体" w:hAnsi="宋体"/>
          <w:b/>
          <w:bCs/>
        </w:rPr>
        <w:t xml:space="preserve"> (反手长发球)</w:t>
      </w:r>
      <w:r w:rsidRPr="00BC57BC">
        <w:rPr>
          <w:rFonts w:ascii="宋体" w:hAnsi="宋体"/>
        </w:rPr>
        <w:t>：</w:t>
      </w:r>
    </w:p>
    <w:p w14:paraId="32EC4836" w14:textId="77777777" w:rsidR="00D63202" w:rsidRPr="00BC57BC" w:rsidRDefault="00000000" w:rsidP="00BC57BC">
      <w:pPr>
        <w:numPr>
          <w:ilvl w:val="1"/>
          <w:numId w:val="134"/>
        </w:numPr>
        <w:tabs>
          <w:tab w:val="left" w:pos="1440"/>
        </w:tabs>
        <w:spacing w:line="400" w:lineRule="exact"/>
        <w:ind w:firstLine="200"/>
        <w:rPr>
          <w:rFonts w:ascii="宋体" w:hAnsi="宋体"/>
        </w:rPr>
      </w:pPr>
      <w:r w:rsidRPr="00BC57BC">
        <w:rPr>
          <w:rFonts w:ascii="宋体" w:hAnsi="宋体"/>
        </w:rPr>
        <w:t xml:space="preserve">Player 1: </w:t>
      </w:r>
      <w:r w:rsidRPr="00BC57BC">
        <w:rPr>
          <w:rFonts w:ascii="宋体" w:hAnsi="宋体"/>
          <w:b/>
          <w:bCs/>
        </w:rPr>
        <w:t>2 次</w:t>
      </w:r>
    </w:p>
    <w:p w14:paraId="2D9B0AB2" w14:textId="77777777" w:rsidR="00D63202" w:rsidRPr="00BC57BC" w:rsidRDefault="00000000" w:rsidP="00BC57BC">
      <w:pPr>
        <w:numPr>
          <w:ilvl w:val="1"/>
          <w:numId w:val="134"/>
        </w:numPr>
        <w:tabs>
          <w:tab w:val="left" w:pos="1440"/>
        </w:tabs>
        <w:spacing w:line="400" w:lineRule="exact"/>
        <w:ind w:firstLine="200"/>
        <w:rPr>
          <w:rFonts w:ascii="宋体" w:hAnsi="宋体"/>
        </w:rPr>
      </w:pPr>
      <w:r w:rsidRPr="00BC57BC">
        <w:rPr>
          <w:rFonts w:ascii="宋体" w:hAnsi="宋体"/>
        </w:rPr>
        <w:t xml:space="preserve">Player 2: </w:t>
      </w:r>
      <w:r w:rsidRPr="00BC57BC">
        <w:rPr>
          <w:rFonts w:ascii="宋体" w:hAnsi="宋体"/>
          <w:b/>
          <w:bCs/>
        </w:rPr>
        <w:t>0 次</w:t>
      </w:r>
    </w:p>
    <w:p w14:paraId="2FF628A7" w14:textId="77777777" w:rsidR="00D63202" w:rsidRPr="00BC57BC" w:rsidRDefault="00000000" w:rsidP="00BC57BC">
      <w:pPr>
        <w:numPr>
          <w:ilvl w:val="1"/>
          <w:numId w:val="134"/>
        </w:numPr>
        <w:tabs>
          <w:tab w:val="left" w:pos="1440"/>
        </w:tabs>
        <w:spacing w:line="400" w:lineRule="exact"/>
        <w:ind w:firstLine="200"/>
        <w:rPr>
          <w:rFonts w:ascii="宋体" w:hAnsi="宋体"/>
        </w:rPr>
      </w:pPr>
      <w:r w:rsidRPr="00BC57BC">
        <w:rPr>
          <w:rFonts w:ascii="宋体" w:hAnsi="宋体"/>
          <w:b/>
          <w:bCs/>
        </w:rPr>
        <w:t>仅 Player 1 使用了这种发球方式</w:t>
      </w:r>
      <w:r w:rsidRPr="00BC57BC">
        <w:rPr>
          <w:rFonts w:ascii="宋体" w:hAnsi="宋体"/>
        </w:rPr>
        <w:t>。这可能反映了 Player 1 的发球策略或其在该片段中拥有更多发球权。</w:t>
      </w:r>
    </w:p>
    <w:p w14:paraId="11826E48" w14:textId="77777777" w:rsidR="00D63202" w:rsidRPr="00BC57BC" w:rsidRDefault="00000000" w:rsidP="00BC57BC">
      <w:pPr>
        <w:numPr>
          <w:ilvl w:val="0"/>
          <w:numId w:val="134"/>
        </w:numPr>
        <w:tabs>
          <w:tab w:val="left" w:pos="720"/>
        </w:tabs>
        <w:spacing w:line="400" w:lineRule="exact"/>
        <w:ind w:firstLine="200"/>
        <w:rPr>
          <w:rFonts w:ascii="宋体" w:hAnsi="宋体"/>
        </w:rPr>
      </w:pPr>
      <w:proofErr w:type="spellStart"/>
      <w:r w:rsidRPr="00BC57BC">
        <w:rPr>
          <w:rFonts w:ascii="宋体" w:hAnsi="宋体"/>
          <w:b/>
          <w:bCs/>
        </w:rPr>
        <w:t>backhand_net_shot</w:t>
      </w:r>
      <w:proofErr w:type="spellEnd"/>
      <w:r w:rsidRPr="00BC57BC">
        <w:rPr>
          <w:rFonts w:ascii="宋体" w:hAnsi="宋体"/>
          <w:b/>
          <w:bCs/>
        </w:rPr>
        <w:t xml:space="preserve"> (反手网前球)</w:t>
      </w:r>
      <w:r w:rsidRPr="00BC57BC">
        <w:rPr>
          <w:rFonts w:ascii="宋体" w:hAnsi="宋体"/>
        </w:rPr>
        <w:t>：</w:t>
      </w:r>
    </w:p>
    <w:p w14:paraId="53CD6AF0" w14:textId="77777777" w:rsidR="00D63202" w:rsidRPr="00BC57BC" w:rsidRDefault="00000000" w:rsidP="00BC57BC">
      <w:pPr>
        <w:numPr>
          <w:ilvl w:val="1"/>
          <w:numId w:val="134"/>
        </w:numPr>
        <w:tabs>
          <w:tab w:val="left" w:pos="1440"/>
        </w:tabs>
        <w:spacing w:line="400" w:lineRule="exact"/>
        <w:ind w:firstLine="200"/>
        <w:rPr>
          <w:rFonts w:ascii="宋体" w:hAnsi="宋体"/>
        </w:rPr>
      </w:pPr>
      <w:r w:rsidRPr="00BC57BC">
        <w:rPr>
          <w:rFonts w:ascii="宋体" w:hAnsi="宋体"/>
        </w:rPr>
        <w:t xml:space="preserve">Player 1: </w:t>
      </w:r>
      <w:r w:rsidRPr="00BC57BC">
        <w:rPr>
          <w:rFonts w:ascii="宋体" w:hAnsi="宋体"/>
          <w:b/>
          <w:bCs/>
        </w:rPr>
        <w:t>1 次</w:t>
      </w:r>
    </w:p>
    <w:p w14:paraId="0A8C6E87" w14:textId="77777777" w:rsidR="00D63202" w:rsidRPr="00BC57BC" w:rsidRDefault="00000000" w:rsidP="00BC57BC">
      <w:pPr>
        <w:numPr>
          <w:ilvl w:val="1"/>
          <w:numId w:val="134"/>
        </w:numPr>
        <w:tabs>
          <w:tab w:val="left" w:pos="1440"/>
        </w:tabs>
        <w:spacing w:line="400" w:lineRule="exact"/>
        <w:ind w:firstLine="200"/>
        <w:rPr>
          <w:rFonts w:ascii="宋体" w:hAnsi="宋体"/>
        </w:rPr>
      </w:pPr>
      <w:r w:rsidRPr="00BC57BC">
        <w:rPr>
          <w:rFonts w:ascii="宋体" w:hAnsi="宋体"/>
        </w:rPr>
        <w:t xml:space="preserve">Player 2: </w:t>
      </w:r>
      <w:r w:rsidRPr="00BC57BC">
        <w:rPr>
          <w:rFonts w:ascii="宋体" w:hAnsi="宋体"/>
          <w:b/>
          <w:bCs/>
        </w:rPr>
        <w:t>0 次</w:t>
      </w:r>
    </w:p>
    <w:p w14:paraId="4878F5C1" w14:textId="77777777" w:rsidR="00D63202" w:rsidRPr="00BC57BC" w:rsidRDefault="00000000" w:rsidP="00BC57BC">
      <w:pPr>
        <w:numPr>
          <w:ilvl w:val="1"/>
          <w:numId w:val="134"/>
        </w:numPr>
        <w:tabs>
          <w:tab w:val="left" w:pos="1440"/>
        </w:tabs>
        <w:spacing w:line="400" w:lineRule="exact"/>
        <w:ind w:firstLine="200"/>
        <w:rPr>
          <w:rFonts w:ascii="宋体" w:hAnsi="宋体"/>
        </w:rPr>
      </w:pPr>
      <w:r w:rsidRPr="00BC57BC">
        <w:rPr>
          <w:rFonts w:ascii="宋体" w:hAnsi="宋体"/>
          <w:b/>
          <w:bCs/>
        </w:rPr>
        <w:lastRenderedPageBreak/>
        <w:t>仅 Player 1 使用了此技术</w:t>
      </w:r>
      <w:r w:rsidRPr="00BC57BC">
        <w:rPr>
          <w:rFonts w:ascii="宋体" w:hAnsi="宋体"/>
        </w:rPr>
        <w:t>，可能表明 Player 1 更擅长网前小球控制。</w:t>
      </w:r>
    </w:p>
    <w:p w14:paraId="6378B63E" w14:textId="77777777" w:rsidR="00D63202" w:rsidRPr="00BC57BC" w:rsidRDefault="00000000" w:rsidP="00BC57BC">
      <w:pPr>
        <w:numPr>
          <w:ilvl w:val="0"/>
          <w:numId w:val="134"/>
        </w:numPr>
        <w:tabs>
          <w:tab w:val="left" w:pos="720"/>
        </w:tabs>
        <w:spacing w:line="400" w:lineRule="exact"/>
        <w:ind w:firstLine="200"/>
        <w:rPr>
          <w:rFonts w:ascii="宋体" w:hAnsi="宋体"/>
        </w:rPr>
      </w:pPr>
      <w:proofErr w:type="spellStart"/>
      <w:r w:rsidRPr="00BC57BC">
        <w:rPr>
          <w:rFonts w:ascii="宋体" w:hAnsi="宋体"/>
          <w:b/>
          <w:bCs/>
        </w:rPr>
        <w:t>backhand_half_smash</w:t>
      </w:r>
      <w:proofErr w:type="spellEnd"/>
      <w:r w:rsidRPr="00BC57BC">
        <w:rPr>
          <w:rFonts w:ascii="宋体" w:hAnsi="宋体"/>
          <w:b/>
          <w:bCs/>
        </w:rPr>
        <w:t xml:space="preserve"> (</w:t>
      </w:r>
      <w:proofErr w:type="gramStart"/>
      <w:r w:rsidRPr="00BC57BC">
        <w:rPr>
          <w:rFonts w:ascii="宋体" w:hAnsi="宋体"/>
          <w:b/>
          <w:bCs/>
        </w:rPr>
        <w:t>反手半杀球</w:t>
      </w:r>
      <w:proofErr w:type="gramEnd"/>
      <w:r w:rsidRPr="00BC57BC">
        <w:rPr>
          <w:rFonts w:ascii="宋体" w:hAnsi="宋体"/>
          <w:b/>
          <w:bCs/>
        </w:rPr>
        <w:t>)</w:t>
      </w:r>
      <w:r w:rsidRPr="00BC57BC">
        <w:rPr>
          <w:rFonts w:ascii="宋体" w:hAnsi="宋体"/>
        </w:rPr>
        <w:t>：</w:t>
      </w:r>
    </w:p>
    <w:p w14:paraId="28F44D27" w14:textId="77777777" w:rsidR="00D63202" w:rsidRPr="00BC57BC" w:rsidRDefault="00000000" w:rsidP="00BC57BC">
      <w:pPr>
        <w:numPr>
          <w:ilvl w:val="1"/>
          <w:numId w:val="134"/>
        </w:numPr>
        <w:tabs>
          <w:tab w:val="left" w:pos="1440"/>
        </w:tabs>
        <w:spacing w:line="400" w:lineRule="exact"/>
        <w:ind w:firstLine="200"/>
        <w:rPr>
          <w:rFonts w:ascii="宋体" w:hAnsi="宋体"/>
        </w:rPr>
      </w:pPr>
      <w:r w:rsidRPr="00BC57BC">
        <w:rPr>
          <w:rFonts w:ascii="宋体" w:hAnsi="宋体"/>
        </w:rPr>
        <w:t xml:space="preserve">Player 1: </w:t>
      </w:r>
      <w:r w:rsidRPr="00BC57BC">
        <w:rPr>
          <w:rFonts w:ascii="宋体" w:hAnsi="宋体"/>
          <w:b/>
          <w:bCs/>
        </w:rPr>
        <w:t>1 次</w:t>
      </w:r>
    </w:p>
    <w:p w14:paraId="3F40A8D6" w14:textId="77777777" w:rsidR="00D63202" w:rsidRPr="00BC57BC" w:rsidRDefault="00000000" w:rsidP="00BC57BC">
      <w:pPr>
        <w:numPr>
          <w:ilvl w:val="1"/>
          <w:numId w:val="134"/>
        </w:numPr>
        <w:tabs>
          <w:tab w:val="left" w:pos="1440"/>
        </w:tabs>
        <w:spacing w:line="400" w:lineRule="exact"/>
        <w:ind w:firstLine="200"/>
        <w:rPr>
          <w:rFonts w:ascii="宋体" w:hAnsi="宋体"/>
        </w:rPr>
      </w:pPr>
      <w:r w:rsidRPr="00BC57BC">
        <w:rPr>
          <w:rFonts w:ascii="宋体" w:hAnsi="宋体"/>
        </w:rPr>
        <w:t xml:space="preserve">Player 2: </w:t>
      </w:r>
      <w:r w:rsidRPr="00BC57BC">
        <w:rPr>
          <w:rFonts w:ascii="宋体" w:hAnsi="宋体"/>
          <w:b/>
          <w:bCs/>
        </w:rPr>
        <w:t>0 次</w:t>
      </w:r>
    </w:p>
    <w:p w14:paraId="2E99E126" w14:textId="77777777" w:rsidR="00D63202" w:rsidRPr="00BC57BC" w:rsidRDefault="00000000" w:rsidP="00BC57BC">
      <w:pPr>
        <w:numPr>
          <w:ilvl w:val="1"/>
          <w:numId w:val="134"/>
        </w:numPr>
        <w:tabs>
          <w:tab w:val="left" w:pos="1440"/>
        </w:tabs>
        <w:spacing w:line="400" w:lineRule="exact"/>
        <w:ind w:firstLine="200"/>
        <w:rPr>
          <w:rFonts w:ascii="宋体" w:hAnsi="宋体"/>
        </w:rPr>
      </w:pPr>
      <w:r w:rsidRPr="00BC57BC">
        <w:rPr>
          <w:rFonts w:ascii="宋体" w:hAnsi="宋体"/>
          <w:b/>
          <w:bCs/>
        </w:rPr>
        <w:t>同样仅 Player 1 使用</w:t>
      </w:r>
      <w:r w:rsidRPr="00BC57BC">
        <w:rPr>
          <w:rFonts w:ascii="宋体" w:hAnsi="宋体"/>
        </w:rPr>
        <w:t>，显示 Player 1 在处理中后场机会球时更积极主动。</w:t>
      </w:r>
    </w:p>
    <w:p w14:paraId="605F4C9D" w14:textId="50B06A65" w:rsidR="00D63202" w:rsidRPr="00BC57BC" w:rsidRDefault="00BC57BC" w:rsidP="00BC57BC">
      <w:pPr>
        <w:spacing w:line="400" w:lineRule="exact"/>
        <w:ind w:firstLineChars="200" w:firstLine="420"/>
        <w:rPr>
          <w:rFonts w:ascii="宋体" w:hAnsi="宋体"/>
          <w:b/>
          <w:bCs/>
        </w:rPr>
      </w:pPr>
      <w:r w:rsidRPr="00BC57BC">
        <w:rPr>
          <w:rFonts w:ascii="宋体" w:hAnsi="宋体"/>
          <w:noProof/>
        </w:rPr>
        <w:drawing>
          <wp:anchor distT="0" distB="0" distL="114300" distR="114300" simplePos="0" relativeHeight="251662336" behindDoc="0" locked="0" layoutInCell="1" allowOverlap="1" wp14:anchorId="4825A884" wp14:editId="5EDC7E2D">
            <wp:simplePos x="0" y="0"/>
            <wp:positionH relativeFrom="column">
              <wp:posOffset>664845</wp:posOffset>
            </wp:positionH>
            <wp:positionV relativeFrom="paragraph">
              <wp:posOffset>309245</wp:posOffset>
            </wp:positionV>
            <wp:extent cx="4701540" cy="1958340"/>
            <wp:effectExtent l="0" t="0" r="0" b="0"/>
            <wp:wrapTopAndBottom/>
            <wp:docPr id="3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6"/>
                    <pic:cNvPicPr>
                      <a:picLocks noChangeAspect="1" noChangeArrowheads="1"/>
                    </pic:cNvPicPr>
                  </pic:nvPicPr>
                  <pic:blipFill>
                    <a:blip r:embed="rId45" r:link="rId46" cstate="print">
                      <a:extLst>
                        <a:ext uri="{28A0092B-C50C-407E-A947-70E740481C1C}">
                          <a14:useLocalDpi xmlns:a14="http://schemas.microsoft.com/office/drawing/2010/main" val="0"/>
                        </a:ext>
                      </a:extLst>
                    </a:blip>
                    <a:srcRect/>
                    <a:stretch>
                      <a:fillRect/>
                    </a:stretch>
                  </pic:blipFill>
                  <pic:spPr bwMode="auto">
                    <a:xfrm>
                      <a:off x="0" y="0"/>
                      <a:ext cx="4701540" cy="1958340"/>
                    </a:xfrm>
                    <a:prstGeom prst="rect">
                      <a:avLst/>
                    </a:prstGeom>
                    <a:noFill/>
                    <a:ln>
                      <a:noFill/>
                    </a:ln>
                  </pic:spPr>
                </pic:pic>
              </a:graphicData>
            </a:graphic>
            <wp14:sizeRelH relativeFrom="page">
              <wp14:pctWidth>0</wp14:pctWidth>
            </wp14:sizeRelH>
            <wp14:sizeRelV relativeFrom="page">
              <wp14:pctHeight>0</wp14:pctHeight>
            </wp14:sizeRelV>
          </wp:anchor>
        </w:drawing>
      </w:r>
      <w:r w:rsidR="004B1BDF" w:rsidRPr="00BC57BC">
        <w:rPr>
          <w:rFonts w:ascii="宋体" w:hAnsi="宋体" w:hint="eastAsia"/>
          <w:b/>
          <w:bCs/>
        </w:rPr>
        <w:t>击球类型时间轴散点图</w:t>
      </w:r>
    </w:p>
    <w:p w14:paraId="430B0CC2" w14:textId="1D25DD88" w:rsidR="00D63202" w:rsidRDefault="00000000" w:rsidP="00BC57BC">
      <w:pPr>
        <w:spacing w:afterLines="50" w:after="120"/>
        <w:jc w:val="center"/>
      </w:pPr>
      <w:r>
        <w:rPr>
          <w:rFonts w:ascii="宋体" w:hAnsi="宋体" w:hint="eastAsia"/>
          <w:sz w:val="18"/>
          <w:szCs w:val="18"/>
        </w:rPr>
        <w:t xml:space="preserve">图4—9  </w:t>
      </w:r>
      <w:r>
        <w:rPr>
          <w:rFonts w:hint="eastAsia"/>
          <w:b/>
          <w:bCs/>
          <w:sz w:val="18"/>
          <w:szCs w:val="18"/>
        </w:rPr>
        <w:t>击球类型时间轴散点图</w:t>
      </w:r>
    </w:p>
    <w:p w14:paraId="19F553A2" w14:textId="77777777" w:rsidR="00D63202" w:rsidRDefault="00000000" w:rsidP="00BC57BC">
      <w:pPr>
        <w:spacing w:line="400" w:lineRule="exact"/>
        <w:ind w:firstLineChars="200" w:firstLine="422"/>
        <w:rPr>
          <w:b/>
          <w:bCs/>
        </w:rPr>
      </w:pPr>
      <w:r>
        <w:rPr>
          <w:b/>
          <w:bCs/>
        </w:rPr>
        <w:t xml:space="preserve">1. </w:t>
      </w:r>
      <w:r>
        <w:rPr>
          <w:b/>
          <w:bCs/>
        </w:rPr>
        <w:t>击球节奏分布</w:t>
      </w:r>
    </w:p>
    <w:p w14:paraId="73962991" w14:textId="77777777" w:rsidR="00D63202" w:rsidRDefault="00000000" w:rsidP="00BC57BC">
      <w:pPr>
        <w:numPr>
          <w:ilvl w:val="0"/>
          <w:numId w:val="135"/>
        </w:numPr>
        <w:tabs>
          <w:tab w:val="left" w:pos="720"/>
        </w:tabs>
        <w:spacing w:line="400" w:lineRule="exact"/>
        <w:ind w:firstLine="200"/>
      </w:pPr>
      <w:r>
        <w:t>图表显示，击球间隔主要集中在</w:t>
      </w:r>
      <w:r>
        <w:t xml:space="preserve"> </w:t>
      </w:r>
      <w:r>
        <w:rPr>
          <w:b/>
          <w:bCs/>
        </w:rPr>
        <w:t>0.25</w:t>
      </w:r>
      <w:r>
        <w:rPr>
          <w:b/>
          <w:bCs/>
        </w:rPr>
        <w:t>秒到</w:t>
      </w:r>
      <w:r>
        <w:rPr>
          <w:b/>
          <w:bCs/>
        </w:rPr>
        <w:t>1.0</w:t>
      </w:r>
      <w:r>
        <w:rPr>
          <w:b/>
          <w:bCs/>
        </w:rPr>
        <w:t>秒</w:t>
      </w:r>
      <w:r>
        <w:t xml:space="preserve"> </w:t>
      </w:r>
      <w:r>
        <w:t>之间。</w:t>
      </w:r>
    </w:p>
    <w:p w14:paraId="62C596F6" w14:textId="77777777" w:rsidR="00D63202" w:rsidRDefault="00000000" w:rsidP="00BC57BC">
      <w:pPr>
        <w:numPr>
          <w:ilvl w:val="0"/>
          <w:numId w:val="135"/>
        </w:numPr>
        <w:tabs>
          <w:tab w:val="left" w:pos="720"/>
        </w:tabs>
        <w:spacing w:line="400" w:lineRule="exact"/>
        <w:ind w:firstLine="200"/>
      </w:pPr>
      <w:r>
        <w:t>最高峰出现在</w:t>
      </w:r>
      <w:r>
        <w:t xml:space="preserve"> </w:t>
      </w:r>
      <w:r>
        <w:rPr>
          <w:b/>
          <w:bCs/>
        </w:rPr>
        <w:t>0.5</w:t>
      </w:r>
      <w:r>
        <w:rPr>
          <w:b/>
          <w:bCs/>
        </w:rPr>
        <w:t>秒</w:t>
      </w:r>
      <w:r>
        <w:t xml:space="preserve"> </w:t>
      </w:r>
      <w:r>
        <w:t>和</w:t>
      </w:r>
      <w:r>
        <w:t xml:space="preserve"> </w:t>
      </w:r>
      <w:r>
        <w:rPr>
          <w:b/>
          <w:bCs/>
        </w:rPr>
        <w:t>0.75-0.85</w:t>
      </w:r>
      <w:r>
        <w:rPr>
          <w:b/>
          <w:bCs/>
        </w:rPr>
        <w:t>秒</w:t>
      </w:r>
      <w:r>
        <w:t xml:space="preserve"> </w:t>
      </w:r>
      <w:r>
        <w:t>区间，表明这是最常见的击球间隔。</w:t>
      </w:r>
    </w:p>
    <w:p w14:paraId="513D3BCD" w14:textId="77777777" w:rsidR="00D63202" w:rsidRDefault="00000000" w:rsidP="00BC57BC">
      <w:pPr>
        <w:numPr>
          <w:ilvl w:val="0"/>
          <w:numId w:val="135"/>
        </w:numPr>
        <w:tabs>
          <w:tab w:val="left" w:pos="720"/>
        </w:tabs>
        <w:spacing w:line="400" w:lineRule="exact"/>
        <w:ind w:firstLine="200"/>
      </w:pPr>
      <w:r>
        <w:t>这符合羽毛球比赛高速、快节奏的特点，运动员需要在极短的时间内完成移动、判断和击球。</w:t>
      </w:r>
    </w:p>
    <w:p w14:paraId="352BF88C" w14:textId="77777777" w:rsidR="00D63202" w:rsidRDefault="00000000" w:rsidP="00BC57BC">
      <w:pPr>
        <w:spacing w:line="400" w:lineRule="exact"/>
        <w:ind w:firstLineChars="200" w:firstLine="422"/>
        <w:rPr>
          <w:b/>
          <w:bCs/>
        </w:rPr>
      </w:pPr>
      <w:r>
        <w:rPr>
          <w:b/>
          <w:bCs/>
        </w:rPr>
        <w:t xml:space="preserve">2. </w:t>
      </w:r>
      <w:r>
        <w:rPr>
          <w:b/>
          <w:bCs/>
        </w:rPr>
        <w:t>节奏变化</w:t>
      </w:r>
    </w:p>
    <w:p w14:paraId="72EADADD" w14:textId="77777777" w:rsidR="00D63202" w:rsidRDefault="00000000" w:rsidP="00BC57BC">
      <w:pPr>
        <w:numPr>
          <w:ilvl w:val="0"/>
          <w:numId w:val="136"/>
        </w:numPr>
        <w:tabs>
          <w:tab w:val="left" w:pos="720"/>
        </w:tabs>
        <w:spacing w:line="400" w:lineRule="exact"/>
        <w:ind w:firstLine="200"/>
      </w:pPr>
      <w:r>
        <w:t>在</w:t>
      </w:r>
      <w:r>
        <w:t xml:space="preserve"> </w:t>
      </w:r>
      <w:r>
        <w:rPr>
          <w:b/>
          <w:bCs/>
        </w:rPr>
        <w:t>1.0</w:t>
      </w:r>
      <w:r>
        <w:rPr>
          <w:b/>
          <w:bCs/>
        </w:rPr>
        <w:t>秒到</w:t>
      </w:r>
      <w:r>
        <w:rPr>
          <w:b/>
          <w:bCs/>
        </w:rPr>
        <w:t>1.5</w:t>
      </w:r>
      <w:r>
        <w:rPr>
          <w:b/>
          <w:bCs/>
        </w:rPr>
        <w:t>秒</w:t>
      </w:r>
      <w:r>
        <w:t xml:space="preserve"> </w:t>
      </w:r>
      <w:r>
        <w:t>之间，击球间隔开始减少，但仍有一定数量的回合。</w:t>
      </w:r>
    </w:p>
    <w:p w14:paraId="36DB3F7B" w14:textId="77777777" w:rsidR="00D63202" w:rsidRDefault="00000000" w:rsidP="00BC57BC">
      <w:pPr>
        <w:numPr>
          <w:ilvl w:val="0"/>
          <w:numId w:val="136"/>
        </w:numPr>
        <w:tabs>
          <w:tab w:val="left" w:pos="720"/>
        </w:tabs>
        <w:spacing w:line="400" w:lineRule="exact"/>
        <w:ind w:firstLine="200"/>
      </w:pPr>
      <w:r>
        <w:t>在</w:t>
      </w:r>
      <w:r>
        <w:t xml:space="preserve"> </w:t>
      </w:r>
      <w:r>
        <w:rPr>
          <w:b/>
          <w:bCs/>
        </w:rPr>
        <w:t>2.0</w:t>
      </w:r>
      <w:r>
        <w:rPr>
          <w:b/>
          <w:bCs/>
        </w:rPr>
        <w:t>秒</w:t>
      </w:r>
      <w:r>
        <w:t xml:space="preserve"> </w:t>
      </w:r>
      <w:r>
        <w:t>左右出现两个小峰，这可能对应于：</w:t>
      </w:r>
    </w:p>
    <w:p w14:paraId="141F1A71" w14:textId="77777777" w:rsidR="00D63202" w:rsidRDefault="00000000" w:rsidP="00BC57BC">
      <w:pPr>
        <w:numPr>
          <w:ilvl w:val="1"/>
          <w:numId w:val="136"/>
        </w:numPr>
        <w:tabs>
          <w:tab w:val="left" w:pos="1440"/>
        </w:tabs>
        <w:spacing w:line="400" w:lineRule="exact"/>
        <w:ind w:firstLine="200"/>
      </w:pPr>
      <w:r>
        <w:t>发球后的第一拍。</w:t>
      </w:r>
    </w:p>
    <w:p w14:paraId="084622D7" w14:textId="77777777" w:rsidR="00D63202" w:rsidRDefault="00000000" w:rsidP="00BC57BC">
      <w:pPr>
        <w:numPr>
          <w:ilvl w:val="1"/>
          <w:numId w:val="136"/>
        </w:numPr>
        <w:tabs>
          <w:tab w:val="left" w:pos="1440"/>
        </w:tabs>
        <w:spacing w:line="400" w:lineRule="exact"/>
        <w:ind w:firstLine="200"/>
      </w:pPr>
      <w:r>
        <w:t>比赛中较长的拉吊回合后，双方短暂调整。</w:t>
      </w:r>
    </w:p>
    <w:p w14:paraId="05B35804" w14:textId="77777777" w:rsidR="00D63202" w:rsidRDefault="00000000" w:rsidP="00BC57BC">
      <w:pPr>
        <w:numPr>
          <w:ilvl w:val="1"/>
          <w:numId w:val="136"/>
        </w:numPr>
        <w:tabs>
          <w:tab w:val="left" w:pos="1440"/>
        </w:tabs>
        <w:spacing w:line="400" w:lineRule="exact"/>
        <w:ind w:firstLine="200"/>
      </w:pPr>
      <w:r>
        <w:t>球员失误或出界导致的回合结束和重新发球。</w:t>
      </w:r>
    </w:p>
    <w:p w14:paraId="4C4456FC" w14:textId="77777777" w:rsidR="00D63202" w:rsidRDefault="00000000" w:rsidP="00BC57BC">
      <w:pPr>
        <w:spacing w:line="400" w:lineRule="exact"/>
        <w:ind w:firstLineChars="200" w:firstLine="422"/>
        <w:rPr>
          <w:b/>
          <w:bCs/>
        </w:rPr>
      </w:pPr>
      <w:r>
        <w:rPr>
          <w:b/>
          <w:bCs/>
        </w:rPr>
        <w:t xml:space="preserve">3. </w:t>
      </w:r>
      <w:r>
        <w:rPr>
          <w:b/>
          <w:bCs/>
        </w:rPr>
        <w:t>数据完整性</w:t>
      </w:r>
    </w:p>
    <w:p w14:paraId="74C9F0F6" w14:textId="77777777" w:rsidR="00D63202" w:rsidRDefault="00000000" w:rsidP="00BC57BC">
      <w:pPr>
        <w:numPr>
          <w:ilvl w:val="0"/>
          <w:numId w:val="137"/>
        </w:numPr>
        <w:tabs>
          <w:tab w:val="left" w:pos="720"/>
        </w:tabs>
        <w:spacing w:line="400" w:lineRule="exact"/>
        <w:ind w:firstLine="200"/>
      </w:pPr>
      <w:r>
        <w:t>图表覆盖了从</w:t>
      </w:r>
      <w:r>
        <w:t xml:space="preserve"> 0.25 </w:t>
      </w:r>
      <w:r>
        <w:t>秒到</w:t>
      </w:r>
      <w:r>
        <w:t xml:space="preserve"> 2.0 </w:t>
      </w:r>
      <w:r>
        <w:t>秒以上的所有击球间隔，没有遗漏。</w:t>
      </w:r>
    </w:p>
    <w:p w14:paraId="022E1165" w14:textId="77777777" w:rsidR="00D63202" w:rsidRDefault="00000000" w:rsidP="00BC57BC">
      <w:pPr>
        <w:numPr>
          <w:ilvl w:val="0"/>
          <w:numId w:val="137"/>
        </w:numPr>
        <w:tabs>
          <w:tab w:val="left" w:pos="720"/>
        </w:tabs>
        <w:spacing w:line="400" w:lineRule="exact"/>
        <w:ind w:firstLine="200"/>
      </w:pPr>
      <w:r>
        <w:t>总计有约</w:t>
      </w:r>
      <w:r>
        <w:t xml:space="preserve"> 15 </w:t>
      </w:r>
      <w:r>
        <w:t>次击球事件被统计（根据各柱高度相加估算），这与之前</w:t>
      </w:r>
      <w:r>
        <w:t xml:space="preserve"> distribution_topk.png </w:t>
      </w:r>
      <w:r>
        <w:t>中统计的</w:t>
      </w:r>
      <w:r>
        <w:t xml:space="preserve"> 21 </w:t>
      </w:r>
      <w:r>
        <w:t>次击球略有出入，可能是由于该图仅统计了连续击球对，而排除了发球等起始动作。</w:t>
      </w:r>
    </w:p>
    <w:p w14:paraId="3C5E0544" w14:textId="0C73E776" w:rsidR="00D63202" w:rsidRDefault="00BC57BC" w:rsidP="00BC57BC">
      <w:pPr>
        <w:spacing w:line="400" w:lineRule="exact"/>
        <w:ind w:firstLineChars="200" w:firstLine="420"/>
        <w:rPr>
          <w:b/>
          <w:bCs/>
        </w:rPr>
      </w:pPr>
      <w:r>
        <w:rPr>
          <w:noProof/>
        </w:rPr>
        <w:lastRenderedPageBreak/>
        <w:drawing>
          <wp:anchor distT="0" distB="0" distL="114300" distR="114300" simplePos="0" relativeHeight="251663360" behindDoc="0" locked="0" layoutInCell="1" allowOverlap="1" wp14:anchorId="67BEAF2F" wp14:editId="27D68AAE">
            <wp:simplePos x="0" y="0"/>
            <wp:positionH relativeFrom="column">
              <wp:posOffset>527685</wp:posOffset>
            </wp:positionH>
            <wp:positionV relativeFrom="paragraph">
              <wp:posOffset>385445</wp:posOffset>
            </wp:positionV>
            <wp:extent cx="5143500" cy="2202180"/>
            <wp:effectExtent l="0" t="0" r="0" b="0"/>
            <wp:wrapTopAndBottom/>
            <wp:docPr id="3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7"/>
                    <pic:cNvPicPr>
                      <a:picLocks noChangeAspect="1" noChangeArrowheads="1"/>
                    </pic:cNvPicPr>
                  </pic:nvPicPr>
                  <pic:blipFill>
                    <a:blip r:embed="rId47" r:link="rId48" cstate="print">
                      <a:extLst>
                        <a:ext uri="{28A0092B-C50C-407E-A947-70E740481C1C}">
                          <a14:useLocalDpi xmlns:a14="http://schemas.microsoft.com/office/drawing/2010/main" val="0"/>
                        </a:ext>
                      </a:extLst>
                    </a:blip>
                    <a:srcRect/>
                    <a:stretch>
                      <a:fillRect/>
                    </a:stretch>
                  </pic:blipFill>
                  <pic:spPr bwMode="auto">
                    <a:xfrm>
                      <a:off x="0" y="0"/>
                      <a:ext cx="5143500" cy="2202180"/>
                    </a:xfrm>
                    <a:prstGeom prst="rect">
                      <a:avLst/>
                    </a:prstGeom>
                    <a:noFill/>
                    <a:ln>
                      <a:noFill/>
                    </a:ln>
                  </pic:spPr>
                </pic:pic>
              </a:graphicData>
            </a:graphic>
            <wp14:sizeRelH relativeFrom="page">
              <wp14:pctWidth>0</wp14:pctWidth>
            </wp14:sizeRelH>
            <wp14:sizeRelV relativeFrom="page">
              <wp14:pctHeight>0</wp14:pctHeight>
            </wp14:sizeRelV>
          </wp:anchor>
        </w:drawing>
      </w:r>
      <w:r w:rsidR="004B1BDF">
        <w:rPr>
          <w:rFonts w:hint="eastAsia"/>
          <w:b/>
          <w:bCs/>
        </w:rPr>
        <w:t>击球间隔直方图</w:t>
      </w:r>
    </w:p>
    <w:p w14:paraId="7DFCD6AC" w14:textId="7DA05F45" w:rsidR="00D63202" w:rsidRDefault="00000000" w:rsidP="00BC57BC">
      <w:pPr>
        <w:spacing w:afterLines="50" w:after="120"/>
        <w:jc w:val="center"/>
      </w:pPr>
      <w:r>
        <w:rPr>
          <w:rFonts w:ascii="宋体" w:hAnsi="宋体" w:hint="eastAsia"/>
          <w:sz w:val="18"/>
          <w:szCs w:val="18"/>
        </w:rPr>
        <w:t xml:space="preserve">图4—10  </w:t>
      </w:r>
      <w:r>
        <w:rPr>
          <w:b/>
          <w:bCs/>
          <w:sz w:val="18"/>
          <w:szCs w:val="18"/>
        </w:rPr>
        <w:t>击球间隔直方图</w:t>
      </w:r>
    </w:p>
    <w:p w14:paraId="67C47493" w14:textId="77777777" w:rsidR="00D63202" w:rsidRPr="00BC57BC" w:rsidRDefault="00000000" w:rsidP="00BC57BC">
      <w:pPr>
        <w:spacing w:line="400" w:lineRule="exact"/>
        <w:ind w:firstLineChars="200" w:firstLine="422"/>
        <w:rPr>
          <w:rFonts w:ascii="宋体" w:hAnsi="宋体"/>
          <w:b/>
          <w:bCs/>
        </w:rPr>
      </w:pPr>
      <w:r w:rsidRPr="00BC57BC">
        <w:rPr>
          <w:rFonts w:ascii="宋体" w:hAnsi="宋体"/>
          <w:b/>
          <w:bCs/>
        </w:rPr>
        <w:t>1. 击球事件分布</w:t>
      </w:r>
    </w:p>
    <w:p w14:paraId="76B92169" w14:textId="77777777" w:rsidR="00D63202" w:rsidRPr="00BC57BC" w:rsidRDefault="00000000" w:rsidP="00BC57BC">
      <w:pPr>
        <w:numPr>
          <w:ilvl w:val="0"/>
          <w:numId w:val="138"/>
        </w:numPr>
        <w:tabs>
          <w:tab w:val="left" w:pos="720"/>
        </w:tabs>
        <w:spacing w:line="400" w:lineRule="exact"/>
        <w:ind w:firstLine="200"/>
        <w:rPr>
          <w:rFonts w:ascii="宋体" w:hAnsi="宋体"/>
        </w:rPr>
      </w:pPr>
      <w:r w:rsidRPr="00BC57BC">
        <w:rPr>
          <w:rFonts w:ascii="宋体" w:hAnsi="宋体"/>
        </w:rPr>
        <w:t xml:space="preserve">在约 </w:t>
      </w:r>
      <w:r w:rsidRPr="00BC57BC">
        <w:rPr>
          <w:rFonts w:ascii="宋体" w:hAnsi="宋体"/>
          <w:b/>
          <w:bCs/>
        </w:rPr>
        <w:t>18秒</w:t>
      </w:r>
      <w:r w:rsidRPr="00BC57BC">
        <w:rPr>
          <w:rFonts w:ascii="宋体" w:hAnsi="宋体"/>
        </w:rPr>
        <w:t xml:space="preserve"> 的视频片段中，总共发生了 </w:t>
      </w:r>
      <w:r w:rsidRPr="00BC57BC">
        <w:rPr>
          <w:rFonts w:ascii="宋体" w:hAnsi="宋体"/>
          <w:b/>
          <w:bCs/>
        </w:rPr>
        <w:t>19 次击球事件</w:t>
      </w:r>
      <w:r w:rsidRPr="00BC57BC">
        <w:rPr>
          <w:rFonts w:ascii="宋体" w:hAnsi="宋体"/>
        </w:rPr>
        <w:t xml:space="preserve">（蓝色点 11 </w:t>
      </w:r>
      <w:proofErr w:type="gramStart"/>
      <w:r w:rsidRPr="00BC57BC">
        <w:rPr>
          <w:rFonts w:ascii="宋体" w:hAnsi="宋体"/>
        </w:rPr>
        <w:t>个</w:t>
      </w:r>
      <w:proofErr w:type="gramEnd"/>
      <w:r w:rsidRPr="00BC57BC">
        <w:rPr>
          <w:rFonts w:ascii="宋体" w:hAnsi="宋体"/>
        </w:rPr>
        <w:t xml:space="preserve">，红色点 8 </w:t>
      </w:r>
      <w:proofErr w:type="gramStart"/>
      <w:r w:rsidRPr="00BC57BC">
        <w:rPr>
          <w:rFonts w:ascii="宋体" w:hAnsi="宋体"/>
        </w:rPr>
        <w:t>个</w:t>
      </w:r>
      <w:proofErr w:type="gramEnd"/>
      <w:r w:rsidRPr="00BC57BC">
        <w:rPr>
          <w:rFonts w:ascii="宋体" w:hAnsi="宋体"/>
        </w:rPr>
        <w:t>），这与之前 distribution_topk_by_player.png 中统计的总击球数（Player 1: 13, Player 2: 8）基本吻合（此处可能因统计口径略有差异）。</w:t>
      </w:r>
    </w:p>
    <w:p w14:paraId="3743BC92" w14:textId="77777777" w:rsidR="00D63202" w:rsidRPr="00BC57BC" w:rsidRDefault="00000000" w:rsidP="00BC57BC">
      <w:pPr>
        <w:numPr>
          <w:ilvl w:val="0"/>
          <w:numId w:val="138"/>
        </w:numPr>
        <w:tabs>
          <w:tab w:val="left" w:pos="720"/>
        </w:tabs>
        <w:spacing w:line="400" w:lineRule="exact"/>
        <w:ind w:firstLine="200"/>
        <w:rPr>
          <w:rFonts w:ascii="宋体" w:hAnsi="宋体"/>
        </w:rPr>
      </w:pPr>
      <w:r w:rsidRPr="00BC57BC">
        <w:rPr>
          <w:rFonts w:ascii="宋体" w:hAnsi="宋体"/>
        </w:rPr>
        <w:t>击球事件在整个时间段内</w:t>
      </w:r>
      <w:r w:rsidRPr="00BC57BC">
        <w:rPr>
          <w:rFonts w:ascii="宋体" w:hAnsi="宋体"/>
          <w:b/>
          <w:bCs/>
        </w:rPr>
        <w:t>分布相对均匀</w:t>
      </w:r>
      <w:r w:rsidRPr="00BC57BC">
        <w:rPr>
          <w:rFonts w:ascii="宋体" w:hAnsi="宋体"/>
        </w:rPr>
        <w:t>，没有出现长时间的空白或密集爆发，表明比赛节奏稳定。</w:t>
      </w:r>
    </w:p>
    <w:p w14:paraId="3CA5F798" w14:textId="77777777" w:rsidR="00D63202" w:rsidRPr="00BC57BC" w:rsidRDefault="00000000" w:rsidP="00BC57BC">
      <w:pPr>
        <w:spacing w:line="400" w:lineRule="exact"/>
        <w:ind w:firstLineChars="200" w:firstLine="422"/>
        <w:rPr>
          <w:rFonts w:ascii="宋体" w:hAnsi="宋体"/>
          <w:b/>
          <w:bCs/>
        </w:rPr>
      </w:pPr>
      <w:r w:rsidRPr="00BC57BC">
        <w:rPr>
          <w:rFonts w:ascii="宋体" w:hAnsi="宋体"/>
          <w:b/>
          <w:bCs/>
        </w:rPr>
        <w:t>2. 球员交替性</w:t>
      </w:r>
    </w:p>
    <w:p w14:paraId="461851CB" w14:textId="77777777" w:rsidR="00D63202" w:rsidRPr="00BC57BC" w:rsidRDefault="00000000" w:rsidP="00BC57BC">
      <w:pPr>
        <w:numPr>
          <w:ilvl w:val="0"/>
          <w:numId w:val="139"/>
        </w:numPr>
        <w:tabs>
          <w:tab w:val="left" w:pos="720"/>
        </w:tabs>
        <w:spacing w:line="400" w:lineRule="exact"/>
        <w:ind w:firstLine="200"/>
        <w:rPr>
          <w:rFonts w:ascii="宋体" w:hAnsi="宋体"/>
        </w:rPr>
      </w:pPr>
      <w:r w:rsidRPr="00BC57BC">
        <w:rPr>
          <w:rFonts w:ascii="宋体" w:hAnsi="宋体"/>
        </w:rPr>
        <w:t>蓝色点和红色点</w:t>
      </w:r>
      <w:r w:rsidRPr="00BC57BC">
        <w:rPr>
          <w:rFonts w:ascii="宋体" w:hAnsi="宋体"/>
          <w:b/>
          <w:bCs/>
        </w:rPr>
        <w:t>交替出现</w:t>
      </w:r>
      <w:r w:rsidRPr="00BC57BC">
        <w:rPr>
          <w:rFonts w:ascii="宋体" w:hAnsi="宋体"/>
        </w:rPr>
        <w:t>，符合羽毛球双人对抗的基本规律。</w:t>
      </w:r>
    </w:p>
    <w:p w14:paraId="2E06AED7" w14:textId="77777777" w:rsidR="00D63202" w:rsidRPr="00BC57BC" w:rsidRDefault="00000000" w:rsidP="00BC57BC">
      <w:pPr>
        <w:numPr>
          <w:ilvl w:val="0"/>
          <w:numId w:val="139"/>
        </w:numPr>
        <w:tabs>
          <w:tab w:val="left" w:pos="720"/>
        </w:tabs>
        <w:spacing w:line="400" w:lineRule="exact"/>
        <w:ind w:firstLine="200"/>
        <w:rPr>
          <w:rFonts w:ascii="宋体" w:hAnsi="宋体"/>
        </w:rPr>
      </w:pPr>
      <w:r w:rsidRPr="00BC57BC">
        <w:rPr>
          <w:rFonts w:ascii="宋体" w:hAnsi="宋体"/>
        </w:rPr>
        <w:t>在某些时段（如 5.5-6.5 秒），出现了连续的蓝色点，表明 Player 1 在该回合中连续击球，可能是对方回球不到位或 Player 1 主动进攻得分。</w:t>
      </w:r>
    </w:p>
    <w:p w14:paraId="516E3CA1" w14:textId="77777777" w:rsidR="00D63202" w:rsidRPr="00BC57BC" w:rsidRDefault="00000000" w:rsidP="00BC57BC">
      <w:pPr>
        <w:numPr>
          <w:ilvl w:val="0"/>
          <w:numId w:val="139"/>
        </w:numPr>
        <w:tabs>
          <w:tab w:val="left" w:pos="720"/>
        </w:tabs>
        <w:spacing w:line="400" w:lineRule="exact"/>
        <w:ind w:firstLine="200"/>
        <w:rPr>
          <w:rFonts w:ascii="宋体" w:hAnsi="宋体"/>
        </w:rPr>
      </w:pPr>
      <w:r w:rsidRPr="00BC57BC">
        <w:rPr>
          <w:rFonts w:ascii="宋体" w:hAnsi="宋体"/>
        </w:rPr>
        <w:t>在 13.5 秒左右，出现了一个孤立的蓝色点，前后都是红色点，这可能是一次发球或网前小球导致的节奏变化。</w:t>
      </w:r>
    </w:p>
    <w:p w14:paraId="0D18D41E" w14:textId="77777777" w:rsidR="00D63202" w:rsidRPr="00BC57BC" w:rsidRDefault="00000000" w:rsidP="00BC57BC">
      <w:pPr>
        <w:spacing w:line="400" w:lineRule="exact"/>
        <w:ind w:firstLineChars="200" w:firstLine="422"/>
        <w:rPr>
          <w:rFonts w:ascii="宋体" w:hAnsi="宋体"/>
          <w:b/>
          <w:bCs/>
        </w:rPr>
      </w:pPr>
      <w:r w:rsidRPr="00BC57BC">
        <w:rPr>
          <w:rFonts w:ascii="宋体" w:hAnsi="宋体"/>
          <w:b/>
          <w:bCs/>
        </w:rPr>
        <w:t>3. 击球类型变化</w:t>
      </w:r>
    </w:p>
    <w:p w14:paraId="0C8E3E65" w14:textId="77777777" w:rsidR="00D63202" w:rsidRPr="00BC57BC" w:rsidRDefault="00000000" w:rsidP="00BC57BC">
      <w:pPr>
        <w:numPr>
          <w:ilvl w:val="0"/>
          <w:numId w:val="140"/>
        </w:numPr>
        <w:tabs>
          <w:tab w:val="left" w:pos="720"/>
        </w:tabs>
        <w:spacing w:line="400" w:lineRule="exact"/>
        <w:ind w:firstLine="200"/>
        <w:rPr>
          <w:rFonts w:ascii="宋体" w:hAnsi="宋体"/>
        </w:rPr>
      </w:pPr>
      <w:r w:rsidRPr="00BC57BC">
        <w:rPr>
          <w:rFonts w:ascii="宋体" w:hAnsi="宋体"/>
        </w:rPr>
        <w:t>Y轴上的 Stroke Type ID 在不同时间点有明显变化，说明运动员在比赛中</w:t>
      </w:r>
      <w:r w:rsidRPr="00BC57BC">
        <w:rPr>
          <w:rFonts w:ascii="宋体" w:hAnsi="宋体"/>
          <w:b/>
          <w:bCs/>
        </w:rPr>
        <w:t>不断切换击球类型</w:t>
      </w:r>
      <w:r w:rsidRPr="00BC57BC">
        <w:rPr>
          <w:rFonts w:ascii="宋体" w:hAnsi="宋体"/>
        </w:rPr>
        <w:t>。</w:t>
      </w:r>
    </w:p>
    <w:p w14:paraId="47FC64B5" w14:textId="77777777" w:rsidR="00D63202" w:rsidRPr="00BC57BC" w:rsidRDefault="00000000" w:rsidP="00BC57BC">
      <w:pPr>
        <w:numPr>
          <w:ilvl w:val="0"/>
          <w:numId w:val="140"/>
        </w:numPr>
        <w:tabs>
          <w:tab w:val="left" w:pos="720"/>
        </w:tabs>
        <w:spacing w:line="400" w:lineRule="exact"/>
        <w:ind w:firstLine="200"/>
        <w:rPr>
          <w:rFonts w:ascii="宋体" w:hAnsi="宋体"/>
        </w:rPr>
      </w:pPr>
      <w:r w:rsidRPr="00BC57BC">
        <w:rPr>
          <w:rFonts w:ascii="宋体" w:hAnsi="宋体"/>
        </w:rPr>
        <w:t>例如，在 10 秒时，Player 1 使用了 ID 19 的击球；而在 14 秒时，使用了 ID 19 和 23 的击球。这反映了战术上的多样性和应变能力。</w:t>
      </w:r>
    </w:p>
    <w:p w14:paraId="38B0608D" w14:textId="77777777" w:rsidR="00D63202" w:rsidRPr="00BC57BC" w:rsidRDefault="00000000" w:rsidP="00BC57BC">
      <w:pPr>
        <w:numPr>
          <w:ilvl w:val="0"/>
          <w:numId w:val="140"/>
        </w:numPr>
        <w:tabs>
          <w:tab w:val="left" w:pos="720"/>
        </w:tabs>
        <w:spacing w:line="400" w:lineRule="exact"/>
        <w:ind w:firstLine="200"/>
        <w:rPr>
          <w:rFonts w:ascii="宋体" w:hAnsi="宋体"/>
        </w:rPr>
      </w:pPr>
      <w:r w:rsidRPr="00BC57BC">
        <w:rPr>
          <w:rFonts w:ascii="宋体" w:hAnsi="宋体"/>
        </w:rPr>
        <w:t>需要结合 distribution_topk.png 和 distribution_topk_by_player.png 来理解这些 ID 对应的具体击球类型（如正手挑球、反手杀球等）。</w:t>
      </w:r>
    </w:p>
    <w:p w14:paraId="6174D12B" w14:textId="77777777" w:rsidR="00D63202" w:rsidRPr="00BC57BC" w:rsidRDefault="00000000" w:rsidP="00BC57BC">
      <w:pPr>
        <w:spacing w:line="400" w:lineRule="exact"/>
        <w:ind w:firstLineChars="200" w:firstLine="422"/>
        <w:rPr>
          <w:rFonts w:ascii="宋体" w:hAnsi="宋体"/>
          <w:b/>
          <w:bCs/>
        </w:rPr>
      </w:pPr>
      <w:r w:rsidRPr="00BC57BC">
        <w:rPr>
          <w:rFonts w:ascii="宋体" w:hAnsi="宋体"/>
          <w:b/>
          <w:bCs/>
        </w:rPr>
        <w:t>4. 比赛节奏与间隔</w:t>
      </w:r>
    </w:p>
    <w:p w14:paraId="5989578E" w14:textId="77777777" w:rsidR="00D63202" w:rsidRPr="00BC57BC" w:rsidRDefault="00000000" w:rsidP="00BC57BC">
      <w:pPr>
        <w:numPr>
          <w:ilvl w:val="0"/>
          <w:numId w:val="141"/>
        </w:numPr>
        <w:tabs>
          <w:tab w:val="left" w:pos="720"/>
        </w:tabs>
        <w:spacing w:line="400" w:lineRule="exact"/>
        <w:ind w:firstLine="200"/>
        <w:rPr>
          <w:rFonts w:ascii="宋体" w:hAnsi="宋体"/>
        </w:rPr>
      </w:pPr>
      <w:r w:rsidRPr="00BC57BC">
        <w:rPr>
          <w:rFonts w:ascii="宋体" w:hAnsi="宋体"/>
        </w:rPr>
        <w:t>通过观察相邻点之间的水平距离，可以直观地看到</w:t>
      </w:r>
      <w:r w:rsidRPr="00BC57BC">
        <w:rPr>
          <w:rFonts w:ascii="宋体" w:hAnsi="宋体"/>
          <w:b/>
          <w:bCs/>
        </w:rPr>
        <w:t>击球间隔</w:t>
      </w:r>
      <w:r w:rsidRPr="00BC57BC">
        <w:rPr>
          <w:rFonts w:ascii="宋体" w:hAnsi="宋体"/>
        </w:rPr>
        <w:t>。大多数点之间的间隔在 0.5 到 1.5 秒之间，与之前的 Hit Interval Histogram 结果一致。</w:t>
      </w:r>
    </w:p>
    <w:p w14:paraId="04F0C2DF" w14:textId="77777777" w:rsidR="00D63202" w:rsidRPr="00BC57BC" w:rsidRDefault="00000000" w:rsidP="00BC57BC">
      <w:pPr>
        <w:numPr>
          <w:ilvl w:val="0"/>
          <w:numId w:val="141"/>
        </w:numPr>
        <w:tabs>
          <w:tab w:val="left" w:pos="720"/>
        </w:tabs>
        <w:spacing w:line="400" w:lineRule="exact"/>
        <w:ind w:firstLine="200"/>
        <w:rPr>
          <w:rFonts w:ascii="宋体" w:hAnsi="宋体"/>
        </w:rPr>
      </w:pPr>
      <w:r w:rsidRPr="00BC57BC">
        <w:rPr>
          <w:rFonts w:ascii="宋体" w:hAnsi="宋体"/>
        </w:rPr>
        <w:t>在 17 秒后，出现了两个非常接近的蓝色点（ID 23），表明 Player 1 在短时间内连续进行了两次击球，可能是快速连贯的进攻。</w:t>
      </w:r>
    </w:p>
    <w:p w14:paraId="2370A826" w14:textId="6094574F" w:rsidR="00D63202" w:rsidRPr="00BC57BC" w:rsidRDefault="00BC57BC" w:rsidP="00BC57BC">
      <w:pPr>
        <w:spacing w:line="400" w:lineRule="exact"/>
        <w:ind w:firstLine="200"/>
        <w:rPr>
          <w:rFonts w:ascii="宋体" w:hAnsi="宋体"/>
          <w:b/>
          <w:bCs/>
        </w:rPr>
      </w:pPr>
      <w:r w:rsidRPr="00BC57BC">
        <w:rPr>
          <w:rFonts w:ascii="宋体" w:hAnsi="宋体"/>
          <w:noProof/>
        </w:rPr>
        <w:lastRenderedPageBreak/>
        <w:drawing>
          <wp:anchor distT="0" distB="0" distL="114300" distR="114300" simplePos="0" relativeHeight="251664384" behindDoc="0" locked="0" layoutInCell="1" allowOverlap="1" wp14:anchorId="1953991C" wp14:editId="7C4D6D0D">
            <wp:simplePos x="0" y="0"/>
            <wp:positionH relativeFrom="column">
              <wp:posOffset>1076325</wp:posOffset>
            </wp:positionH>
            <wp:positionV relativeFrom="paragraph">
              <wp:posOffset>331470</wp:posOffset>
            </wp:positionV>
            <wp:extent cx="3855720" cy="3086100"/>
            <wp:effectExtent l="0" t="0" r="0" b="0"/>
            <wp:wrapTopAndBottom/>
            <wp:docPr id="3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8"/>
                    <pic:cNvPicPr>
                      <a:picLocks noChangeAspect="1" noChangeArrowheads="1"/>
                    </pic:cNvPicPr>
                  </pic:nvPicPr>
                  <pic:blipFill>
                    <a:blip r:embed="rId49" r:link="rId50" cstate="print">
                      <a:extLst>
                        <a:ext uri="{28A0092B-C50C-407E-A947-70E740481C1C}">
                          <a14:useLocalDpi xmlns:a14="http://schemas.microsoft.com/office/drawing/2010/main" val="0"/>
                        </a:ext>
                      </a:extLst>
                    </a:blip>
                    <a:srcRect/>
                    <a:stretch>
                      <a:fillRect/>
                    </a:stretch>
                  </pic:blipFill>
                  <pic:spPr bwMode="auto">
                    <a:xfrm>
                      <a:off x="0" y="0"/>
                      <a:ext cx="3855720" cy="3086100"/>
                    </a:xfrm>
                    <a:prstGeom prst="rect">
                      <a:avLst/>
                    </a:prstGeom>
                    <a:noFill/>
                    <a:ln>
                      <a:noFill/>
                    </a:ln>
                  </pic:spPr>
                </pic:pic>
              </a:graphicData>
            </a:graphic>
            <wp14:sizeRelH relativeFrom="page">
              <wp14:pctWidth>0</wp14:pctWidth>
            </wp14:sizeRelH>
            <wp14:sizeRelV relativeFrom="page">
              <wp14:pctHeight>0</wp14:pctHeight>
            </wp14:sizeRelV>
          </wp:anchor>
        </w:drawing>
      </w:r>
      <w:r w:rsidR="004B1BDF" w:rsidRPr="00BC57BC">
        <w:rPr>
          <w:rFonts w:ascii="宋体" w:hAnsi="宋体" w:hint="eastAsia"/>
          <w:b/>
          <w:bCs/>
        </w:rPr>
        <w:t>击球类型转移热力图（Top-K）</w:t>
      </w:r>
    </w:p>
    <w:p w14:paraId="33EF8A0E" w14:textId="70FE2312" w:rsidR="00D63202" w:rsidRDefault="00000000" w:rsidP="00BC57BC">
      <w:pPr>
        <w:spacing w:afterLines="50" w:after="120"/>
        <w:jc w:val="center"/>
      </w:pPr>
      <w:r>
        <w:rPr>
          <w:rFonts w:ascii="宋体" w:hAnsi="宋体" w:hint="eastAsia"/>
          <w:sz w:val="18"/>
          <w:szCs w:val="18"/>
        </w:rPr>
        <w:t xml:space="preserve">图4—11  </w:t>
      </w:r>
      <w:r>
        <w:rPr>
          <w:b/>
          <w:bCs/>
          <w:sz w:val="18"/>
          <w:szCs w:val="18"/>
        </w:rPr>
        <w:t>击球类型转移热力图（</w:t>
      </w:r>
      <w:r>
        <w:rPr>
          <w:b/>
          <w:bCs/>
          <w:sz w:val="18"/>
          <w:szCs w:val="18"/>
        </w:rPr>
        <w:t>Top-K</w:t>
      </w:r>
      <w:r>
        <w:rPr>
          <w:b/>
          <w:bCs/>
          <w:sz w:val="18"/>
          <w:szCs w:val="18"/>
        </w:rPr>
        <w:t>）</w:t>
      </w:r>
    </w:p>
    <w:p w14:paraId="0790032C" w14:textId="77777777" w:rsidR="00D63202" w:rsidRPr="006B0D02" w:rsidRDefault="00000000" w:rsidP="006B0D02">
      <w:pPr>
        <w:spacing w:line="400" w:lineRule="exact"/>
        <w:ind w:firstLineChars="200" w:firstLine="422"/>
        <w:rPr>
          <w:rFonts w:ascii="宋体" w:hAnsi="宋体"/>
          <w:b/>
          <w:bCs/>
        </w:rPr>
      </w:pPr>
      <w:r w:rsidRPr="006B0D02">
        <w:rPr>
          <w:rFonts w:ascii="宋体" w:hAnsi="宋体"/>
          <w:b/>
          <w:bCs/>
        </w:rPr>
        <w:t>1. 主要转移模式</w:t>
      </w:r>
    </w:p>
    <w:p w14:paraId="3AD6586C" w14:textId="77777777" w:rsidR="00D63202" w:rsidRPr="006B0D02" w:rsidRDefault="00000000" w:rsidP="006B0D02">
      <w:pPr>
        <w:numPr>
          <w:ilvl w:val="0"/>
          <w:numId w:val="142"/>
        </w:numPr>
        <w:tabs>
          <w:tab w:val="left" w:pos="720"/>
        </w:tabs>
        <w:spacing w:line="400" w:lineRule="exact"/>
        <w:ind w:firstLine="200"/>
        <w:rPr>
          <w:rFonts w:ascii="宋体" w:hAnsi="宋体"/>
        </w:rPr>
      </w:pPr>
      <w:r w:rsidRPr="006B0D02">
        <w:rPr>
          <w:rFonts w:ascii="宋体" w:hAnsi="宋体"/>
        </w:rPr>
        <w:t>图中</w:t>
      </w:r>
      <w:r w:rsidRPr="006B0D02">
        <w:rPr>
          <w:rFonts w:ascii="宋体" w:hAnsi="宋体"/>
          <w:b/>
          <w:bCs/>
        </w:rPr>
        <w:t>唯一</w:t>
      </w:r>
      <w:proofErr w:type="gramStart"/>
      <w:r w:rsidRPr="006B0D02">
        <w:rPr>
          <w:rFonts w:ascii="宋体" w:hAnsi="宋体"/>
          <w:b/>
          <w:bCs/>
        </w:rPr>
        <w:t>一个</w:t>
      </w:r>
      <w:proofErr w:type="gramEnd"/>
      <w:r w:rsidRPr="006B0D02">
        <w:rPr>
          <w:rFonts w:ascii="宋体" w:hAnsi="宋体"/>
          <w:b/>
          <w:bCs/>
        </w:rPr>
        <w:t>深蓝色的方格</w:t>
      </w:r>
      <w:r w:rsidRPr="006B0D02">
        <w:rPr>
          <w:rFonts w:ascii="宋体" w:hAnsi="宋体"/>
        </w:rPr>
        <w:t>位于：</w:t>
      </w:r>
    </w:p>
    <w:p w14:paraId="4C0AEBDE" w14:textId="77777777" w:rsidR="00D63202" w:rsidRPr="006B0D02" w:rsidRDefault="00000000" w:rsidP="006B0D02">
      <w:pPr>
        <w:numPr>
          <w:ilvl w:val="1"/>
          <w:numId w:val="142"/>
        </w:numPr>
        <w:tabs>
          <w:tab w:val="left" w:pos="1440"/>
        </w:tabs>
        <w:spacing w:line="400" w:lineRule="exact"/>
        <w:ind w:firstLine="200"/>
        <w:rPr>
          <w:rFonts w:ascii="宋体" w:hAnsi="宋体"/>
        </w:rPr>
      </w:pPr>
      <w:r w:rsidRPr="006B0D02">
        <w:rPr>
          <w:rFonts w:ascii="宋体" w:hAnsi="宋体"/>
          <w:b/>
          <w:bCs/>
        </w:rPr>
        <w:t>Prev</w:t>
      </w:r>
      <w:r w:rsidRPr="006B0D02">
        <w:rPr>
          <w:rFonts w:ascii="宋体" w:hAnsi="宋体"/>
        </w:rPr>
        <w:t xml:space="preserve">: </w:t>
      </w:r>
      <w:proofErr w:type="spellStart"/>
      <w:r w:rsidRPr="006B0D02">
        <w:rPr>
          <w:rFonts w:ascii="宋体" w:hAnsi="宋体"/>
        </w:rPr>
        <w:t>forehand_lift</w:t>
      </w:r>
      <w:proofErr w:type="spellEnd"/>
      <w:r w:rsidRPr="006B0D02">
        <w:rPr>
          <w:rFonts w:ascii="宋体" w:hAnsi="宋体"/>
        </w:rPr>
        <w:t xml:space="preserve"> (正手挑球)</w:t>
      </w:r>
    </w:p>
    <w:p w14:paraId="5A078C2C" w14:textId="77777777" w:rsidR="00D63202" w:rsidRPr="006B0D02" w:rsidRDefault="00000000" w:rsidP="006B0D02">
      <w:pPr>
        <w:numPr>
          <w:ilvl w:val="1"/>
          <w:numId w:val="142"/>
        </w:numPr>
        <w:tabs>
          <w:tab w:val="left" w:pos="1440"/>
        </w:tabs>
        <w:spacing w:line="400" w:lineRule="exact"/>
        <w:ind w:firstLine="200"/>
        <w:rPr>
          <w:rFonts w:ascii="宋体" w:hAnsi="宋体"/>
        </w:rPr>
      </w:pPr>
      <w:r w:rsidRPr="006B0D02">
        <w:rPr>
          <w:rFonts w:ascii="宋体" w:hAnsi="宋体"/>
          <w:b/>
          <w:bCs/>
        </w:rPr>
        <w:t>Next</w:t>
      </w:r>
      <w:r w:rsidRPr="006B0D02">
        <w:rPr>
          <w:rFonts w:ascii="宋体" w:hAnsi="宋体"/>
        </w:rPr>
        <w:t xml:space="preserve">: </w:t>
      </w:r>
      <w:proofErr w:type="spellStart"/>
      <w:r w:rsidRPr="006B0D02">
        <w:rPr>
          <w:rFonts w:ascii="宋体" w:hAnsi="宋体"/>
        </w:rPr>
        <w:t>forehand_lift</w:t>
      </w:r>
      <w:proofErr w:type="spellEnd"/>
      <w:r w:rsidRPr="006B0D02">
        <w:rPr>
          <w:rFonts w:ascii="宋体" w:hAnsi="宋体"/>
        </w:rPr>
        <w:t xml:space="preserve"> (正手挑球)</w:t>
      </w:r>
    </w:p>
    <w:p w14:paraId="6E995CBB" w14:textId="77777777" w:rsidR="00D63202" w:rsidRPr="006B0D02" w:rsidRDefault="00000000" w:rsidP="006B0D02">
      <w:pPr>
        <w:numPr>
          <w:ilvl w:val="0"/>
          <w:numId w:val="142"/>
        </w:numPr>
        <w:tabs>
          <w:tab w:val="left" w:pos="720"/>
        </w:tabs>
        <w:spacing w:line="400" w:lineRule="exact"/>
        <w:ind w:firstLine="200"/>
        <w:rPr>
          <w:rFonts w:ascii="宋体" w:hAnsi="宋体"/>
        </w:rPr>
      </w:pPr>
      <w:r w:rsidRPr="006B0D02">
        <w:rPr>
          <w:rFonts w:ascii="宋体" w:hAnsi="宋体"/>
        </w:rPr>
        <w:t xml:space="preserve">这个方格的颜色最深，表明 </w:t>
      </w:r>
      <w:r w:rsidRPr="006B0D02">
        <w:rPr>
          <w:rFonts w:ascii="宋体" w:hAnsi="宋体"/>
          <w:b/>
          <w:bCs/>
        </w:rPr>
        <w:t>“正手挑球 → 正手挑球”</w:t>
      </w:r>
      <w:r w:rsidRPr="006B0D02">
        <w:rPr>
          <w:rFonts w:ascii="宋体" w:hAnsi="宋体"/>
        </w:rPr>
        <w:t xml:space="preserve"> 是最频繁的击球类型转换，其计数高达 </w:t>
      </w:r>
      <w:r w:rsidRPr="006B0D02">
        <w:rPr>
          <w:rFonts w:ascii="宋体" w:hAnsi="宋体"/>
          <w:b/>
          <w:bCs/>
        </w:rPr>
        <w:t>10 次以上</w:t>
      </w:r>
      <w:r w:rsidRPr="006B0D02">
        <w:rPr>
          <w:rFonts w:ascii="宋体" w:hAnsi="宋体"/>
        </w:rPr>
        <w:t>。</w:t>
      </w:r>
    </w:p>
    <w:p w14:paraId="0C876F98" w14:textId="77777777" w:rsidR="00D63202" w:rsidRPr="006B0D02" w:rsidRDefault="00000000" w:rsidP="006B0D02">
      <w:pPr>
        <w:spacing w:line="400" w:lineRule="exact"/>
        <w:ind w:firstLineChars="200" w:firstLine="422"/>
        <w:rPr>
          <w:rFonts w:ascii="宋体" w:hAnsi="宋体"/>
        </w:rPr>
      </w:pPr>
      <w:r w:rsidRPr="006B0D02">
        <w:rPr>
          <w:rFonts w:ascii="宋体" w:hAnsi="宋体"/>
          <w:b/>
          <w:bCs/>
        </w:rPr>
        <w:t>结论</w:t>
      </w:r>
      <w:r w:rsidRPr="006B0D02">
        <w:rPr>
          <w:rFonts w:ascii="宋体" w:hAnsi="宋体"/>
        </w:rPr>
        <w:t>：在该片段中，运动员倾向于在使用“正手挑球”后，继续使用“正手挑球”进行过渡或防守，形成了一种</w:t>
      </w:r>
      <w:r w:rsidRPr="006B0D02">
        <w:rPr>
          <w:rFonts w:ascii="宋体" w:hAnsi="宋体"/>
          <w:b/>
          <w:bCs/>
        </w:rPr>
        <w:t>循环性的、以挑球为主的战术节奏</w:t>
      </w:r>
      <w:r w:rsidRPr="006B0D02">
        <w:rPr>
          <w:rFonts w:ascii="宋体" w:hAnsi="宋体"/>
        </w:rPr>
        <w:t>。</w:t>
      </w:r>
    </w:p>
    <w:p w14:paraId="42D0BEDC" w14:textId="77777777" w:rsidR="00D63202" w:rsidRPr="006B0D02" w:rsidRDefault="00000000" w:rsidP="006B0D02">
      <w:pPr>
        <w:spacing w:line="400" w:lineRule="exact"/>
        <w:ind w:firstLineChars="200" w:firstLine="422"/>
        <w:rPr>
          <w:rFonts w:ascii="宋体" w:hAnsi="宋体"/>
          <w:b/>
          <w:bCs/>
        </w:rPr>
      </w:pPr>
      <w:r w:rsidRPr="006B0D02">
        <w:rPr>
          <w:rFonts w:ascii="宋体" w:hAnsi="宋体"/>
          <w:b/>
          <w:bCs/>
        </w:rPr>
        <w:t>2. 其他转移模式</w:t>
      </w:r>
    </w:p>
    <w:p w14:paraId="5D36D0F1" w14:textId="77777777" w:rsidR="006744AC" w:rsidRPr="006B0D02" w:rsidRDefault="00000000" w:rsidP="006B0D02">
      <w:pPr>
        <w:numPr>
          <w:ilvl w:val="0"/>
          <w:numId w:val="143"/>
        </w:numPr>
        <w:tabs>
          <w:tab w:val="left" w:pos="720"/>
        </w:tabs>
        <w:spacing w:line="400" w:lineRule="exact"/>
        <w:ind w:firstLine="200"/>
        <w:rPr>
          <w:rFonts w:ascii="宋体" w:hAnsi="宋体"/>
        </w:rPr>
      </w:pPr>
      <w:r w:rsidRPr="006B0D02">
        <w:rPr>
          <w:rFonts w:ascii="宋体" w:hAnsi="宋体"/>
        </w:rPr>
        <w:t>除了上述主要模式外，图中其他所有方格都是浅蓝色或白色，表明它们的转换频率非常低（计</w:t>
      </w:r>
    </w:p>
    <w:p w14:paraId="1AFA9148" w14:textId="77777777" w:rsidR="00D63202" w:rsidRPr="006B0D02" w:rsidRDefault="00000000" w:rsidP="006B0D02">
      <w:pPr>
        <w:spacing w:line="400" w:lineRule="exact"/>
        <w:ind w:firstLine="200"/>
        <w:rPr>
          <w:rFonts w:ascii="宋体" w:hAnsi="宋体"/>
        </w:rPr>
      </w:pPr>
      <w:r w:rsidRPr="006B0D02">
        <w:rPr>
          <w:rFonts w:ascii="宋体" w:hAnsi="宋体"/>
        </w:rPr>
        <w:t>数为 0 或 1）。</w:t>
      </w:r>
    </w:p>
    <w:p w14:paraId="19A447EE" w14:textId="77777777" w:rsidR="00D63202" w:rsidRPr="006B0D02" w:rsidRDefault="00000000" w:rsidP="006B0D02">
      <w:pPr>
        <w:numPr>
          <w:ilvl w:val="0"/>
          <w:numId w:val="143"/>
        </w:numPr>
        <w:tabs>
          <w:tab w:val="left" w:pos="720"/>
        </w:tabs>
        <w:spacing w:line="400" w:lineRule="exact"/>
        <w:ind w:firstLine="200"/>
        <w:rPr>
          <w:rFonts w:ascii="宋体" w:hAnsi="宋体"/>
        </w:rPr>
      </w:pPr>
      <w:r w:rsidRPr="006B0D02">
        <w:rPr>
          <w:rFonts w:ascii="宋体" w:hAnsi="宋体"/>
        </w:rPr>
        <w:t>例如：</w:t>
      </w:r>
    </w:p>
    <w:p w14:paraId="4E6847F5" w14:textId="77777777" w:rsidR="00D63202" w:rsidRPr="006B0D02" w:rsidRDefault="00000000" w:rsidP="006B0D02">
      <w:pPr>
        <w:numPr>
          <w:ilvl w:val="1"/>
          <w:numId w:val="143"/>
        </w:numPr>
        <w:tabs>
          <w:tab w:val="left" w:pos="1440"/>
        </w:tabs>
        <w:spacing w:line="400" w:lineRule="exact"/>
        <w:ind w:firstLine="200"/>
        <w:rPr>
          <w:rFonts w:ascii="宋体" w:hAnsi="宋体"/>
        </w:rPr>
      </w:pPr>
      <w:proofErr w:type="spellStart"/>
      <w:r w:rsidRPr="006B0D02">
        <w:rPr>
          <w:rFonts w:ascii="宋体" w:hAnsi="宋体"/>
        </w:rPr>
        <w:t>backhand_spin</w:t>
      </w:r>
      <w:proofErr w:type="spellEnd"/>
      <w:r w:rsidRPr="006B0D02">
        <w:rPr>
          <w:rFonts w:ascii="宋体" w:hAnsi="宋体"/>
        </w:rPr>
        <w:t xml:space="preserve"> → </w:t>
      </w:r>
      <w:proofErr w:type="spellStart"/>
      <w:r w:rsidRPr="006B0D02">
        <w:rPr>
          <w:rFonts w:ascii="宋体" w:hAnsi="宋体"/>
        </w:rPr>
        <w:t>backhand_spin</w:t>
      </w:r>
      <w:proofErr w:type="spellEnd"/>
    </w:p>
    <w:p w14:paraId="119D5B52" w14:textId="77777777" w:rsidR="00D63202" w:rsidRPr="006B0D02" w:rsidRDefault="00000000" w:rsidP="006B0D02">
      <w:pPr>
        <w:numPr>
          <w:ilvl w:val="1"/>
          <w:numId w:val="143"/>
        </w:numPr>
        <w:tabs>
          <w:tab w:val="left" w:pos="1440"/>
        </w:tabs>
        <w:spacing w:line="400" w:lineRule="exact"/>
        <w:ind w:firstLine="200"/>
        <w:rPr>
          <w:rFonts w:ascii="宋体" w:hAnsi="宋体"/>
        </w:rPr>
      </w:pPr>
      <w:proofErr w:type="spellStart"/>
      <w:r w:rsidRPr="006B0D02">
        <w:rPr>
          <w:rFonts w:ascii="宋体" w:hAnsi="宋体"/>
        </w:rPr>
        <w:t>serve_backhand_long</w:t>
      </w:r>
      <w:proofErr w:type="spellEnd"/>
      <w:r w:rsidRPr="006B0D02">
        <w:rPr>
          <w:rFonts w:ascii="宋体" w:hAnsi="宋体"/>
        </w:rPr>
        <w:t xml:space="preserve"> → </w:t>
      </w:r>
      <w:proofErr w:type="spellStart"/>
      <w:r w:rsidRPr="006B0D02">
        <w:rPr>
          <w:rFonts w:ascii="宋体" w:hAnsi="宋体"/>
        </w:rPr>
        <w:t>backhand_half_smash</w:t>
      </w:r>
      <w:proofErr w:type="spellEnd"/>
    </w:p>
    <w:p w14:paraId="5CC5200B" w14:textId="77777777" w:rsidR="00D63202" w:rsidRPr="006B0D02" w:rsidRDefault="00000000" w:rsidP="006B0D02">
      <w:pPr>
        <w:numPr>
          <w:ilvl w:val="1"/>
          <w:numId w:val="143"/>
        </w:numPr>
        <w:tabs>
          <w:tab w:val="left" w:pos="1440"/>
        </w:tabs>
        <w:spacing w:line="400" w:lineRule="exact"/>
        <w:ind w:firstLine="200"/>
        <w:rPr>
          <w:rFonts w:ascii="宋体" w:hAnsi="宋体"/>
        </w:rPr>
      </w:pPr>
      <w:proofErr w:type="spellStart"/>
      <w:r w:rsidRPr="006B0D02">
        <w:rPr>
          <w:rFonts w:ascii="宋体" w:hAnsi="宋体"/>
        </w:rPr>
        <w:t>backhand_net_shot</w:t>
      </w:r>
      <w:proofErr w:type="spellEnd"/>
      <w:r w:rsidRPr="006B0D02">
        <w:rPr>
          <w:rFonts w:ascii="宋体" w:hAnsi="宋体"/>
        </w:rPr>
        <w:t xml:space="preserve"> → </w:t>
      </w:r>
      <w:proofErr w:type="spellStart"/>
      <w:r w:rsidRPr="006B0D02">
        <w:rPr>
          <w:rFonts w:ascii="宋体" w:hAnsi="宋体"/>
        </w:rPr>
        <w:t>forehand_lift</w:t>
      </w:r>
      <w:proofErr w:type="spellEnd"/>
    </w:p>
    <w:p w14:paraId="116B3C3C" w14:textId="77777777" w:rsidR="006744AC" w:rsidRPr="006B0D02" w:rsidRDefault="00000000" w:rsidP="006B0D02">
      <w:pPr>
        <w:numPr>
          <w:ilvl w:val="0"/>
          <w:numId w:val="143"/>
        </w:numPr>
        <w:tabs>
          <w:tab w:val="left" w:pos="720"/>
        </w:tabs>
        <w:spacing w:line="400" w:lineRule="exact"/>
        <w:ind w:firstLine="200"/>
        <w:rPr>
          <w:rFonts w:ascii="宋体" w:hAnsi="宋体"/>
        </w:rPr>
      </w:pPr>
      <w:r w:rsidRPr="006B0D02">
        <w:rPr>
          <w:rFonts w:ascii="宋体" w:hAnsi="宋体"/>
        </w:rPr>
        <w:t>这些稀疏的转换表明，在该数据集中，</w:t>
      </w:r>
      <w:r w:rsidRPr="006B0D02">
        <w:rPr>
          <w:rFonts w:ascii="宋体" w:hAnsi="宋体"/>
          <w:b/>
          <w:bCs/>
        </w:rPr>
        <w:t>除了“挑球接挑球”外，其他击球类型的连贯性很低</w:t>
      </w:r>
      <w:r w:rsidRPr="006B0D02">
        <w:rPr>
          <w:rFonts w:ascii="宋体" w:hAnsi="宋体"/>
        </w:rPr>
        <w:t>，</w:t>
      </w:r>
    </w:p>
    <w:p w14:paraId="59F29566" w14:textId="77777777" w:rsidR="00D63202" w:rsidRPr="006B0D02" w:rsidRDefault="00000000" w:rsidP="006B0D02">
      <w:pPr>
        <w:spacing w:line="400" w:lineRule="exact"/>
        <w:ind w:firstLine="200"/>
        <w:rPr>
          <w:rFonts w:ascii="宋体" w:hAnsi="宋体"/>
        </w:rPr>
      </w:pPr>
      <w:r w:rsidRPr="006B0D02">
        <w:rPr>
          <w:rFonts w:ascii="宋体" w:hAnsi="宋体"/>
        </w:rPr>
        <w:t>或者样本量不足。</w:t>
      </w:r>
    </w:p>
    <w:p w14:paraId="4A5A4E75" w14:textId="77777777" w:rsidR="00D63202" w:rsidRPr="006B0D02" w:rsidRDefault="00000000" w:rsidP="006B0D02">
      <w:pPr>
        <w:spacing w:line="400" w:lineRule="exact"/>
        <w:ind w:firstLineChars="200" w:firstLine="422"/>
        <w:rPr>
          <w:rFonts w:ascii="宋体" w:hAnsi="宋体"/>
          <w:b/>
          <w:bCs/>
        </w:rPr>
      </w:pPr>
      <w:r w:rsidRPr="006B0D02">
        <w:rPr>
          <w:rFonts w:ascii="宋体" w:hAnsi="宋体"/>
          <w:b/>
          <w:bCs/>
        </w:rPr>
        <w:t>3. 战术含义</w:t>
      </w:r>
    </w:p>
    <w:p w14:paraId="0580C7A2" w14:textId="77777777" w:rsidR="00D63202" w:rsidRPr="006B0D02" w:rsidRDefault="00000000" w:rsidP="006B0D02">
      <w:pPr>
        <w:numPr>
          <w:ilvl w:val="0"/>
          <w:numId w:val="144"/>
        </w:numPr>
        <w:tabs>
          <w:tab w:val="left" w:pos="720"/>
        </w:tabs>
        <w:spacing w:line="400" w:lineRule="exact"/>
        <w:ind w:firstLine="200"/>
        <w:rPr>
          <w:rFonts w:ascii="宋体" w:hAnsi="宋体"/>
        </w:rPr>
      </w:pPr>
      <w:r w:rsidRPr="006B0D02">
        <w:rPr>
          <w:rFonts w:ascii="宋体" w:hAnsi="宋体"/>
        </w:rPr>
        <w:t>高频的“挑球→挑球”转换可能意味着：</w:t>
      </w:r>
    </w:p>
    <w:p w14:paraId="38773F42" w14:textId="77777777" w:rsidR="00D63202" w:rsidRPr="006B0D02" w:rsidRDefault="00000000" w:rsidP="006B0D02">
      <w:pPr>
        <w:numPr>
          <w:ilvl w:val="1"/>
          <w:numId w:val="144"/>
        </w:numPr>
        <w:tabs>
          <w:tab w:val="left" w:pos="1440"/>
        </w:tabs>
        <w:spacing w:line="400" w:lineRule="exact"/>
        <w:ind w:firstLine="200"/>
        <w:rPr>
          <w:rFonts w:ascii="宋体" w:hAnsi="宋体"/>
        </w:rPr>
      </w:pPr>
      <w:r w:rsidRPr="006B0D02">
        <w:rPr>
          <w:rFonts w:ascii="宋体" w:hAnsi="宋体"/>
        </w:rPr>
        <w:lastRenderedPageBreak/>
        <w:t>双方都处于防守状态，通过</w:t>
      </w:r>
      <w:proofErr w:type="gramStart"/>
      <w:r w:rsidRPr="006B0D02">
        <w:rPr>
          <w:rFonts w:ascii="宋体" w:hAnsi="宋体"/>
        </w:rPr>
        <w:t>高远球</w:t>
      </w:r>
      <w:proofErr w:type="gramEnd"/>
      <w:r w:rsidRPr="006B0D02">
        <w:rPr>
          <w:rFonts w:ascii="宋体" w:hAnsi="宋体"/>
        </w:rPr>
        <w:t>消耗对方体力。</w:t>
      </w:r>
    </w:p>
    <w:p w14:paraId="51C2A3A9" w14:textId="77777777" w:rsidR="00D63202" w:rsidRPr="006B0D02" w:rsidRDefault="00000000" w:rsidP="006B0D02">
      <w:pPr>
        <w:numPr>
          <w:ilvl w:val="1"/>
          <w:numId w:val="144"/>
        </w:numPr>
        <w:tabs>
          <w:tab w:val="left" w:pos="1440"/>
        </w:tabs>
        <w:spacing w:line="400" w:lineRule="exact"/>
        <w:ind w:firstLine="200"/>
        <w:rPr>
          <w:rFonts w:ascii="宋体" w:hAnsi="宋体"/>
        </w:rPr>
      </w:pPr>
      <w:r w:rsidRPr="006B0D02">
        <w:rPr>
          <w:rFonts w:ascii="宋体" w:hAnsi="宋体"/>
        </w:rPr>
        <w:t>其中一方（很可能是 Player 1，根据之前的分析）更擅长控制节奏，通过挑球迫使对手被动回球。</w:t>
      </w:r>
    </w:p>
    <w:p w14:paraId="330D7EAF" w14:textId="77777777" w:rsidR="00D63202" w:rsidRPr="006B0D02" w:rsidRDefault="00000000" w:rsidP="006B0D02">
      <w:pPr>
        <w:numPr>
          <w:ilvl w:val="1"/>
          <w:numId w:val="144"/>
        </w:numPr>
        <w:tabs>
          <w:tab w:val="left" w:pos="1440"/>
        </w:tabs>
        <w:spacing w:line="400" w:lineRule="exact"/>
        <w:ind w:firstLine="200"/>
        <w:rPr>
          <w:rFonts w:ascii="宋体" w:hAnsi="宋体"/>
        </w:rPr>
      </w:pPr>
      <w:r w:rsidRPr="006B0D02">
        <w:rPr>
          <w:rFonts w:ascii="宋体" w:hAnsi="宋体"/>
        </w:rPr>
        <w:t>缺乏主动进攻，比赛陷入拉锯战。</w:t>
      </w:r>
    </w:p>
    <w:p w14:paraId="27C1D5D2" w14:textId="77777777" w:rsidR="00D63202" w:rsidRPr="006B0D02" w:rsidRDefault="00000000" w:rsidP="006B0D02">
      <w:pPr>
        <w:spacing w:line="400" w:lineRule="exact"/>
        <w:ind w:firstLineChars="200" w:firstLine="422"/>
        <w:rPr>
          <w:rFonts w:ascii="宋体" w:hAnsi="宋体"/>
        </w:rPr>
      </w:pPr>
      <w:r w:rsidRPr="006B0D02">
        <w:rPr>
          <w:rFonts w:ascii="宋体" w:hAnsi="宋体"/>
          <w:b/>
          <w:bCs/>
        </w:rPr>
        <w:t>结论</w:t>
      </w:r>
      <w:r w:rsidRPr="006B0D02">
        <w:rPr>
          <w:rFonts w:ascii="宋体" w:hAnsi="宋体"/>
        </w:rPr>
        <w:t xml:space="preserve">：虽然击球类型多样（如 </w:t>
      </w:r>
      <w:proofErr w:type="spellStart"/>
      <w:r w:rsidRPr="006B0D02">
        <w:rPr>
          <w:rFonts w:ascii="宋体" w:hAnsi="宋体"/>
        </w:rPr>
        <w:t>backhand_spin</w:t>
      </w:r>
      <w:proofErr w:type="spellEnd"/>
      <w:r w:rsidRPr="006B0D02">
        <w:rPr>
          <w:rFonts w:ascii="宋体" w:hAnsi="宋体"/>
        </w:rPr>
        <w:t xml:space="preserve">, </w:t>
      </w:r>
      <w:proofErr w:type="spellStart"/>
      <w:r w:rsidRPr="006B0D02">
        <w:rPr>
          <w:rFonts w:ascii="宋体" w:hAnsi="宋体"/>
        </w:rPr>
        <w:t>backhand_half_smash</w:t>
      </w:r>
      <w:proofErr w:type="spellEnd"/>
      <w:r w:rsidRPr="006B0D02">
        <w:rPr>
          <w:rFonts w:ascii="宋体" w:hAnsi="宋体"/>
        </w:rPr>
        <w:t xml:space="preserve"> 等），但在实际比赛中，这些技术并未被有效地串联起来，</w:t>
      </w:r>
      <w:r w:rsidRPr="006B0D02">
        <w:rPr>
          <w:rFonts w:ascii="宋体" w:hAnsi="宋体"/>
          <w:b/>
          <w:bCs/>
        </w:rPr>
        <w:t>战术执行缺乏连贯性和变化性</w:t>
      </w:r>
      <w:r w:rsidRPr="006B0D02">
        <w:rPr>
          <w:rFonts w:ascii="宋体" w:hAnsi="宋体"/>
        </w:rPr>
        <w:t>。</w:t>
      </w:r>
    </w:p>
    <w:p w14:paraId="52348F63" w14:textId="77777777" w:rsidR="00F71D9D" w:rsidRDefault="00F71D9D" w:rsidP="00E561B1">
      <w:pPr>
        <w:spacing w:line="400" w:lineRule="exact"/>
        <w:rPr>
          <w:rFonts w:ascii="黑体" w:eastAsia="黑体" w:hAnsi="黑体"/>
          <w:b/>
          <w:bCs/>
          <w:sz w:val="28"/>
          <w:szCs w:val="28"/>
        </w:rPr>
      </w:pPr>
      <w:bookmarkStart w:id="216" w:name="_Toc219053993"/>
      <w:bookmarkStart w:id="217" w:name="_Toc219071417"/>
      <w:bookmarkStart w:id="218" w:name="_Toc219060405"/>
    </w:p>
    <w:p w14:paraId="1AE040F1" w14:textId="27A2D70E" w:rsidR="00F71D9D" w:rsidRPr="006B0D02" w:rsidRDefault="00000000" w:rsidP="00825FF1">
      <w:pPr>
        <w:pStyle w:val="2"/>
        <w:spacing w:before="240" w:after="120"/>
      </w:pPr>
      <w:bookmarkStart w:id="219" w:name="_Toc219932868"/>
      <w:r w:rsidRPr="006744AC">
        <w:rPr>
          <w:rFonts w:hint="eastAsia"/>
        </w:rPr>
        <w:t>4.4</w:t>
      </w:r>
      <w:r w:rsidRPr="006744AC">
        <w:rPr>
          <w:rFonts w:hint="eastAsia"/>
        </w:rPr>
        <w:t>球场与球网检测：</w:t>
      </w:r>
      <w:proofErr w:type="spellStart"/>
      <w:r w:rsidRPr="006744AC">
        <w:rPr>
          <w:rFonts w:hint="eastAsia"/>
        </w:rPr>
        <w:t>Keypoint</w:t>
      </w:r>
      <w:proofErr w:type="spellEnd"/>
      <w:r w:rsidRPr="006744AC">
        <w:rPr>
          <w:rFonts w:hint="eastAsia"/>
        </w:rPr>
        <w:t xml:space="preserve"> R-CNN</w:t>
      </w:r>
      <w:bookmarkStart w:id="220" w:name="_Toc219071418"/>
      <w:bookmarkStart w:id="221" w:name="_Hlk219010773"/>
      <w:bookmarkEnd w:id="216"/>
      <w:bookmarkEnd w:id="217"/>
      <w:bookmarkEnd w:id="218"/>
      <w:bookmarkEnd w:id="219"/>
    </w:p>
    <w:p w14:paraId="28281287" w14:textId="77777777" w:rsidR="00D63202" w:rsidRPr="006B0D02" w:rsidRDefault="00000000" w:rsidP="006B0D02">
      <w:pPr>
        <w:spacing w:line="400" w:lineRule="exact"/>
        <w:ind w:firstLineChars="200" w:firstLine="422"/>
        <w:rPr>
          <w:rFonts w:ascii="宋体" w:hAnsi="宋体"/>
          <w:b/>
          <w:bCs/>
        </w:rPr>
      </w:pPr>
      <w:r w:rsidRPr="006B0D02">
        <w:rPr>
          <w:rFonts w:ascii="宋体" w:hAnsi="宋体" w:hint="eastAsia"/>
          <w:b/>
          <w:bCs/>
        </w:rPr>
        <w:t>1.模型运用</w:t>
      </w:r>
      <w:bookmarkEnd w:id="220"/>
    </w:p>
    <w:p w14:paraId="245B88A1" w14:textId="77777777" w:rsidR="00D63202" w:rsidRPr="006B0D02" w:rsidRDefault="00000000" w:rsidP="006B0D02">
      <w:pPr>
        <w:tabs>
          <w:tab w:val="left" w:pos="612"/>
        </w:tabs>
        <w:spacing w:afterLines="50" w:after="120" w:line="400" w:lineRule="exact"/>
        <w:ind w:firstLineChars="200" w:firstLine="420"/>
        <w:rPr>
          <w:rFonts w:ascii="宋体" w:hAnsi="宋体"/>
        </w:rPr>
      </w:pPr>
      <w:r w:rsidRPr="006B0D02">
        <w:rPr>
          <w:rFonts w:ascii="宋体" w:hAnsi="宋体" w:hint="eastAsia"/>
        </w:rPr>
        <w:t>模型定位</w:t>
      </w:r>
    </w:p>
    <w:p w14:paraId="66955C2E" w14:textId="77777777" w:rsidR="00D63202" w:rsidRPr="006B0D02" w:rsidRDefault="00000000" w:rsidP="006B0D02">
      <w:pPr>
        <w:tabs>
          <w:tab w:val="left" w:pos="612"/>
        </w:tabs>
        <w:spacing w:afterLines="50" w:after="120" w:line="400" w:lineRule="exact"/>
        <w:ind w:firstLineChars="200" w:firstLine="420"/>
        <w:rPr>
          <w:rFonts w:ascii="宋体" w:hAnsi="宋体"/>
        </w:rPr>
      </w:pPr>
      <w:r w:rsidRPr="006B0D02">
        <w:rPr>
          <w:rFonts w:ascii="宋体" w:hAnsi="宋体" w:hint="eastAsia"/>
        </w:rPr>
        <w:t>检测球场/球网的关键点，用于：可视化叠加（场地区域、网位置）</w:t>
      </w:r>
      <w:r w:rsidR="00F71D9D" w:rsidRPr="006B0D02">
        <w:rPr>
          <w:rFonts w:ascii="宋体" w:hAnsi="宋体" w:hint="eastAsia"/>
        </w:rPr>
        <w:t>，</w:t>
      </w:r>
      <w:r w:rsidRPr="006B0D02">
        <w:rPr>
          <w:rFonts w:ascii="宋体" w:hAnsi="宋体" w:hint="eastAsia"/>
        </w:rPr>
        <w:t>上下场分配（给姿态/事件更稳定的语义）</w:t>
      </w:r>
    </w:p>
    <w:p w14:paraId="0AFE4CCC" w14:textId="77777777" w:rsidR="00D63202" w:rsidRPr="006B0D02" w:rsidRDefault="00000000" w:rsidP="006B0D02">
      <w:pPr>
        <w:tabs>
          <w:tab w:val="left" w:pos="612"/>
        </w:tabs>
        <w:spacing w:afterLines="50" w:after="120" w:line="400" w:lineRule="exact"/>
        <w:ind w:firstLineChars="200" w:firstLine="420"/>
        <w:rPr>
          <w:rFonts w:ascii="宋体" w:hAnsi="宋体"/>
        </w:rPr>
      </w:pPr>
      <w:r w:rsidRPr="006B0D02">
        <w:rPr>
          <w:rFonts w:ascii="宋体" w:hAnsi="宋体" w:hint="eastAsia"/>
        </w:rPr>
        <w:t>实现方式</w:t>
      </w:r>
    </w:p>
    <w:p w14:paraId="58D4D9CB" w14:textId="77777777" w:rsidR="00D63202" w:rsidRPr="006B0D02" w:rsidRDefault="00000000" w:rsidP="006B0D02">
      <w:pPr>
        <w:tabs>
          <w:tab w:val="left" w:pos="612"/>
        </w:tabs>
        <w:spacing w:afterLines="50" w:after="120" w:line="400" w:lineRule="exact"/>
        <w:ind w:firstLineChars="200" w:firstLine="420"/>
        <w:rPr>
          <w:rFonts w:ascii="宋体" w:hAnsi="宋体"/>
        </w:rPr>
      </w:pPr>
      <w:proofErr w:type="spellStart"/>
      <w:r w:rsidRPr="006B0D02">
        <w:rPr>
          <w:rFonts w:ascii="宋体" w:hAnsi="宋体" w:hint="eastAsia"/>
        </w:rPr>
        <w:t>CourtDetector</w:t>
      </w:r>
      <w:proofErr w:type="spellEnd"/>
      <w:r w:rsidRPr="006B0D02">
        <w:rPr>
          <w:rFonts w:ascii="宋体" w:hAnsi="宋体" w:hint="eastAsia"/>
        </w:rPr>
        <w:t xml:space="preserve"> 与 </w:t>
      </w:r>
      <w:proofErr w:type="spellStart"/>
      <w:r w:rsidRPr="006B0D02">
        <w:rPr>
          <w:rFonts w:ascii="宋体" w:hAnsi="宋体" w:hint="eastAsia"/>
        </w:rPr>
        <w:t>NetDetector</w:t>
      </w:r>
      <w:proofErr w:type="spellEnd"/>
      <w:r w:rsidRPr="006B0D02">
        <w:rPr>
          <w:rFonts w:ascii="宋体" w:hAnsi="宋体" w:hint="eastAsia"/>
        </w:rPr>
        <w:t xml:space="preserve"> 都是：</w:t>
      </w:r>
    </w:p>
    <w:p w14:paraId="78B4169C" w14:textId="77777777" w:rsidR="00D63202" w:rsidRPr="006B0D02" w:rsidRDefault="00000000" w:rsidP="006B0D02">
      <w:pPr>
        <w:tabs>
          <w:tab w:val="left" w:pos="612"/>
        </w:tabs>
        <w:spacing w:afterLines="50" w:after="120" w:line="400" w:lineRule="exact"/>
        <w:ind w:firstLine="200"/>
        <w:rPr>
          <w:rFonts w:ascii="宋体" w:hAnsi="宋体"/>
        </w:rPr>
      </w:pPr>
      <w:r w:rsidRPr="006B0D02">
        <w:rPr>
          <w:rFonts w:ascii="宋体" w:hAnsi="宋体" w:hint="eastAsia"/>
        </w:rPr>
        <w:t xml:space="preserve">  </w:t>
      </w:r>
      <w:r w:rsidR="00F71D9D" w:rsidRPr="006B0D02">
        <w:rPr>
          <w:rFonts w:ascii="宋体" w:hAnsi="宋体" w:hint="eastAsia"/>
        </w:rPr>
        <w:t xml:space="preserve">  </w:t>
      </w:r>
      <w:proofErr w:type="spellStart"/>
      <w:r w:rsidRPr="006B0D02">
        <w:rPr>
          <w:rFonts w:ascii="宋体" w:hAnsi="宋体" w:hint="eastAsia"/>
        </w:rPr>
        <w:t>torch.load</w:t>
      </w:r>
      <w:proofErr w:type="spellEnd"/>
      <w:r w:rsidRPr="006B0D02">
        <w:rPr>
          <w:rFonts w:ascii="宋体" w:hAnsi="宋体" w:hint="eastAsia"/>
        </w:rPr>
        <w:t>(</w:t>
      </w:r>
      <w:proofErr w:type="spellStart"/>
      <w:r w:rsidRPr="006B0D02">
        <w:rPr>
          <w:rFonts w:ascii="宋体" w:hAnsi="宋体" w:hint="eastAsia"/>
        </w:rPr>
        <w:t>model_path</w:t>
      </w:r>
      <w:proofErr w:type="spellEnd"/>
      <w:r w:rsidRPr="006B0D02">
        <w:rPr>
          <w:rFonts w:ascii="宋体" w:hAnsi="宋体" w:hint="eastAsia"/>
        </w:rPr>
        <w:t xml:space="preserve">) 直接加载一个训练好的 </w:t>
      </w:r>
      <w:proofErr w:type="spellStart"/>
      <w:r w:rsidRPr="006B0D02">
        <w:rPr>
          <w:rFonts w:ascii="宋体" w:hAnsi="宋体" w:hint="eastAsia"/>
        </w:rPr>
        <w:t>kpRCNN</w:t>
      </w:r>
      <w:proofErr w:type="spellEnd"/>
      <w:r w:rsidRPr="006B0D02">
        <w:rPr>
          <w:rFonts w:ascii="宋体" w:hAnsi="宋体" w:hint="eastAsia"/>
        </w:rPr>
        <w:t xml:space="preserve"> 模型对象并 eval() 。</w:t>
      </w:r>
    </w:p>
    <w:p w14:paraId="2FD46505" w14:textId="77777777" w:rsidR="00D63202" w:rsidRPr="006B0D02" w:rsidRDefault="00000000" w:rsidP="006B0D02">
      <w:pPr>
        <w:tabs>
          <w:tab w:val="left" w:pos="612"/>
        </w:tabs>
        <w:spacing w:afterLines="50" w:after="120" w:line="400" w:lineRule="exact"/>
        <w:ind w:firstLine="200"/>
        <w:rPr>
          <w:rFonts w:ascii="宋体" w:hAnsi="宋体"/>
        </w:rPr>
      </w:pPr>
      <w:r w:rsidRPr="006B0D02">
        <w:rPr>
          <w:rFonts w:ascii="宋体" w:hAnsi="宋体" w:hint="eastAsia"/>
        </w:rPr>
        <w:t xml:space="preserve"> </w:t>
      </w:r>
      <w:r w:rsidR="00F71D9D" w:rsidRPr="006B0D02">
        <w:rPr>
          <w:rFonts w:ascii="宋体" w:hAnsi="宋体" w:hint="eastAsia"/>
        </w:rPr>
        <w:t xml:space="preserve">   </w:t>
      </w:r>
      <w:r w:rsidRPr="006B0D02">
        <w:rPr>
          <w:rFonts w:ascii="宋体" w:hAnsi="宋体" w:hint="eastAsia"/>
        </w:rPr>
        <w:t>前向输出 boxes/scores/</w:t>
      </w:r>
      <w:proofErr w:type="spellStart"/>
      <w:r w:rsidRPr="006B0D02">
        <w:rPr>
          <w:rFonts w:ascii="宋体" w:hAnsi="宋体" w:hint="eastAsia"/>
        </w:rPr>
        <w:t>keypoints</w:t>
      </w:r>
      <w:proofErr w:type="spellEnd"/>
      <w:r w:rsidRPr="006B0D02">
        <w:rPr>
          <w:rFonts w:ascii="宋体" w:hAnsi="宋体" w:hint="eastAsia"/>
        </w:rPr>
        <w:t xml:space="preserve"> ，筛选 scores&gt;0.7 + NMS( 0.3 ) 保留实例。</w:t>
      </w:r>
    </w:p>
    <w:p w14:paraId="02343E85" w14:textId="77777777" w:rsidR="00D63202" w:rsidRPr="006B0D02" w:rsidRDefault="00000000" w:rsidP="006B0D02">
      <w:pPr>
        <w:tabs>
          <w:tab w:val="left" w:pos="612"/>
        </w:tabs>
        <w:spacing w:afterLines="50" w:after="120" w:line="400" w:lineRule="exact"/>
        <w:ind w:firstLineChars="200" w:firstLine="420"/>
        <w:rPr>
          <w:rFonts w:ascii="宋体" w:hAnsi="宋体"/>
        </w:rPr>
      </w:pPr>
      <w:r w:rsidRPr="006B0D02">
        <w:rPr>
          <w:rFonts w:ascii="宋体" w:hAnsi="宋体" w:hint="eastAsia"/>
        </w:rPr>
        <w:t xml:space="preserve">对关键点做几何“校正”：例如强制同一条线的 y 对齐（减少抖动），见 </w:t>
      </w:r>
      <w:proofErr w:type="spellStart"/>
      <w:r w:rsidRPr="006B0D02">
        <w:rPr>
          <w:rFonts w:ascii="宋体" w:hAnsi="宋体" w:hint="eastAsia"/>
        </w:rPr>
        <w:t>court_detect.__correction</w:t>
      </w:r>
      <w:proofErr w:type="spellEnd"/>
      <w:r w:rsidRPr="006B0D02">
        <w:rPr>
          <w:rFonts w:ascii="宋体" w:hAnsi="宋体" w:hint="eastAsia"/>
        </w:rPr>
        <w:t xml:space="preserve"> 、 </w:t>
      </w:r>
      <w:proofErr w:type="spellStart"/>
      <w:r w:rsidRPr="006B0D02">
        <w:rPr>
          <w:rFonts w:ascii="宋体" w:hAnsi="宋体" w:hint="eastAsia"/>
        </w:rPr>
        <w:t>net_detect.__correction</w:t>
      </w:r>
      <w:proofErr w:type="spellEnd"/>
      <w:r w:rsidRPr="006B0D02">
        <w:rPr>
          <w:rFonts w:ascii="宋体" w:hAnsi="宋体" w:hint="eastAsia"/>
        </w:rPr>
        <w:t xml:space="preserve"> 。</w:t>
      </w:r>
    </w:p>
    <w:p w14:paraId="294F35A8" w14:textId="77777777" w:rsidR="00D63202" w:rsidRPr="006B0D02" w:rsidRDefault="00000000" w:rsidP="006B0D02">
      <w:pPr>
        <w:tabs>
          <w:tab w:val="left" w:pos="612"/>
        </w:tabs>
        <w:spacing w:afterLines="50" w:after="120" w:line="400" w:lineRule="exact"/>
        <w:ind w:firstLineChars="200" w:firstLine="420"/>
        <w:rPr>
          <w:rFonts w:ascii="宋体" w:hAnsi="宋体"/>
        </w:rPr>
      </w:pPr>
      <w:r w:rsidRPr="006B0D02">
        <w:rPr>
          <w:rFonts w:ascii="宋体" w:hAnsi="宋体" w:hint="eastAsia"/>
        </w:rPr>
        <w:t xml:space="preserve">对关键点做“分割/细分”（插值出更多分区点），用于后续分区绘制：见 </w:t>
      </w:r>
      <w:proofErr w:type="spellStart"/>
      <w:r w:rsidRPr="006B0D02">
        <w:rPr>
          <w:rFonts w:ascii="宋体" w:hAnsi="宋体" w:hint="eastAsia"/>
        </w:rPr>
        <w:t>court_detect.__partition</w:t>
      </w:r>
      <w:proofErr w:type="spellEnd"/>
      <w:r w:rsidRPr="006B0D02">
        <w:rPr>
          <w:rFonts w:ascii="宋体" w:hAnsi="宋体" w:hint="eastAsia"/>
        </w:rPr>
        <w:t xml:space="preserve"> 和 </w:t>
      </w:r>
      <w:proofErr w:type="spellStart"/>
      <w:r w:rsidRPr="006B0D02">
        <w:rPr>
          <w:rFonts w:ascii="宋体" w:hAnsi="宋体" w:hint="eastAsia"/>
        </w:rPr>
        <w:t>net_detect.__partition</w:t>
      </w:r>
      <w:proofErr w:type="spellEnd"/>
      <w:r w:rsidRPr="006B0D02">
        <w:rPr>
          <w:rFonts w:ascii="宋体" w:hAnsi="宋体" w:hint="eastAsia"/>
        </w:rPr>
        <w:t xml:space="preserve"> 。</w:t>
      </w:r>
    </w:p>
    <w:p w14:paraId="5ECA307E" w14:textId="77777777" w:rsidR="00D63202" w:rsidRPr="006B0D02" w:rsidRDefault="00000000" w:rsidP="006B0D02">
      <w:pPr>
        <w:tabs>
          <w:tab w:val="left" w:pos="612"/>
        </w:tabs>
        <w:spacing w:afterLines="50" w:after="120" w:line="400" w:lineRule="exact"/>
        <w:ind w:firstLineChars="200" w:firstLine="420"/>
        <w:rPr>
          <w:rFonts w:ascii="宋体" w:hAnsi="宋体"/>
        </w:rPr>
      </w:pPr>
      <w:r w:rsidRPr="006B0D02">
        <w:rPr>
          <w:rFonts w:ascii="宋体" w:hAnsi="宋体" w:hint="eastAsia"/>
        </w:rPr>
        <w:t>推理策略</w:t>
      </w:r>
    </w:p>
    <w:p w14:paraId="0DB3470A" w14:textId="77777777" w:rsidR="00D63202" w:rsidRPr="006B0D02" w:rsidRDefault="00000000" w:rsidP="006B0D02">
      <w:pPr>
        <w:tabs>
          <w:tab w:val="left" w:pos="612"/>
        </w:tabs>
        <w:spacing w:afterLines="50" w:after="120" w:line="400" w:lineRule="exact"/>
        <w:ind w:firstLineChars="200" w:firstLine="420"/>
        <w:rPr>
          <w:rFonts w:ascii="宋体" w:hAnsi="宋体"/>
        </w:rPr>
      </w:pPr>
      <w:r w:rsidRPr="006B0D02">
        <w:rPr>
          <w:rFonts w:ascii="宋体" w:hAnsi="宋体" w:hint="eastAsia"/>
        </w:rPr>
        <w:t>在合成流水线里是“按间隔</w:t>
      </w:r>
      <w:proofErr w:type="gramStart"/>
      <w:r w:rsidRPr="006B0D02">
        <w:rPr>
          <w:rFonts w:ascii="宋体" w:hAnsi="宋体" w:hint="eastAsia"/>
        </w:rPr>
        <w:t>帧</w:t>
      </w:r>
      <w:proofErr w:type="gramEnd"/>
      <w:r w:rsidRPr="006B0D02">
        <w:rPr>
          <w:rFonts w:ascii="宋体" w:hAnsi="宋体" w:hint="eastAsia"/>
        </w:rPr>
        <w:t xml:space="preserve">更新一次检测结果，再沿用到中间帧”，见 run_combined.py 的 </w:t>
      </w:r>
      <w:proofErr w:type="spellStart"/>
      <w:r w:rsidRPr="006B0D02">
        <w:rPr>
          <w:rFonts w:ascii="宋体" w:hAnsi="宋体" w:hint="eastAsia"/>
        </w:rPr>
        <w:t>court_detection_interval</w:t>
      </w:r>
      <w:proofErr w:type="spellEnd"/>
      <w:r w:rsidRPr="006B0D02">
        <w:rPr>
          <w:rFonts w:ascii="宋体" w:hAnsi="宋体" w:hint="eastAsia"/>
        </w:rPr>
        <w:t xml:space="preserve"> 。</w:t>
      </w:r>
    </w:p>
    <w:p w14:paraId="31B90860" w14:textId="77777777" w:rsidR="00D63202" w:rsidRPr="006B0D02" w:rsidRDefault="00000000" w:rsidP="006B0D02">
      <w:pPr>
        <w:spacing w:line="400" w:lineRule="exact"/>
        <w:ind w:firstLineChars="200" w:firstLine="422"/>
        <w:rPr>
          <w:rFonts w:ascii="宋体" w:hAnsi="宋体"/>
          <w:b/>
          <w:bCs/>
        </w:rPr>
      </w:pPr>
      <w:bookmarkStart w:id="222" w:name="_Toc219071419"/>
      <w:r w:rsidRPr="006B0D02">
        <w:rPr>
          <w:rFonts w:ascii="宋体" w:hAnsi="宋体" w:hint="eastAsia"/>
          <w:b/>
          <w:bCs/>
        </w:rPr>
        <w:t>2.实际效果</w:t>
      </w:r>
      <w:bookmarkEnd w:id="222"/>
    </w:p>
    <w:p w14:paraId="22831821" w14:textId="579C1479" w:rsidR="00D63202" w:rsidRPr="006B0D02" w:rsidRDefault="006B0D02" w:rsidP="006B0D02">
      <w:pPr>
        <w:spacing w:afterLines="50" w:after="120" w:line="400" w:lineRule="exact"/>
        <w:ind w:firstLineChars="200" w:firstLine="420"/>
        <w:rPr>
          <w:rFonts w:ascii="宋体" w:hAnsi="宋体"/>
          <w:b/>
          <w:bCs/>
        </w:rPr>
      </w:pPr>
      <w:r w:rsidRPr="006B0D02">
        <w:rPr>
          <w:rFonts w:ascii="宋体" w:hAnsi="宋体"/>
          <w:noProof/>
        </w:rPr>
        <w:drawing>
          <wp:anchor distT="0" distB="0" distL="114300" distR="114300" simplePos="0" relativeHeight="251665408" behindDoc="0" locked="0" layoutInCell="1" allowOverlap="1" wp14:anchorId="37258464" wp14:editId="3482C393">
            <wp:simplePos x="0" y="0"/>
            <wp:positionH relativeFrom="margin">
              <wp:align>center</wp:align>
            </wp:positionH>
            <wp:positionV relativeFrom="paragraph">
              <wp:posOffset>417195</wp:posOffset>
            </wp:positionV>
            <wp:extent cx="4777740" cy="1592580"/>
            <wp:effectExtent l="0" t="0" r="3810" b="7620"/>
            <wp:wrapTopAndBottom/>
            <wp:docPr id="3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9"/>
                    <pic:cNvPicPr>
                      <a:picLocks noChangeAspect="1" noChangeArrowheads="1"/>
                    </pic:cNvPicPr>
                  </pic:nvPicPr>
                  <pic:blipFill>
                    <a:blip r:embed="rId51" r:link="rId52" cstate="print">
                      <a:extLst>
                        <a:ext uri="{28A0092B-C50C-407E-A947-70E740481C1C}">
                          <a14:useLocalDpi xmlns:a14="http://schemas.microsoft.com/office/drawing/2010/main" val="0"/>
                        </a:ext>
                      </a:extLst>
                    </a:blip>
                    <a:srcRect/>
                    <a:stretch>
                      <a:fillRect/>
                    </a:stretch>
                  </pic:blipFill>
                  <pic:spPr bwMode="auto">
                    <a:xfrm>
                      <a:off x="0" y="0"/>
                      <a:ext cx="4777740" cy="1592580"/>
                    </a:xfrm>
                    <a:prstGeom prst="rect">
                      <a:avLst/>
                    </a:prstGeom>
                    <a:noFill/>
                    <a:ln>
                      <a:noFill/>
                    </a:ln>
                  </pic:spPr>
                </pic:pic>
              </a:graphicData>
            </a:graphic>
            <wp14:sizeRelH relativeFrom="page">
              <wp14:pctWidth>0</wp14:pctWidth>
            </wp14:sizeRelH>
            <wp14:sizeRelV relativeFrom="page">
              <wp14:pctHeight>0</wp14:pctHeight>
            </wp14:sizeRelV>
          </wp:anchor>
        </w:drawing>
      </w:r>
      <w:r w:rsidR="004B1BDF" w:rsidRPr="006B0D02">
        <w:rPr>
          <w:rFonts w:ascii="宋体" w:hAnsi="宋体" w:hint="eastAsia"/>
          <w:b/>
          <w:bCs/>
        </w:rPr>
        <w:t xml:space="preserve">用 4 </w:t>
      </w:r>
      <w:proofErr w:type="gramStart"/>
      <w:r w:rsidR="004B1BDF" w:rsidRPr="006B0D02">
        <w:rPr>
          <w:rFonts w:ascii="宋体" w:hAnsi="宋体" w:hint="eastAsia"/>
          <w:b/>
          <w:bCs/>
        </w:rPr>
        <w:t>个角点</w:t>
      </w:r>
      <w:proofErr w:type="gramEnd"/>
      <w:r w:rsidR="004B1BDF" w:rsidRPr="006B0D02">
        <w:rPr>
          <w:rFonts w:ascii="宋体" w:hAnsi="宋体" w:hint="eastAsia"/>
          <w:b/>
          <w:bCs/>
        </w:rPr>
        <w:t>构成的场地四边形面积随时间变化</w:t>
      </w:r>
    </w:p>
    <w:p w14:paraId="1A4167E2" w14:textId="6AF86DE0" w:rsidR="00D63202" w:rsidRDefault="00000000" w:rsidP="006B0D02">
      <w:pPr>
        <w:spacing w:afterLines="50" w:after="120"/>
        <w:jc w:val="center"/>
      </w:pPr>
      <w:r>
        <w:rPr>
          <w:rFonts w:ascii="宋体" w:hAnsi="宋体" w:hint="eastAsia"/>
          <w:sz w:val="18"/>
          <w:szCs w:val="18"/>
        </w:rPr>
        <w:lastRenderedPageBreak/>
        <w:t xml:space="preserve">图4—12  </w:t>
      </w:r>
      <w:r>
        <w:rPr>
          <w:rFonts w:hint="eastAsia"/>
          <w:b/>
          <w:bCs/>
          <w:sz w:val="18"/>
          <w:szCs w:val="18"/>
        </w:rPr>
        <w:t>用</w:t>
      </w:r>
      <w:r>
        <w:rPr>
          <w:rFonts w:hint="eastAsia"/>
          <w:b/>
          <w:bCs/>
          <w:sz w:val="18"/>
          <w:szCs w:val="18"/>
        </w:rPr>
        <w:t xml:space="preserve"> 4 </w:t>
      </w:r>
      <w:proofErr w:type="gramStart"/>
      <w:r>
        <w:rPr>
          <w:rFonts w:hint="eastAsia"/>
          <w:b/>
          <w:bCs/>
          <w:sz w:val="18"/>
          <w:szCs w:val="18"/>
        </w:rPr>
        <w:t>个角点</w:t>
      </w:r>
      <w:proofErr w:type="gramEnd"/>
      <w:r>
        <w:rPr>
          <w:rFonts w:hint="eastAsia"/>
          <w:b/>
          <w:bCs/>
          <w:sz w:val="18"/>
          <w:szCs w:val="18"/>
        </w:rPr>
        <w:t>构成的场地四边形面积随时间变化</w:t>
      </w:r>
    </w:p>
    <w:p w14:paraId="5A3AFDED" w14:textId="77777777" w:rsidR="00D63202" w:rsidRPr="006B0D02" w:rsidRDefault="00000000" w:rsidP="006B0D02">
      <w:pPr>
        <w:spacing w:line="400" w:lineRule="exact"/>
        <w:ind w:firstLineChars="200" w:firstLine="422"/>
        <w:rPr>
          <w:rFonts w:ascii="宋体" w:hAnsi="宋体"/>
          <w:b/>
          <w:bCs/>
        </w:rPr>
      </w:pPr>
      <w:r w:rsidRPr="006B0D02">
        <w:rPr>
          <w:rFonts w:ascii="宋体" w:hAnsi="宋体"/>
          <w:b/>
          <w:bCs/>
        </w:rPr>
        <w:t>1. 整体趋势</w:t>
      </w:r>
    </w:p>
    <w:p w14:paraId="242C491D" w14:textId="77777777" w:rsidR="00D63202" w:rsidRPr="006B0D02" w:rsidRDefault="00000000" w:rsidP="006B0D02">
      <w:pPr>
        <w:numPr>
          <w:ilvl w:val="0"/>
          <w:numId w:val="145"/>
        </w:numPr>
        <w:tabs>
          <w:tab w:val="left" w:pos="720"/>
        </w:tabs>
        <w:spacing w:line="400" w:lineRule="exact"/>
        <w:ind w:firstLine="200"/>
        <w:rPr>
          <w:rFonts w:ascii="宋体" w:hAnsi="宋体"/>
        </w:rPr>
      </w:pPr>
      <w:r w:rsidRPr="006B0D02">
        <w:rPr>
          <w:rFonts w:ascii="宋体" w:hAnsi="宋体"/>
        </w:rPr>
        <w:t xml:space="preserve">在 </w:t>
      </w:r>
      <w:r w:rsidRPr="006B0D02">
        <w:rPr>
          <w:rFonts w:ascii="宋体" w:hAnsi="宋体"/>
          <w:b/>
          <w:bCs/>
        </w:rPr>
        <w:t>0 到 15 秒</w:t>
      </w:r>
      <w:r w:rsidRPr="006B0D02">
        <w:rPr>
          <w:rFonts w:ascii="宋体" w:hAnsi="宋体"/>
        </w:rPr>
        <w:t xml:space="preserve"> 的时间段内，场地面积在 </w:t>
      </w:r>
      <w:r w:rsidRPr="006B0D02">
        <w:rPr>
          <w:rFonts w:ascii="宋体" w:hAnsi="宋体"/>
          <w:b/>
          <w:bCs/>
        </w:rPr>
        <w:t>355,000 px² 到 362,500 px²</w:t>
      </w:r>
      <w:r w:rsidRPr="006B0D02">
        <w:rPr>
          <w:rFonts w:ascii="宋体" w:hAnsi="宋体"/>
        </w:rPr>
        <w:t xml:space="preserve"> 之间波动，呈现出一种</w:t>
      </w:r>
      <w:r w:rsidRPr="006B0D02">
        <w:rPr>
          <w:rFonts w:ascii="宋体" w:hAnsi="宋体"/>
          <w:b/>
          <w:bCs/>
        </w:rPr>
        <w:t>周期性的、锯齿状的上下波动模式</w:t>
      </w:r>
      <w:r w:rsidRPr="006B0D02">
        <w:rPr>
          <w:rFonts w:ascii="宋体" w:hAnsi="宋体"/>
        </w:rPr>
        <w:t>。</w:t>
      </w:r>
    </w:p>
    <w:p w14:paraId="51FD931C" w14:textId="77777777" w:rsidR="00D63202" w:rsidRPr="006B0D02" w:rsidRDefault="00000000" w:rsidP="006B0D02">
      <w:pPr>
        <w:numPr>
          <w:ilvl w:val="0"/>
          <w:numId w:val="145"/>
        </w:numPr>
        <w:tabs>
          <w:tab w:val="left" w:pos="720"/>
        </w:tabs>
        <w:spacing w:line="400" w:lineRule="exact"/>
        <w:ind w:firstLine="200"/>
        <w:rPr>
          <w:rFonts w:ascii="宋体" w:hAnsi="宋体"/>
        </w:rPr>
      </w:pPr>
      <w:r w:rsidRPr="006B0D02">
        <w:rPr>
          <w:rFonts w:ascii="宋体" w:hAnsi="宋体"/>
        </w:rPr>
        <w:t>这种波动不是随机的噪声，而是有规律地在高点和低点之间交替，表明它可能与</w:t>
      </w:r>
      <w:r w:rsidRPr="006B0D02">
        <w:rPr>
          <w:rFonts w:ascii="宋体" w:hAnsi="宋体"/>
          <w:b/>
          <w:bCs/>
        </w:rPr>
        <w:t>摄像机的轻微晃动、镜头变焦或运动员</w:t>
      </w:r>
      <w:proofErr w:type="gramStart"/>
      <w:r w:rsidRPr="006B0D02">
        <w:rPr>
          <w:rFonts w:ascii="宋体" w:hAnsi="宋体"/>
          <w:b/>
          <w:bCs/>
        </w:rPr>
        <w:t>遮挡角点</w:t>
      </w:r>
      <w:r w:rsidRPr="006B0D02">
        <w:rPr>
          <w:rFonts w:ascii="宋体" w:hAnsi="宋体"/>
        </w:rPr>
        <w:t>有关</w:t>
      </w:r>
      <w:proofErr w:type="gramEnd"/>
      <w:r w:rsidRPr="006B0D02">
        <w:rPr>
          <w:rFonts w:ascii="宋体" w:hAnsi="宋体"/>
        </w:rPr>
        <w:t>。</w:t>
      </w:r>
    </w:p>
    <w:p w14:paraId="08016E25" w14:textId="77777777" w:rsidR="00D63202" w:rsidRPr="006B0D02" w:rsidRDefault="00000000" w:rsidP="006B0D02">
      <w:pPr>
        <w:spacing w:line="400" w:lineRule="exact"/>
        <w:ind w:firstLineChars="200" w:firstLine="422"/>
        <w:rPr>
          <w:rFonts w:ascii="宋体" w:hAnsi="宋体"/>
        </w:rPr>
      </w:pPr>
      <w:r w:rsidRPr="006B0D02">
        <w:rPr>
          <w:rFonts w:ascii="宋体" w:hAnsi="宋体"/>
          <w:b/>
          <w:bCs/>
        </w:rPr>
        <w:t>结论</w:t>
      </w:r>
      <w:r w:rsidRPr="006B0D02">
        <w:rPr>
          <w:rFonts w:ascii="宋体" w:hAnsi="宋体"/>
        </w:rPr>
        <w:t>：在大部分时间内，场地检测是稳定的，但存在一定的系统性波动。</w:t>
      </w:r>
    </w:p>
    <w:p w14:paraId="39EB342B" w14:textId="77777777" w:rsidR="00D63202" w:rsidRPr="006B0D02" w:rsidRDefault="00000000" w:rsidP="006B0D02">
      <w:pPr>
        <w:spacing w:line="400" w:lineRule="exact"/>
        <w:ind w:firstLineChars="200" w:firstLine="422"/>
        <w:rPr>
          <w:rFonts w:ascii="宋体" w:hAnsi="宋体"/>
          <w:b/>
          <w:bCs/>
        </w:rPr>
      </w:pPr>
      <w:r w:rsidRPr="006B0D02">
        <w:rPr>
          <w:rFonts w:ascii="宋体" w:hAnsi="宋体"/>
          <w:b/>
          <w:bCs/>
        </w:rPr>
        <w:t>2. 剧烈下降</w:t>
      </w:r>
    </w:p>
    <w:p w14:paraId="0F3D2E57" w14:textId="77777777" w:rsidR="00D63202" w:rsidRPr="006B0D02" w:rsidRDefault="00000000" w:rsidP="006B0D02">
      <w:pPr>
        <w:numPr>
          <w:ilvl w:val="0"/>
          <w:numId w:val="146"/>
        </w:numPr>
        <w:tabs>
          <w:tab w:val="left" w:pos="720"/>
        </w:tabs>
        <w:spacing w:line="400" w:lineRule="exact"/>
        <w:ind w:firstLine="200"/>
        <w:rPr>
          <w:rFonts w:ascii="宋体" w:hAnsi="宋体"/>
        </w:rPr>
      </w:pPr>
      <w:r w:rsidRPr="006B0D02">
        <w:rPr>
          <w:rFonts w:ascii="宋体" w:hAnsi="宋体"/>
        </w:rPr>
        <w:t xml:space="preserve">在 </w:t>
      </w:r>
      <w:r w:rsidRPr="006B0D02">
        <w:rPr>
          <w:rFonts w:ascii="宋体" w:hAnsi="宋体"/>
          <w:b/>
          <w:bCs/>
        </w:rPr>
        <w:t>15.5 秒之后</w:t>
      </w:r>
      <w:r w:rsidRPr="006B0D02">
        <w:rPr>
          <w:rFonts w:ascii="宋体" w:hAnsi="宋体"/>
        </w:rPr>
        <w:t xml:space="preserve">，面积开始急剧下降，在约 </w:t>
      </w:r>
      <w:r w:rsidRPr="006B0D02">
        <w:rPr>
          <w:rFonts w:ascii="宋体" w:hAnsi="宋体"/>
          <w:b/>
          <w:bCs/>
        </w:rPr>
        <w:t>17 秒时降至 345,000 px² 以下</w:t>
      </w:r>
      <w:r w:rsidRPr="006B0D02">
        <w:rPr>
          <w:rFonts w:ascii="宋体" w:hAnsi="宋体"/>
        </w:rPr>
        <w:t>。</w:t>
      </w:r>
    </w:p>
    <w:p w14:paraId="3927757B" w14:textId="77777777" w:rsidR="00D63202" w:rsidRPr="006B0D02" w:rsidRDefault="00000000" w:rsidP="006B0D02">
      <w:pPr>
        <w:numPr>
          <w:ilvl w:val="0"/>
          <w:numId w:val="146"/>
        </w:numPr>
        <w:tabs>
          <w:tab w:val="left" w:pos="720"/>
        </w:tabs>
        <w:spacing w:line="400" w:lineRule="exact"/>
        <w:ind w:firstLine="200"/>
        <w:rPr>
          <w:rFonts w:ascii="宋体" w:hAnsi="宋体"/>
        </w:rPr>
      </w:pPr>
      <w:r w:rsidRPr="006B0D02">
        <w:rPr>
          <w:rFonts w:ascii="宋体" w:hAnsi="宋体"/>
        </w:rPr>
        <w:t>这种陡峭的下降</w:t>
      </w:r>
      <w:r w:rsidRPr="006B0D02">
        <w:rPr>
          <w:rFonts w:ascii="宋体" w:hAnsi="宋体"/>
          <w:b/>
          <w:bCs/>
        </w:rPr>
        <w:t>不符合物理规律</w:t>
      </w:r>
      <w:r w:rsidRPr="006B0D02">
        <w:rPr>
          <w:rFonts w:ascii="宋体" w:hAnsi="宋体"/>
        </w:rPr>
        <w:t>，因为真实的场地大小不可能突然缩小。</w:t>
      </w:r>
    </w:p>
    <w:p w14:paraId="39D2BA2A" w14:textId="77777777" w:rsidR="00D63202" w:rsidRPr="006B0D02" w:rsidRDefault="00000000" w:rsidP="006B0D02">
      <w:pPr>
        <w:spacing w:line="400" w:lineRule="exact"/>
        <w:ind w:firstLineChars="200" w:firstLine="422"/>
        <w:rPr>
          <w:rFonts w:ascii="宋体" w:hAnsi="宋体"/>
        </w:rPr>
      </w:pPr>
      <w:r w:rsidRPr="006B0D02">
        <w:rPr>
          <w:rFonts w:ascii="宋体" w:hAnsi="宋体"/>
          <w:b/>
          <w:bCs/>
        </w:rPr>
        <w:t>结论</w:t>
      </w:r>
      <w:r w:rsidRPr="006B0D02">
        <w:rPr>
          <w:rFonts w:ascii="宋体" w:hAnsi="宋体"/>
        </w:rPr>
        <w:t>：这极有可能是由于</w:t>
      </w:r>
      <w:proofErr w:type="gramStart"/>
      <w:r w:rsidRPr="006B0D02">
        <w:rPr>
          <w:rFonts w:ascii="宋体" w:hAnsi="宋体"/>
          <w:b/>
          <w:bCs/>
        </w:rPr>
        <w:t>场地角点检测</w:t>
      </w:r>
      <w:proofErr w:type="gramEnd"/>
      <w:r w:rsidRPr="006B0D02">
        <w:rPr>
          <w:rFonts w:ascii="宋体" w:hAnsi="宋体"/>
          <w:b/>
          <w:bCs/>
        </w:rPr>
        <w:t>失败</w:t>
      </w:r>
      <w:r w:rsidRPr="006B0D02">
        <w:rPr>
          <w:rFonts w:ascii="宋体" w:hAnsi="宋体"/>
        </w:rPr>
        <w:t xml:space="preserve">导致的。可能的原因包括： - 摄像机在此时发生了剧烈移动或变焦。 - </w:t>
      </w:r>
      <w:proofErr w:type="gramStart"/>
      <w:r w:rsidRPr="006B0D02">
        <w:rPr>
          <w:rFonts w:ascii="宋体" w:hAnsi="宋体"/>
        </w:rPr>
        <w:t>场地角点被</w:t>
      </w:r>
      <w:proofErr w:type="gramEnd"/>
      <w:r w:rsidRPr="006B0D02">
        <w:rPr>
          <w:rFonts w:ascii="宋体" w:hAnsi="宋体"/>
        </w:rPr>
        <w:t>运动员、裁判或广告牌严重遮挡。 - 算法在该时段出现了误检，将错误的点识别为角点。</w:t>
      </w:r>
    </w:p>
    <w:p w14:paraId="643CA5DD" w14:textId="77777777" w:rsidR="00D63202" w:rsidRPr="006B0D02" w:rsidRDefault="00000000" w:rsidP="006B0D02">
      <w:pPr>
        <w:spacing w:line="400" w:lineRule="exact"/>
        <w:ind w:firstLineChars="200" w:firstLine="422"/>
        <w:rPr>
          <w:rFonts w:ascii="宋体" w:hAnsi="宋体"/>
          <w:b/>
          <w:bCs/>
        </w:rPr>
      </w:pPr>
      <w:r w:rsidRPr="006B0D02">
        <w:rPr>
          <w:rFonts w:ascii="宋体" w:hAnsi="宋体"/>
          <w:b/>
          <w:bCs/>
        </w:rPr>
        <w:t>3. 数据质量警示</w:t>
      </w:r>
    </w:p>
    <w:p w14:paraId="05B3E981" w14:textId="77777777" w:rsidR="00D63202" w:rsidRPr="006B0D02" w:rsidRDefault="00000000" w:rsidP="006B0D02">
      <w:pPr>
        <w:numPr>
          <w:ilvl w:val="0"/>
          <w:numId w:val="147"/>
        </w:numPr>
        <w:tabs>
          <w:tab w:val="left" w:pos="720"/>
        </w:tabs>
        <w:spacing w:line="400" w:lineRule="exact"/>
        <w:ind w:firstLine="200"/>
        <w:rPr>
          <w:rFonts w:ascii="宋体" w:hAnsi="宋体"/>
        </w:rPr>
      </w:pPr>
      <w:r w:rsidRPr="006B0D02">
        <w:rPr>
          <w:rFonts w:ascii="宋体" w:hAnsi="宋体"/>
        </w:rPr>
        <w:t>面积的剧烈变化直接影响到后续所有基于“场地坐标”进行的计算，例如：</w:t>
      </w:r>
    </w:p>
    <w:p w14:paraId="6211A1A6" w14:textId="77777777" w:rsidR="00D63202" w:rsidRPr="006B0D02" w:rsidRDefault="00000000" w:rsidP="006B0D02">
      <w:pPr>
        <w:numPr>
          <w:ilvl w:val="1"/>
          <w:numId w:val="147"/>
        </w:numPr>
        <w:tabs>
          <w:tab w:val="left" w:pos="1440"/>
        </w:tabs>
        <w:spacing w:line="400" w:lineRule="exact"/>
        <w:ind w:firstLine="200"/>
        <w:rPr>
          <w:rFonts w:ascii="宋体" w:hAnsi="宋体"/>
        </w:rPr>
      </w:pPr>
      <w:r w:rsidRPr="006B0D02">
        <w:rPr>
          <w:rFonts w:ascii="宋体" w:hAnsi="宋体"/>
        </w:rPr>
        <w:t>将像素坐标转换为真实世界坐标。</w:t>
      </w:r>
    </w:p>
    <w:p w14:paraId="59734873" w14:textId="77777777" w:rsidR="00D63202" w:rsidRPr="006B0D02" w:rsidRDefault="00000000" w:rsidP="006B0D02">
      <w:pPr>
        <w:numPr>
          <w:ilvl w:val="1"/>
          <w:numId w:val="147"/>
        </w:numPr>
        <w:tabs>
          <w:tab w:val="left" w:pos="1440"/>
        </w:tabs>
        <w:spacing w:line="400" w:lineRule="exact"/>
        <w:ind w:firstLine="200"/>
        <w:rPr>
          <w:rFonts w:ascii="宋体" w:hAnsi="宋体"/>
        </w:rPr>
      </w:pPr>
      <w:r w:rsidRPr="006B0D02">
        <w:rPr>
          <w:rFonts w:ascii="宋体" w:hAnsi="宋体"/>
        </w:rPr>
        <w:t>计算击球落点的相对位置。</w:t>
      </w:r>
    </w:p>
    <w:p w14:paraId="36AF5A3D" w14:textId="77777777" w:rsidR="00D63202" w:rsidRPr="006B0D02" w:rsidRDefault="00000000" w:rsidP="006B0D02">
      <w:pPr>
        <w:numPr>
          <w:ilvl w:val="1"/>
          <w:numId w:val="147"/>
        </w:numPr>
        <w:tabs>
          <w:tab w:val="left" w:pos="1440"/>
        </w:tabs>
        <w:spacing w:line="400" w:lineRule="exact"/>
        <w:ind w:firstLine="200"/>
        <w:rPr>
          <w:rFonts w:ascii="宋体" w:hAnsi="宋体"/>
        </w:rPr>
      </w:pPr>
      <w:r w:rsidRPr="006B0D02">
        <w:rPr>
          <w:rFonts w:ascii="宋体" w:hAnsi="宋体"/>
        </w:rPr>
        <w:t>分析运动员在场上的移动范围。</w:t>
      </w:r>
    </w:p>
    <w:p w14:paraId="0025B6AC" w14:textId="77777777" w:rsidR="00D63202" w:rsidRPr="006B0D02" w:rsidRDefault="00000000" w:rsidP="006B0D02">
      <w:pPr>
        <w:numPr>
          <w:ilvl w:val="0"/>
          <w:numId w:val="147"/>
        </w:numPr>
        <w:tabs>
          <w:tab w:val="left" w:pos="720"/>
        </w:tabs>
        <w:spacing w:line="400" w:lineRule="exact"/>
        <w:ind w:firstLine="200"/>
        <w:rPr>
          <w:rFonts w:ascii="宋体" w:hAnsi="宋体"/>
        </w:rPr>
      </w:pPr>
      <w:r w:rsidRPr="006B0D02">
        <w:rPr>
          <w:rFonts w:ascii="宋体" w:hAnsi="宋体"/>
        </w:rPr>
        <w:t>如果场地检测不稳定，这些衍生数据的准确性将大打折扣。</w:t>
      </w:r>
    </w:p>
    <w:p w14:paraId="41DD9629" w14:textId="721662C1" w:rsidR="00D63202" w:rsidRPr="006B0D02" w:rsidRDefault="004B1BDF" w:rsidP="006B0D02">
      <w:pPr>
        <w:spacing w:line="400" w:lineRule="exact"/>
        <w:ind w:firstLineChars="200" w:firstLine="422"/>
        <w:rPr>
          <w:rFonts w:ascii="宋体" w:hAnsi="宋体"/>
          <w:b/>
          <w:bCs/>
        </w:rPr>
      </w:pPr>
      <w:r w:rsidRPr="006B0D02">
        <w:rPr>
          <w:rFonts w:ascii="宋体" w:hAnsi="宋体"/>
          <w:b/>
          <w:bCs/>
        </w:rPr>
        <w:t>按检测帧（interval）标记成功/失败散点</w:t>
      </w:r>
    </w:p>
    <w:p w14:paraId="6CD68D24" w14:textId="5FD768B8" w:rsidR="00D63202" w:rsidRDefault="006B0D02" w:rsidP="006B0D02">
      <w:pPr>
        <w:spacing w:afterLines="50" w:after="120"/>
        <w:jc w:val="center"/>
      </w:pPr>
      <w:r w:rsidRPr="006B0D02">
        <w:rPr>
          <w:rFonts w:ascii="宋体" w:hAnsi="宋体"/>
          <w:noProof/>
        </w:rPr>
        <w:drawing>
          <wp:anchor distT="0" distB="0" distL="114300" distR="114300" simplePos="0" relativeHeight="251666432" behindDoc="0" locked="0" layoutInCell="1" allowOverlap="1" wp14:anchorId="3554B32A" wp14:editId="65D9362E">
            <wp:simplePos x="0" y="0"/>
            <wp:positionH relativeFrom="margin">
              <wp:align>center</wp:align>
            </wp:positionH>
            <wp:positionV relativeFrom="paragraph">
              <wp:posOffset>123825</wp:posOffset>
            </wp:positionV>
            <wp:extent cx="6248400" cy="2089150"/>
            <wp:effectExtent l="0" t="0" r="0" b="6350"/>
            <wp:wrapTopAndBottom/>
            <wp:docPr id="4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0"/>
                    <pic:cNvPicPr>
                      <a:picLocks noChangeAspect="1" noChangeArrowheads="1"/>
                    </pic:cNvPicPr>
                  </pic:nvPicPr>
                  <pic:blipFill>
                    <a:blip r:embed="rId53" r:link="rId54" cstate="print">
                      <a:extLst>
                        <a:ext uri="{28A0092B-C50C-407E-A947-70E740481C1C}">
                          <a14:useLocalDpi xmlns:a14="http://schemas.microsoft.com/office/drawing/2010/main" val="0"/>
                        </a:ext>
                      </a:extLst>
                    </a:blip>
                    <a:srcRect/>
                    <a:stretch>
                      <a:fillRect/>
                    </a:stretch>
                  </pic:blipFill>
                  <pic:spPr bwMode="auto">
                    <a:xfrm>
                      <a:off x="0" y="0"/>
                      <a:ext cx="6248400" cy="20891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宋体" w:hAnsi="宋体" w:hint="eastAsia"/>
          <w:sz w:val="18"/>
          <w:szCs w:val="18"/>
        </w:rPr>
        <w:t xml:space="preserve">图4—13  </w:t>
      </w:r>
      <w:r>
        <w:rPr>
          <w:b/>
          <w:bCs/>
          <w:sz w:val="18"/>
          <w:szCs w:val="18"/>
        </w:rPr>
        <w:t>按检测帧（</w:t>
      </w:r>
      <w:r>
        <w:rPr>
          <w:b/>
          <w:bCs/>
          <w:sz w:val="18"/>
          <w:szCs w:val="18"/>
        </w:rPr>
        <w:t>interval</w:t>
      </w:r>
      <w:r>
        <w:rPr>
          <w:b/>
          <w:bCs/>
          <w:sz w:val="18"/>
          <w:szCs w:val="18"/>
        </w:rPr>
        <w:t>）标记成功</w:t>
      </w:r>
      <w:r>
        <w:rPr>
          <w:b/>
          <w:bCs/>
          <w:sz w:val="18"/>
          <w:szCs w:val="18"/>
        </w:rPr>
        <w:t>/</w:t>
      </w:r>
      <w:r>
        <w:rPr>
          <w:b/>
          <w:bCs/>
          <w:sz w:val="18"/>
          <w:szCs w:val="18"/>
        </w:rPr>
        <w:t>失败散点</w:t>
      </w:r>
    </w:p>
    <w:p w14:paraId="7DF19C07" w14:textId="77777777" w:rsidR="00D63202" w:rsidRDefault="00000000" w:rsidP="006B0D02">
      <w:pPr>
        <w:spacing w:line="400" w:lineRule="exact"/>
        <w:ind w:firstLineChars="200" w:firstLine="422"/>
        <w:rPr>
          <w:b/>
          <w:bCs/>
        </w:rPr>
      </w:pPr>
      <w:r>
        <w:rPr>
          <w:b/>
          <w:bCs/>
        </w:rPr>
        <w:t xml:space="preserve">1. </w:t>
      </w:r>
      <w:r>
        <w:rPr>
          <w:b/>
          <w:bCs/>
        </w:rPr>
        <w:t>表面现象：</w:t>
      </w:r>
      <w:r>
        <w:rPr>
          <w:b/>
          <w:bCs/>
        </w:rPr>
        <w:t xml:space="preserve">100% </w:t>
      </w:r>
      <w:r>
        <w:rPr>
          <w:b/>
          <w:bCs/>
        </w:rPr>
        <w:t>成功率</w:t>
      </w:r>
    </w:p>
    <w:p w14:paraId="38FBC5C9" w14:textId="77777777" w:rsidR="00D63202" w:rsidRDefault="00000000" w:rsidP="006B0D02">
      <w:pPr>
        <w:numPr>
          <w:ilvl w:val="0"/>
          <w:numId w:val="148"/>
        </w:numPr>
        <w:tabs>
          <w:tab w:val="left" w:pos="720"/>
        </w:tabs>
        <w:spacing w:line="400" w:lineRule="exact"/>
        <w:ind w:firstLine="200"/>
      </w:pPr>
      <w:r>
        <w:t>图中显示，在从</w:t>
      </w:r>
      <w:r>
        <w:t xml:space="preserve"> 0 </w:t>
      </w:r>
      <w:r>
        <w:t>秒到约</w:t>
      </w:r>
      <w:r>
        <w:t xml:space="preserve"> 17 </w:t>
      </w:r>
      <w:r>
        <w:t>秒的所有采样点上，场地检测的成功率均为</w:t>
      </w:r>
      <w:r>
        <w:t xml:space="preserve"> </w:t>
      </w:r>
      <w:r>
        <w:rPr>
          <w:b/>
          <w:bCs/>
        </w:rPr>
        <w:t>100%</w:t>
      </w:r>
      <w:r>
        <w:t>。</w:t>
      </w:r>
    </w:p>
    <w:p w14:paraId="2DDF72A2" w14:textId="77777777" w:rsidR="00D63202" w:rsidRDefault="00000000" w:rsidP="006B0D02">
      <w:pPr>
        <w:numPr>
          <w:ilvl w:val="0"/>
          <w:numId w:val="148"/>
        </w:numPr>
        <w:tabs>
          <w:tab w:val="left" w:pos="720"/>
        </w:tabs>
        <w:spacing w:line="400" w:lineRule="exact"/>
        <w:ind w:firstLine="200"/>
      </w:pPr>
      <w:r>
        <w:t>这似乎表明场地检测算法非常稳定和可靠。</w:t>
      </w:r>
    </w:p>
    <w:p w14:paraId="703D76AF" w14:textId="77777777" w:rsidR="00D63202" w:rsidRDefault="00000000" w:rsidP="006B0D02">
      <w:pPr>
        <w:spacing w:line="400" w:lineRule="exact"/>
        <w:ind w:firstLineChars="200" w:firstLine="422"/>
        <w:rPr>
          <w:b/>
          <w:bCs/>
        </w:rPr>
      </w:pPr>
      <w:r>
        <w:rPr>
          <w:b/>
          <w:bCs/>
        </w:rPr>
        <w:t xml:space="preserve">2. </w:t>
      </w:r>
      <w:r>
        <w:rPr>
          <w:b/>
          <w:bCs/>
        </w:rPr>
        <w:t>与</w:t>
      </w:r>
      <w:r>
        <w:rPr>
          <w:b/>
          <w:bCs/>
        </w:rPr>
        <w:t xml:space="preserve"> area_timeseries.png </w:t>
      </w:r>
      <w:r>
        <w:rPr>
          <w:b/>
          <w:bCs/>
        </w:rPr>
        <w:t>的矛盾</w:t>
      </w:r>
    </w:p>
    <w:p w14:paraId="00FEFC82" w14:textId="77777777" w:rsidR="00D63202" w:rsidRDefault="00000000" w:rsidP="006B0D02">
      <w:pPr>
        <w:numPr>
          <w:ilvl w:val="0"/>
          <w:numId w:val="149"/>
        </w:numPr>
        <w:tabs>
          <w:tab w:val="left" w:pos="720"/>
        </w:tabs>
        <w:spacing w:line="400" w:lineRule="exact"/>
        <w:ind w:firstLine="200"/>
      </w:pPr>
      <w:r>
        <w:t>然而，这与我们之前分析的</w:t>
      </w:r>
      <w:r>
        <w:t xml:space="preserve"> area_timeseries.png </w:t>
      </w:r>
      <w:r>
        <w:t>图表存在</w:t>
      </w:r>
      <w:r>
        <w:rPr>
          <w:b/>
          <w:bCs/>
        </w:rPr>
        <w:t>明显矛盾</w:t>
      </w:r>
      <w:r>
        <w:t>。</w:t>
      </w:r>
    </w:p>
    <w:p w14:paraId="5129AE1D" w14:textId="77777777" w:rsidR="00D63202" w:rsidRDefault="00000000" w:rsidP="006B0D02">
      <w:pPr>
        <w:numPr>
          <w:ilvl w:val="1"/>
          <w:numId w:val="149"/>
        </w:numPr>
        <w:tabs>
          <w:tab w:val="left" w:pos="1440"/>
        </w:tabs>
        <w:spacing w:line="400" w:lineRule="exact"/>
        <w:ind w:firstLine="200"/>
      </w:pPr>
      <w:r>
        <w:t>在</w:t>
      </w:r>
      <w:r>
        <w:t xml:space="preserve"> area_timeseries.png </w:t>
      </w:r>
      <w:r>
        <w:t>中，我们观察到在</w:t>
      </w:r>
      <w:r>
        <w:t xml:space="preserve"> </w:t>
      </w:r>
      <w:r>
        <w:rPr>
          <w:b/>
          <w:bCs/>
        </w:rPr>
        <w:t xml:space="preserve">15.5 </w:t>
      </w:r>
      <w:r>
        <w:rPr>
          <w:b/>
          <w:bCs/>
        </w:rPr>
        <w:t>秒后，场地面积急剧下降</w:t>
      </w:r>
      <w:r>
        <w:t>，这</w:t>
      </w:r>
      <w:r>
        <w:lastRenderedPageBreak/>
        <w:t>强烈暗示了</w:t>
      </w:r>
      <w:proofErr w:type="gramStart"/>
      <w:r>
        <w:t>场地角点检测</w:t>
      </w:r>
      <w:proofErr w:type="gramEnd"/>
      <w:r>
        <w:t>出现了严重错误。</w:t>
      </w:r>
    </w:p>
    <w:p w14:paraId="470972CA" w14:textId="77777777" w:rsidR="00D63202" w:rsidRDefault="00000000" w:rsidP="006B0D02">
      <w:pPr>
        <w:numPr>
          <w:ilvl w:val="1"/>
          <w:numId w:val="149"/>
        </w:numPr>
        <w:tabs>
          <w:tab w:val="left" w:pos="1440"/>
        </w:tabs>
        <w:spacing w:line="400" w:lineRule="exact"/>
        <w:ind w:firstLine="200"/>
      </w:pPr>
      <w:proofErr w:type="gramStart"/>
      <w:r>
        <w:t>如果角点检测</w:t>
      </w:r>
      <w:proofErr w:type="gramEnd"/>
      <w:r>
        <w:t>失败，那么场地四边形的面积计算必然失真，此时</w:t>
      </w:r>
      <w:r>
        <w:t>“</w:t>
      </w:r>
      <w:r>
        <w:t>场地检测</w:t>
      </w:r>
      <w:r>
        <w:t>”</w:t>
      </w:r>
      <w:r>
        <w:t>应该被标记为</w:t>
      </w:r>
      <w:r>
        <w:t>“</w:t>
      </w:r>
      <w:r>
        <w:t>失败</w:t>
      </w:r>
      <w:r>
        <w:t>”</w:t>
      </w:r>
      <w:r>
        <w:t>。</w:t>
      </w:r>
    </w:p>
    <w:p w14:paraId="50859609" w14:textId="77777777" w:rsidR="00D63202" w:rsidRDefault="00000000" w:rsidP="006B0D02">
      <w:pPr>
        <w:spacing w:line="400" w:lineRule="exact"/>
        <w:ind w:firstLineChars="200" w:firstLine="422"/>
      </w:pPr>
      <w:r>
        <w:rPr>
          <w:b/>
          <w:bCs/>
        </w:rPr>
        <w:t>结论</w:t>
      </w:r>
      <w:r>
        <w:t>：这张图所展示的</w:t>
      </w:r>
      <w:r>
        <w:t>“100%</w:t>
      </w:r>
      <w:r>
        <w:t>成功率</w:t>
      </w:r>
      <w:r>
        <w:t>”</w:t>
      </w:r>
      <w:r>
        <w:t>很可能是</w:t>
      </w:r>
      <w:r>
        <w:rPr>
          <w:b/>
          <w:bCs/>
        </w:rPr>
        <w:t>误导性的</w:t>
      </w:r>
      <w:r>
        <w:t>。它可能只反映了算法</w:t>
      </w:r>
      <w:r>
        <w:t>“</w:t>
      </w:r>
      <w:r>
        <w:t>尝试</w:t>
      </w:r>
      <w:r>
        <w:t>”</w:t>
      </w:r>
      <w:r>
        <w:t>进行检测并</w:t>
      </w:r>
      <w:r>
        <w:t>“</w:t>
      </w:r>
      <w:r>
        <w:t>返回了一个结果</w:t>
      </w:r>
      <w:r>
        <w:t>”</w:t>
      </w:r>
      <w:r>
        <w:t>，而不是</w:t>
      </w:r>
      <w:r>
        <w:t>“</w:t>
      </w:r>
      <w:r>
        <w:t>返回了一个正确的结果</w:t>
      </w:r>
      <w:r>
        <w:t>”</w:t>
      </w:r>
      <w:r>
        <w:t>。</w:t>
      </w:r>
    </w:p>
    <w:p w14:paraId="2FD9AB44" w14:textId="77777777" w:rsidR="00D63202" w:rsidRDefault="00000000" w:rsidP="006B0D02">
      <w:pPr>
        <w:spacing w:line="400" w:lineRule="exact"/>
        <w:ind w:firstLineChars="200" w:firstLine="422"/>
        <w:rPr>
          <w:b/>
          <w:bCs/>
        </w:rPr>
      </w:pPr>
      <w:r>
        <w:rPr>
          <w:b/>
          <w:bCs/>
        </w:rPr>
        <w:t>3. “</w:t>
      </w:r>
      <w:r>
        <w:rPr>
          <w:b/>
          <w:bCs/>
        </w:rPr>
        <w:t>成功</w:t>
      </w:r>
      <w:r>
        <w:rPr>
          <w:b/>
          <w:bCs/>
        </w:rPr>
        <w:t>”</w:t>
      </w:r>
      <w:r>
        <w:rPr>
          <w:b/>
          <w:bCs/>
        </w:rPr>
        <w:t>的定义问题</w:t>
      </w:r>
    </w:p>
    <w:p w14:paraId="4C8C1AEE" w14:textId="77777777" w:rsidR="00D63202" w:rsidRDefault="00000000" w:rsidP="006B0D02">
      <w:pPr>
        <w:numPr>
          <w:ilvl w:val="0"/>
          <w:numId w:val="150"/>
        </w:numPr>
        <w:tabs>
          <w:tab w:val="left" w:pos="720"/>
        </w:tabs>
        <w:spacing w:line="400" w:lineRule="exact"/>
        <w:ind w:firstLine="200"/>
      </w:pPr>
      <w:r>
        <w:t>这张图的</w:t>
      </w:r>
      <w:r>
        <w:t>“</w:t>
      </w:r>
      <w:r>
        <w:t>成功</w:t>
      </w:r>
      <w:r>
        <w:t>”</w:t>
      </w:r>
      <w:r>
        <w:t>可能仅指：</w:t>
      </w:r>
    </w:p>
    <w:p w14:paraId="35F20463" w14:textId="77777777" w:rsidR="00D63202" w:rsidRDefault="00000000" w:rsidP="006B0D02">
      <w:pPr>
        <w:numPr>
          <w:ilvl w:val="1"/>
          <w:numId w:val="150"/>
        </w:numPr>
        <w:tabs>
          <w:tab w:val="left" w:pos="1440"/>
        </w:tabs>
        <w:spacing w:line="400" w:lineRule="exact"/>
        <w:ind w:firstLine="200"/>
      </w:pPr>
      <w:r>
        <w:t>算法没有崩溃或报错。</w:t>
      </w:r>
    </w:p>
    <w:p w14:paraId="209F2155" w14:textId="77777777" w:rsidR="00D63202" w:rsidRDefault="00000000" w:rsidP="006B0D02">
      <w:pPr>
        <w:numPr>
          <w:ilvl w:val="1"/>
          <w:numId w:val="150"/>
        </w:numPr>
        <w:tabs>
          <w:tab w:val="left" w:pos="1440"/>
        </w:tabs>
        <w:spacing w:line="400" w:lineRule="exact"/>
        <w:ind w:firstLine="200"/>
      </w:pPr>
      <w:r>
        <w:t>算法找到了四个角点，并计算出了一个面积值。</w:t>
      </w:r>
    </w:p>
    <w:p w14:paraId="13CE8BC7" w14:textId="77777777" w:rsidR="00D63202" w:rsidRDefault="00000000" w:rsidP="006B0D02">
      <w:pPr>
        <w:numPr>
          <w:ilvl w:val="0"/>
          <w:numId w:val="150"/>
        </w:numPr>
        <w:tabs>
          <w:tab w:val="left" w:pos="720"/>
        </w:tabs>
        <w:spacing w:line="400" w:lineRule="exact"/>
        <w:ind w:firstLine="200"/>
      </w:pPr>
      <w:r>
        <w:t>但它</w:t>
      </w:r>
      <w:r>
        <w:rPr>
          <w:b/>
          <w:bCs/>
        </w:rPr>
        <w:t>没有验证</w:t>
      </w:r>
      <w:r>
        <w:t>这个面积值是否合理，</w:t>
      </w:r>
      <w:proofErr w:type="gramStart"/>
      <w:r>
        <w:t>或者角点位置</w:t>
      </w:r>
      <w:proofErr w:type="gramEnd"/>
      <w:r>
        <w:t>是否准确。</w:t>
      </w:r>
    </w:p>
    <w:p w14:paraId="75D51939" w14:textId="77777777" w:rsidR="00D63202" w:rsidRDefault="00000000" w:rsidP="006B0D02">
      <w:pPr>
        <w:spacing w:line="400" w:lineRule="exact"/>
        <w:ind w:firstLineChars="200" w:firstLine="422"/>
      </w:pPr>
      <w:r>
        <w:rPr>
          <w:b/>
          <w:bCs/>
        </w:rPr>
        <w:t>建议</w:t>
      </w:r>
      <w:r>
        <w:t>：真正的</w:t>
      </w:r>
      <w:r>
        <w:t>“</w:t>
      </w:r>
      <w:r>
        <w:t>成功</w:t>
      </w:r>
      <w:r>
        <w:t>”</w:t>
      </w:r>
      <w:r>
        <w:t>应该定义为：</w:t>
      </w:r>
      <w:r>
        <w:t xml:space="preserve"> - </w:t>
      </w:r>
      <w:proofErr w:type="gramStart"/>
      <w:r>
        <w:t>角点位置</w:t>
      </w:r>
      <w:proofErr w:type="gramEnd"/>
      <w:r>
        <w:t>在物理上合理（例如，不超出画面、不重叠）。</w:t>
      </w:r>
      <w:r>
        <w:t xml:space="preserve"> - </w:t>
      </w:r>
      <w:r>
        <w:t>计算出的面积在预设的合理范围内（例如，</w:t>
      </w:r>
      <w:r>
        <w:t>355,000 - 362,500 px²</w:t>
      </w:r>
      <w:r>
        <w:t>）。</w:t>
      </w:r>
      <w:r>
        <w:t xml:space="preserve"> - </w:t>
      </w:r>
      <w:r>
        <w:t>与前一帧的面积变化在可接受的阈值内（例如，小于</w:t>
      </w:r>
      <w:r>
        <w:t xml:space="preserve"> 5%</w:t>
      </w:r>
      <w:r>
        <w:t>）。</w:t>
      </w:r>
    </w:p>
    <w:p w14:paraId="0B3587F0" w14:textId="0D4686AA" w:rsidR="00D63202" w:rsidRDefault="006B0D02" w:rsidP="006B0D02">
      <w:pPr>
        <w:spacing w:line="400" w:lineRule="exact"/>
        <w:ind w:firstLineChars="200" w:firstLine="420"/>
        <w:rPr>
          <w:b/>
          <w:bCs/>
        </w:rPr>
      </w:pPr>
      <w:r>
        <w:rPr>
          <w:noProof/>
        </w:rPr>
        <w:drawing>
          <wp:anchor distT="0" distB="0" distL="114300" distR="114300" simplePos="0" relativeHeight="251667456" behindDoc="0" locked="0" layoutInCell="1" allowOverlap="1" wp14:anchorId="0D6A2D00" wp14:editId="1A487A76">
            <wp:simplePos x="0" y="0"/>
            <wp:positionH relativeFrom="column">
              <wp:posOffset>266700</wp:posOffset>
            </wp:positionH>
            <wp:positionV relativeFrom="paragraph">
              <wp:posOffset>354965</wp:posOffset>
            </wp:positionV>
            <wp:extent cx="5257800" cy="2628900"/>
            <wp:effectExtent l="0" t="0" r="0" b="0"/>
            <wp:wrapTopAndBottom/>
            <wp:docPr id="4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1"/>
                    <pic:cNvPicPr>
                      <a:picLocks noChangeAspect="1" noChangeArrowheads="1"/>
                    </pic:cNvPicPr>
                  </pic:nvPicPr>
                  <pic:blipFill>
                    <a:blip r:embed="rId55" r:link="rId56" cstate="print">
                      <a:extLst>
                        <a:ext uri="{28A0092B-C50C-407E-A947-70E740481C1C}">
                          <a14:useLocalDpi xmlns:a14="http://schemas.microsoft.com/office/drawing/2010/main" val="0"/>
                        </a:ext>
                      </a:extLst>
                    </a:blip>
                    <a:srcRect/>
                    <a:stretch>
                      <a:fillRect/>
                    </a:stretch>
                  </pic:blipFill>
                  <pic:spPr bwMode="auto">
                    <a:xfrm>
                      <a:off x="0" y="0"/>
                      <a:ext cx="5257800" cy="2628900"/>
                    </a:xfrm>
                    <a:prstGeom prst="rect">
                      <a:avLst/>
                    </a:prstGeom>
                    <a:noFill/>
                    <a:ln>
                      <a:noFill/>
                    </a:ln>
                  </pic:spPr>
                </pic:pic>
              </a:graphicData>
            </a:graphic>
            <wp14:sizeRelH relativeFrom="page">
              <wp14:pctWidth>0</wp14:pctWidth>
            </wp14:sizeRelH>
            <wp14:sizeRelV relativeFrom="page">
              <wp14:pctHeight>0</wp14:pctHeight>
            </wp14:sizeRelV>
          </wp:anchor>
        </w:drawing>
      </w:r>
      <w:r w:rsidR="004B1BDF">
        <w:rPr>
          <w:rFonts w:hint="eastAsia"/>
          <w:b/>
          <w:bCs/>
        </w:rPr>
        <w:t>抽样</w:t>
      </w:r>
      <w:proofErr w:type="gramStart"/>
      <w:r w:rsidR="004B1BDF">
        <w:rPr>
          <w:rFonts w:hint="eastAsia"/>
          <w:b/>
          <w:bCs/>
        </w:rPr>
        <w:t>帧</w:t>
      </w:r>
      <w:proofErr w:type="gramEnd"/>
      <w:r w:rsidR="004B1BDF">
        <w:rPr>
          <w:rFonts w:hint="eastAsia"/>
          <w:b/>
          <w:bCs/>
        </w:rPr>
        <w:t>叠加关键点</w:t>
      </w:r>
      <w:r w:rsidR="004B1BDF">
        <w:rPr>
          <w:rFonts w:hint="eastAsia"/>
          <w:b/>
          <w:bCs/>
        </w:rPr>
        <w:t>/</w:t>
      </w:r>
      <w:r w:rsidR="004B1BDF">
        <w:rPr>
          <w:rFonts w:hint="eastAsia"/>
          <w:b/>
          <w:bCs/>
        </w:rPr>
        <w:t>轮廓的拼图</w:t>
      </w:r>
    </w:p>
    <w:p w14:paraId="1FACA8C7" w14:textId="50E571AB" w:rsidR="00D63202" w:rsidRDefault="00000000" w:rsidP="006B0D02">
      <w:pPr>
        <w:spacing w:afterLines="50" w:after="120"/>
        <w:jc w:val="center"/>
      </w:pPr>
      <w:r>
        <w:rPr>
          <w:rFonts w:ascii="宋体" w:hAnsi="宋体" w:hint="eastAsia"/>
          <w:sz w:val="18"/>
          <w:szCs w:val="18"/>
        </w:rPr>
        <w:t xml:space="preserve">图4—14  </w:t>
      </w:r>
      <w:r>
        <w:rPr>
          <w:b/>
          <w:bCs/>
          <w:sz w:val="18"/>
          <w:szCs w:val="18"/>
        </w:rPr>
        <w:t>抽样</w:t>
      </w:r>
      <w:proofErr w:type="gramStart"/>
      <w:r>
        <w:rPr>
          <w:b/>
          <w:bCs/>
          <w:sz w:val="18"/>
          <w:szCs w:val="18"/>
        </w:rPr>
        <w:t>帧</w:t>
      </w:r>
      <w:proofErr w:type="gramEnd"/>
      <w:r>
        <w:rPr>
          <w:b/>
          <w:bCs/>
          <w:sz w:val="18"/>
          <w:szCs w:val="18"/>
        </w:rPr>
        <w:t>叠加关键点</w:t>
      </w:r>
      <w:r>
        <w:rPr>
          <w:b/>
          <w:bCs/>
          <w:sz w:val="18"/>
          <w:szCs w:val="18"/>
        </w:rPr>
        <w:t>/</w:t>
      </w:r>
      <w:r>
        <w:rPr>
          <w:b/>
          <w:bCs/>
          <w:sz w:val="18"/>
          <w:szCs w:val="18"/>
        </w:rPr>
        <w:t>轮廓的拼图</w:t>
      </w:r>
    </w:p>
    <w:p w14:paraId="3DD3A2AD" w14:textId="77777777" w:rsidR="00D63202" w:rsidRDefault="00000000" w:rsidP="006B0D02">
      <w:pPr>
        <w:spacing w:line="400" w:lineRule="exact"/>
        <w:ind w:firstLineChars="200" w:firstLine="422"/>
        <w:rPr>
          <w:b/>
          <w:bCs/>
        </w:rPr>
      </w:pPr>
      <w:r>
        <w:rPr>
          <w:b/>
          <w:bCs/>
        </w:rPr>
        <w:t xml:space="preserve">1. </w:t>
      </w:r>
      <w:r>
        <w:rPr>
          <w:b/>
          <w:bCs/>
        </w:rPr>
        <w:t>场地检测</w:t>
      </w:r>
      <w:r>
        <w:rPr>
          <w:b/>
          <w:bCs/>
        </w:rPr>
        <w:t xml:space="preserve"> (Court Detection)</w:t>
      </w:r>
    </w:p>
    <w:p w14:paraId="7B148C27" w14:textId="77777777" w:rsidR="00D63202" w:rsidRDefault="00000000" w:rsidP="006B0D02">
      <w:pPr>
        <w:numPr>
          <w:ilvl w:val="0"/>
          <w:numId w:val="151"/>
        </w:numPr>
        <w:tabs>
          <w:tab w:val="left" w:pos="720"/>
        </w:tabs>
        <w:spacing w:line="400" w:lineRule="exact"/>
        <w:ind w:firstLine="200"/>
      </w:pPr>
      <w:r>
        <w:t>在所有</w:t>
      </w:r>
      <w:r>
        <w:t xml:space="preserve"> 6 </w:t>
      </w:r>
      <w:proofErr w:type="gramStart"/>
      <w:r>
        <w:t>个</w:t>
      </w:r>
      <w:proofErr w:type="gramEnd"/>
      <w:r>
        <w:t>样本帧中，</w:t>
      </w:r>
      <w:r>
        <w:rPr>
          <w:b/>
          <w:bCs/>
        </w:rPr>
        <w:t>黄色的场地轮廓线都非常准确地贴合了真实的球场边界</w:t>
      </w:r>
      <w:r>
        <w:t>。</w:t>
      </w:r>
    </w:p>
    <w:p w14:paraId="5E51B50B" w14:textId="77777777" w:rsidR="006744AC" w:rsidRDefault="00000000" w:rsidP="006B0D02">
      <w:pPr>
        <w:numPr>
          <w:ilvl w:val="0"/>
          <w:numId w:val="151"/>
        </w:numPr>
        <w:tabs>
          <w:tab w:val="left" w:pos="720"/>
        </w:tabs>
        <w:spacing w:line="400" w:lineRule="exact"/>
        <w:ind w:firstLine="200"/>
      </w:pPr>
      <w:r>
        <w:t>无论是从正面视角还是略微倾斜的角度，算法都能稳定地识别出球场的四个角点，并绘制出</w:t>
      </w:r>
    </w:p>
    <w:p w14:paraId="7F9B5104" w14:textId="77777777" w:rsidR="00D63202" w:rsidRDefault="00000000" w:rsidP="006B0D02">
      <w:pPr>
        <w:spacing w:line="400" w:lineRule="exact"/>
        <w:ind w:firstLine="200"/>
      </w:pPr>
      <w:r>
        <w:t>正确的矩形。</w:t>
      </w:r>
    </w:p>
    <w:p w14:paraId="0480077C" w14:textId="77777777" w:rsidR="00D63202" w:rsidRDefault="00000000" w:rsidP="006B0D02">
      <w:pPr>
        <w:numPr>
          <w:ilvl w:val="0"/>
          <w:numId w:val="151"/>
        </w:numPr>
        <w:tabs>
          <w:tab w:val="left" w:pos="720"/>
        </w:tabs>
        <w:spacing w:line="400" w:lineRule="exact"/>
        <w:ind w:firstLine="200"/>
      </w:pPr>
      <w:r>
        <w:t>这表明场地检测算法在</w:t>
      </w:r>
      <w:r>
        <w:rPr>
          <w:b/>
          <w:bCs/>
        </w:rPr>
        <w:t>大多数情况下是</w:t>
      </w:r>
      <w:proofErr w:type="gramStart"/>
      <w:r>
        <w:rPr>
          <w:b/>
          <w:bCs/>
        </w:rPr>
        <w:t>鲁棒且精确</w:t>
      </w:r>
      <w:proofErr w:type="gramEnd"/>
      <w:r>
        <w:rPr>
          <w:b/>
          <w:bCs/>
        </w:rPr>
        <w:t>的</w:t>
      </w:r>
      <w:r>
        <w:t>。</w:t>
      </w:r>
    </w:p>
    <w:p w14:paraId="3EABCB6E" w14:textId="77777777" w:rsidR="00D63202" w:rsidRDefault="00000000" w:rsidP="006B0D02">
      <w:pPr>
        <w:spacing w:line="400" w:lineRule="exact"/>
        <w:ind w:firstLineChars="200" w:firstLine="422"/>
      </w:pPr>
      <w:r>
        <w:rPr>
          <w:b/>
          <w:bCs/>
        </w:rPr>
        <w:t>结论</w:t>
      </w:r>
      <w:r>
        <w:t>：</w:t>
      </w:r>
      <w:r>
        <w:rPr>
          <w:b/>
          <w:bCs/>
        </w:rPr>
        <w:t>场地检测质量高</w:t>
      </w:r>
      <w:r>
        <w:t>，为后续将像素坐标转换为真实世界坐标提供了可靠的基础。</w:t>
      </w:r>
    </w:p>
    <w:p w14:paraId="5FA81B51" w14:textId="77777777" w:rsidR="00D63202" w:rsidRDefault="00000000" w:rsidP="006B0D02">
      <w:pPr>
        <w:spacing w:line="400" w:lineRule="exact"/>
        <w:ind w:firstLineChars="200" w:firstLine="422"/>
        <w:rPr>
          <w:b/>
          <w:bCs/>
        </w:rPr>
      </w:pPr>
      <w:r>
        <w:rPr>
          <w:b/>
          <w:bCs/>
        </w:rPr>
        <w:t xml:space="preserve">2. </w:t>
      </w:r>
      <w:r>
        <w:rPr>
          <w:b/>
          <w:bCs/>
        </w:rPr>
        <w:t>关键点检测</w:t>
      </w:r>
      <w:r>
        <w:rPr>
          <w:b/>
          <w:bCs/>
        </w:rPr>
        <w:t xml:space="preserve"> (</w:t>
      </w:r>
      <w:proofErr w:type="spellStart"/>
      <w:r>
        <w:rPr>
          <w:b/>
          <w:bCs/>
        </w:rPr>
        <w:t>Keypoint</w:t>
      </w:r>
      <w:proofErr w:type="spellEnd"/>
      <w:r>
        <w:rPr>
          <w:b/>
          <w:bCs/>
        </w:rPr>
        <w:t xml:space="preserve"> Detection)</w:t>
      </w:r>
    </w:p>
    <w:p w14:paraId="4F2CE2E4" w14:textId="77777777" w:rsidR="006744AC" w:rsidRDefault="00000000" w:rsidP="006B0D02">
      <w:pPr>
        <w:numPr>
          <w:ilvl w:val="0"/>
          <w:numId w:val="152"/>
        </w:numPr>
        <w:tabs>
          <w:tab w:val="left" w:pos="720"/>
        </w:tabs>
        <w:spacing w:line="400" w:lineRule="exact"/>
        <w:ind w:firstLine="200"/>
      </w:pPr>
      <w:r>
        <w:rPr>
          <w:b/>
          <w:bCs/>
        </w:rPr>
        <w:t>橙色圆点</w:t>
      </w:r>
      <w:r>
        <w:t>紧密地分布在两名运动员的身体关节上，包括头部、肩膀、手肘、手腕、髋部、膝</w:t>
      </w:r>
    </w:p>
    <w:p w14:paraId="08093753" w14:textId="77777777" w:rsidR="00D63202" w:rsidRDefault="00000000" w:rsidP="006B0D02">
      <w:pPr>
        <w:spacing w:line="400" w:lineRule="exact"/>
        <w:ind w:firstLine="200"/>
      </w:pPr>
      <w:r>
        <w:lastRenderedPageBreak/>
        <w:t>盖和脚踝。</w:t>
      </w:r>
    </w:p>
    <w:p w14:paraId="649C0D3E" w14:textId="77777777" w:rsidR="00D63202" w:rsidRDefault="00000000" w:rsidP="006B0D02">
      <w:pPr>
        <w:numPr>
          <w:ilvl w:val="0"/>
          <w:numId w:val="152"/>
        </w:numPr>
        <w:tabs>
          <w:tab w:val="left" w:pos="720"/>
        </w:tabs>
        <w:spacing w:line="400" w:lineRule="exact"/>
        <w:ind w:firstLine="200"/>
      </w:pPr>
      <w:r>
        <w:t>即使在运动员做出复杂动作（如挥拍、跨步、跳跃）时，关键点也能很好地跟随其身体运动。</w:t>
      </w:r>
    </w:p>
    <w:p w14:paraId="51B4F62A" w14:textId="77777777" w:rsidR="00D63202" w:rsidRDefault="00000000" w:rsidP="006B0D02">
      <w:pPr>
        <w:numPr>
          <w:ilvl w:val="0"/>
          <w:numId w:val="152"/>
        </w:numPr>
        <w:tabs>
          <w:tab w:val="left" w:pos="720"/>
        </w:tabs>
        <w:spacing w:line="400" w:lineRule="exact"/>
        <w:ind w:firstLine="200"/>
      </w:pPr>
      <w:r>
        <w:t>没有发现关键点漂移到背景或错误位置的情况。</w:t>
      </w:r>
    </w:p>
    <w:p w14:paraId="26547FA7" w14:textId="77777777" w:rsidR="00D63202" w:rsidRDefault="00000000" w:rsidP="006B0D02">
      <w:pPr>
        <w:spacing w:line="400" w:lineRule="exact"/>
        <w:ind w:firstLineChars="200" w:firstLine="422"/>
      </w:pPr>
      <w:r>
        <w:rPr>
          <w:b/>
          <w:bCs/>
        </w:rPr>
        <w:t>结论</w:t>
      </w:r>
      <w:r>
        <w:t>：</w:t>
      </w:r>
      <w:r>
        <w:rPr>
          <w:b/>
          <w:bCs/>
        </w:rPr>
        <w:t>人体关键点检测准确且稳定</w:t>
      </w:r>
      <w:r>
        <w:t>，能够捕捉到运动员的精细动作。</w:t>
      </w:r>
    </w:p>
    <w:p w14:paraId="12B1EDB5" w14:textId="77777777" w:rsidR="00D63202" w:rsidRDefault="00000000" w:rsidP="006B0D02">
      <w:pPr>
        <w:spacing w:line="400" w:lineRule="exact"/>
        <w:ind w:firstLineChars="200" w:firstLine="422"/>
        <w:rPr>
          <w:b/>
          <w:bCs/>
        </w:rPr>
      </w:pPr>
      <w:r>
        <w:rPr>
          <w:b/>
          <w:bCs/>
        </w:rPr>
        <w:t xml:space="preserve">3. </w:t>
      </w:r>
      <w:r>
        <w:rPr>
          <w:b/>
          <w:bCs/>
        </w:rPr>
        <w:t>综合表现</w:t>
      </w:r>
    </w:p>
    <w:p w14:paraId="4EF8E988" w14:textId="77777777" w:rsidR="00D63202" w:rsidRDefault="00000000" w:rsidP="006B0D02">
      <w:pPr>
        <w:numPr>
          <w:ilvl w:val="0"/>
          <w:numId w:val="153"/>
        </w:numPr>
        <w:tabs>
          <w:tab w:val="left" w:pos="720"/>
        </w:tabs>
        <w:spacing w:line="400" w:lineRule="exact"/>
        <w:ind w:firstLine="200"/>
      </w:pPr>
      <w:r>
        <w:t>场地轮廓和关键点的叠加效果非常自然，没有出现</w:t>
      </w:r>
      <w:r>
        <w:t>“</w:t>
      </w:r>
      <w:r>
        <w:t>错位</w:t>
      </w:r>
      <w:r>
        <w:t>”</w:t>
      </w:r>
      <w:r>
        <w:t>、</w:t>
      </w:r>
      <w:r>
        <w:t>“</w:t>
      </w:r>
      <w:r>
        <w:t>漂移</w:t>
      </w:r>
      <w:r>
        <w:t>”</w:t>
      </w:r>
      <w:r>
        <w:t>或</w:t>
      </w:r>
      <w:r>
        <w:t>“</w:t>
      </w:r>
      <w:r>
        <w:t>断裂</w:t>
      </w:r>
      <w:r>
        <w:t>”</w:t>
      </w:r>
      <w:r>
        <w:t>的现象。</w:t>
      </w:r>
    </w:p>
    <w:p w14:paraId="3E23E9C3" w14:textId="77777777" w:rsidR="006744AC" w:rsidRPr="006744AC" w:rsidRDefault="00000000" w:rsidP="006B0D02">
      <w:pPr>
        <w:numPr>
          <w:ilvl w:val="0"/>
          <w:numId w:val="153"/>
        </w:numPr>
        <w:tabs>
          <w:tab w:val="left" w:pos="720"/>
        </w:tabs>
        <w:spacing w:line="400" w:lineRule="exact"/>
        <w:ind w:firstLine="200"/>
      </w:pPr>
      <w:r>
        <w:t>这证明了整个视觉分析系统（从场地检测到人体姿态估计）在这些</w:t>
      </w:r>
      <w:proofErr w:type="gramStart"/>
      <w:r>
        <w:t>采样帧上是</w:t>
      </w:r>
      <w:proofErr w:type="gramEnd"/>
      <w:r>
        <w:rPr>
          <w:b/>
          <w:bCs/>
        </w:rPr>
        <w:t>高度协同和一</w:t>
      </w:r>
    </w:p>
    <w:p w14:paraId="02CBB223" w14:textId="77777777" w:rsidR="00D63202" w:rsidRDefault="00000000" w:rsidP="006B0D02">
      <w:pPr>
        <w:spacing w:line="400" w:lineRule="exact"/>
        <w:ind w:firstLine="200"/>
      </w:pPr>
      <w:r>
        <w:rPr>
          <w:b/>
          <w:bCs/>
        </w:rPr>
        <w:t>致的</w:t>
      </w:r>
      <w:r>
        <w:t>。</w:t>
      </w:r>
    </w:p>
    <w:p w14:paraId="5B7DA974" w14:textId="77777777" w:rsidR="00D63202" w:rsidRDefault="00000000" w:rsidP="006B0D02">
      <w:pPr>
        <w:spacing w:line="400" w:lineRule="exact"/>
        <w:ind w:firstLineChars="200" w:firstLine="422"/>
      </w:pPr>
      <w:r>
        <w:rPr>
          <w:b/>
          <w:bCs/>
        </w:rPr>
        <w:t>结论</w:t>
      </w:r>
      <w:r>
        <w:t>：</w:t>
      </w:r>
      <w:r>
        <w:rPr>
          <w:b/>
          <w:bCs/>
        </w:rPr>
        <w:t>系统整体性能优异</w:t>
      </w:r>
      <w:r>
        <w:t>，输出结果可信度高。</w:t>
      </w:r>
    </w:p>
    <w:p w14:paraId="7EDA9E95" w14:textId="77777777" w:rsidR="00D63202" w:rsidRDefault="00000000" w:rsidP="006B0D02">
      <w:pPr>
        <w:spacing w:line="400" w:lineRule="exact"/>
        <w:ind w:firstLineChars="200" w:firstLine="422"/>
        <w:rPr>
          <w:b/>
          <w:bCs/>
        </w:rPr>
      </w:pPr>
      <w:r>
        <w:rPr>
          <w:b/>
          <w:bCs/>
        </w:rPr>
        <w:t xml:space="preserve">4. </w:t>
      </w:r>
      <w:r>
        <w:rPr>
          <w:b/>
          <w:bCs/>
        </w:rPr>
        <w:t>与之前图表的关联</w:t>
      </w:r>
    </w:p>
    <w:p w14:paraId="2402AA00" w14:textId="77777777" w:rsidR="00D63202" w:rsidRDefault="00000000" w:rsidP="006B0D02">
      <w:pPr>
        <w:numPr>
          <w:ilvl w:val="0"/>
          <w:numId w:val="154"/>
        </w:numPr>
        <w:tabs>
          <w:tab w:val="left" w:pos="720"/>
        </w:tabs>
        <w:spacing w:line="400" w:lineRule="exact"/>
        <w:ind w:firstLine="200"/>
      </w:pPr>
      <w:r>
        <w:t>这张图与</w:t>
      </w:r>
      <w:r>
        <w:t xml:space="preserve"> area_timeseries.png </w:t>
      </w:r>
      <w:r>
        <w:t>和</w:t>
      </w:r>
      <w:r>
        <w:t xml:space="preserve"> attempt_success.png </w:t>
      </w:r>
      <w:r>
        <w:t>形成了有趣的对比：</w:t>
      </w:r>
    </w:p>
    <w:p w14:paraId="15407CD2" w14:textId="77777777" w:rsidR="00D63202" w:rsidRDefault="00000000" w:rsidP="006B0D02">
      <w:pPr>
        <w:numPr>
          <w:ilvl w:val="1"/>
          <w:numId w:val="154"/>
        </w:numPr>
        <w:tabs>
          <w:tab w:val="left" w:pos="1440"/>
        </w:tabs>
        <w:spacing w:line="400" w:lineRule="exact"/>
        <w:ind w:firstLine="200"/>
      </w:pPr>
      <w:r>
        <w:t>在</w:t>
      </w:r>
      <w:r>
        <w:t xml:space="preserve"> area_timeseries.png </w:t>
      </w:r>
      <w:r>
        <w:t>中，我们看到在</w:t>
      </w:r>
      <w:r>
        <w:t xml:space="preserve"> 15.5 </w:t>
      </w:r>
      <w:r>
        <w:t>秒后面积急剧下降，暗示检测失败。</w:t>
      </w:r>
    </w:p>
    <w:p w14:paraId="66014E51" w14:textId="77777777" w:rsidR="00D63202" w:rsidRDefault="00000000" w:rsidP="006B0D02">
      <w:pPr>
        <w:numPr>
          <w:ilvl w:val="1"/>
          <w:numId w:val="154"/>
        </w:numPr>
        <w:tabs>
          <w:tab w:val="left" w:pos="1440"/>
        </w:tabs>
        <w:spacing w:line="400" w:lineRule="exact"/>
        <w:ind w:firstLine="200"/>
      </w:pPr>
      <w:r>
        <w:t>但在这张抽样图中，所有样本帧（时间点未明确标出，但看起来覆盖了整个时间段）都显示检测成功。</w:t>
      </w:r>
    </w:p>
    <w:p w14:paraId="5B2664F2" w14:textId="77777777" w:rsidR="00D63202" w:rsidRDefault="00000000" w:rsidP="006B0D02">
      <w:pPr>
        <w:numPr>
          <w:ilvl w:val="0"/>
          <w:numId w:val="154"/>
        </w:numPr>
        <w:tabs>
          <w:tab w:val="left" w:pos="720"/>
        </w:tabs>
        <w:spacing w:line="400" w:lineRule="exact"/>
        <w:ind w:firstLine="200"/>
      </w:pPr>
      <w:r>
        <w:t>这可能意味着：</w:t>
      </w:r>
    </w:p>
    <w:p w14:paraId="6AFB8ADA" w14:textId="77777777" w:rsidR="00D63202" w:rsidRDefault="00000000" w:rsidP="006B0D02">
      <w:pPr>
        <w:numPr>
          <w:ilvl w:val="1"/>
          <w:numId w:val="154"/>
        </w:numPr>
        <w:tabs>
          <w:tab w:val="left" w:pos="1440"/>
        </w:tabs>
        <w:spacing w:line="400" w:lineRule="exact"/>
        <w:ind w:firstLine="200"/>
      </w:pPr>
      <w:r>
        <w:rPr>
          <w:b/>
          <w:bCs/>
        </w:rPr>
        <w:t>问题发生在非采样帧</w:t>
      </w:r>
      <w:r>
        <w:t>，即在这些抽样</w:t>
      </w:r>
      <w:proofErr w:type="gramStart"/>
      <w:r>
        <w:t>帧</w:t>
      </w:r>
      <w:proofErr w:type="gramEnd"/>
      <w:r>
        <w:t>之间的时间段内发生了检测故障。</w:t>
      </w:r>
    </w:p>
    <w:p w14:paraId="4F0ABF76" w14:textId="77777777" w:rsidR="00D63202" w:rsidRDefault="00000000" w:rsidP="006B0D02">
      <w:pPr>
        <w:numPr>
          <w:ilvl w:val="1"/>
          <w:numId w:val="154"/>
        </w:numPr>
        <w:tabs>
          <w:tab w:val="left" w:pos="1440"/>
        </w:tabs>
        <w:spacing w:line="400" w:lineRule="exact"/>
        <w:ind w:firstLine="200"/>
      </w:pPr>
      <w:r>
        <w:t>或者，</w:t>
      </w:r>
      <w:r>
        <w:rPr>
          <w:b/>
          <w:bCs/>
        </w:rPr>
        <w:t>算法在</w:t>
      </w:r>
      <w:proofErr w:type="gramStart"/>
      <w:r>
        <w:rPr>
          <w:b/>
          <w:bCs/>
        </w:rPr>
        <w:t>某些帧上</w:t>
      </w:r>
      <w:r>
        <w:rPr>
          <w:b/>
          <w:bCs/>
        </w:rPr>
        <w:t>“</w:t>
      </w:r>
      <w:r>
        <w:rPr>
          <w:b/>
          <w:bCs/>
        </w:rPr>
        <w:t>强行</w:t>
      </w:r>
      <w:r>
        <w:rPr>
          <w:b/>
          <w:bCs/>
        </w:rPr>
        <w:t>”</w:t>
      </w:r>
      <w:proofErr w:type="gramEnd"/>
      <w:r>
        <w:rPr>
          <w:b/>
          <w:bCs/>
        </w:rPr>
        <w:t>返回了一个看似合理的结果</w:t>
      </w:r>
      <w:r>
        <w:t>（如</w:t>
      </w:r>
      <w:r>
        <w:t xml:space="preserve"> attempt_success.png </w:t>
      </w:r>
      <w:r>
        <w:t>所示），但在</w:t>
      </w:r>
      <w:proofErr w:type="gramStart"/>
      <w:r>
        <w:t>其他帧上则</w:t>
      </w:r>
      <w:proofErr w:type="gramEnd"/>
      <w:r>
        <w:t>完全失效。</w:t>
      </w:r>
    </w:p>
    <w:p w14:paraId="6A5FEBDB" w14:textId="27D9EB26" w:rsidR="00D63202" w:rsidRDefault="004B1BDF" w:rsidP="006B0D02">
      <w:pPr>
        <w:spacing w:line="400" w:lineRule="exact"/>
        <w:ind w:firstLineChars="200" w:firstLine="422"/>
        <w:rPr>
          <w:b/>
          <w:bCs/>
        </w:rPr>
      </w:pPr>
      <w:r>
        <w:rPr>
          <w:b/>
          <w:bCs/>
        </w:rPr>
        <w:t>球网抽样</w:t>
      </w:r>
      <w:proofErr w:type="gramStart"/>
      <w:r>
        <w:rPr>
          <w:b/>
          <w:bCs/>
        </w:rPr>
        <w:t>帧</w:t>
      </w:r>
      <w:proofErr w:type="gramEnd"/>
      <w:r>
        <w:rPr>
          <w:b/>
          <w:bCs/>
        </w:rPr>
        <w:t>叠加可视化拼图</w:t>
      </w:r>
    </w:p>
    <w:p w14:paraId="7CE8102A" w14:textId="6E1ED9A2" w:rsidR="00D63202" w:rsidRDefault="006B0D02" w:rsidP="006B0D02">
      <w:pPr>
        <w:spacing w:afterLines="50" w:after="120"/>
        <w:jc w:val="center"/>
        <w:rPr>
          <w:b/>
          <w:bCs/>
        </w:rPr>
      </w:pPr>
      <w:r>
        <w:rPr>
          <w:noProof/>
        </w:rPr>
        <w:drawing>
          <wp:anchor distT="0" distB="0" distL="114300" distR="114300" simplePos="0" relativeHeight="251668480" behindDoc="0" locked="0" layoutInCell="1" allowOverlap="1" wp14:anchorId="3D4D0B34" wp14:editId="5DC1DC4D">
            <wp:simplePos x="0" y="0"/>
            <wp:positionH relativeFrom="column">
              <wp:posOffset>348615</wp:posOffset>
            </wp:positionH>
            <wp:positionV relativeFrom="paragraph">
              <wp:posOffset>142240</wp:posOffset>
            </wp:positionV>
            <wp:extent cx="5083810" cy="2545080"/>
            <wp:effectExtent l="0" t="0" r="0" b="0"/>
            <wp:wrapTopAndBottom/>
            <wp:docPr id="4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2"/>
                    <pic:cNvPicPr>
                      <a:picLocks noChangeAspect="1" noChangeArrowheads="1"/>
                    </pic:cNvPicPr>
                  </pic:nvPicPr>
                  <pic:blipFill>
                    <a:blip r:embed="rId57" r:link="rId58" cstate="print">
                      <a:extLst>
                        <a:ext uri="{28A0092B-C50C-407E-A947-70E740481C1C}">
                          <a14:useLocalDpi xmlns:a14="http://schemas.microsoft.com/office/drawing/2010/main" val="0"/>
                        </a:ext>
                      </a:extLst>
                    </a:blip>
                    <a:srcRect/>
                    <a:stretch>
                      <a:fillRect/>
                    </a:stretch>
                  </pic:blipFill>
                  <pic:spPr bwMode="auto">
                    <a:xfrm>
                      <a:off x="0" y="0"/>
                      <a:ext cx="5083810" cy="254508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宋体" w:hAnsi="宋体" w:hint="eastAsia"/>
          <w:sz w:val="18"/>
          <w:szCs w:val="18"/>
        </w:rPr>
        <w:t xml:space="preserve">图4—15  </w:t>
      </w:r>
      <w:r>
        <w:rPr>
          <w:rFonts w:ascii="宋体" w:hAnsi="宋体" w:hint="eastAsia"/>
          <w:b/>
          <w:bCs/>
          <w:sz w:val="18"/>
          <w:szCs w:val="18"/>
        </w:rPr>
        <w:t>球网</w:t>
      </w:r>
      <w:r>
        <w:rPr>
          <w:b/>
          <w:bCs/>
          <w:sz w:val="18"/>
          <w:szCs w:val="18"/>
        </w:rPr>
        <w:t>抽样</w:t>
      </w:r>
      <w:proofErr w:type="gramStart"/>
      <w:r>
        <w:rPr>
          <w:b/>
          <w:bCs/>
          <w:sz w:val="18"/>
          <w:szCs w:val="18"/>
        </w:rPr>
        <w:t>帧</w:t>
      </w:r>
      <w:proofErr w:type="gramEnd"/>
      <w:r>
        <w:rPr>
          <w:b/>
          <w:bCs/>
          <w:sz w:val="18"/>
          <w:szCs w:val="18"/>
        </w:rPr>
        <w:t>叠加关键点</w:t>
      </w:r>
      <w:r>
        <w:rPr>
          <w:b/>
          <w:bCs/>
          <w:sz w:val="18"/>
          <w:szCs w:val="18"/>
        </w:rPr>
        <w:t>/</w:t>
      </w:r>
      <w:r>
        <w:rPr>
          <w:b/>
          <w:bCs/>
          <w:sz w:val="18"/>
          <w:szCs w:val="18"/>
        </w:rPr>
        <w:t>轮廓的拼图</w:t>
      </w:r>
    </w:p>
    <w:p w14:paraId="6DC112C4" w14:textId="77777777" w:rsidR="00D63202" w:rsidRPr="006B0D02" w:rsidRDefault="00000000" w:rsidP="006B0D02">
      <w:pPr>
        <w:spacing w:line="400" w:lineRule="exact"/>
        <w:ind w:firstLineChars="200" w:firstLine="422"/>
        <w:rPr>
          <w:rFonts w:ascii="宋体" w:hAnsi="宋体"/>
          <w:b/>
          <w:bCs/>
        </w:rPr>
      </w:pPr>
      <w:r w:rsidRPr="006B0D02">
        <w:rPr>
          <w:rFonts w:ascii="宋体" w:hAnsi="宋体"/>
          <w:b/>
          <w:bCs/>
        </w:rPr>
        <w:t>1. 球网检测的准确性</w:t>
      </w:r>
    </w:p>
    <w:p w14:paraId="22F9DE9E" w14:textId="77777777" w:rsidR="00D63202" w:rsidRPr="006B0D02" w:rsidRDefault="00000000" w:rsidP="006B0D02">
      <w:pPr>
        <w:numPr>
          <w:ilvl w:val="0"/>
          <w:numId w:val="155"/>
        </w:numPr>
        <w:tabs>
          <w:tab w:val="left" w:pos="720"/>
        </w:tabs>
        <w:spacing w:line="400" w:lineRule="exact"/>
        <w:ind w:firstLine="200"/>
        <w:rPr>
          <w:rFonts w:ascii="宋体" w:hAnsi="宋体"/>
        </w:rPr>
      </w:pPr>
      <w:r w:rsidRPr="006B0D02">
        <w:rPr>
          <w:rFonts w:ascii="宋体" w:hAnsi="宋体"/>
        </w:rPr>
        <w:t xml:space="preserve">在所有 6 </w:t>
      </w:r>
      <w:proofErr w:type="gramStart"/>
      <w:r w:rsidRPr="006B0D02">
        <w:rPr>
          <w:rFonts w:ascii="宋体" w:hAnsi="宋体"/>
        </w:rPr>
        <w:t>个</w:t>
      </w:r>
      <w:proofErr w:type="gramEnd"/>
      <w:r w:rsidRPr="006B0D02">
        <w:rPr>
          <w:rFonts w:ascii="宋体" w:hAnsi="宋体"/>
        </w:rPr>
        <w:t>样本帧中，</w:t>
      </w:r>
      <w:r w:rsidRPr="006B0D02">
        <w:rPr>
          <w:rFonts w:ascii="宋体" w:hAnsi="宋体"/>
          <w:b/>
          <w:bCs/>
        </w:rPr>
        <w:t>蓝色的球网线条都非常精确地贴合了真实的球网位置</w:t>
      </w:r>
      <w:r w:rsidRPr="006B0D02">
        <w:rPr>
          <w:rFonts w:ascii="宋体" w:hAnsi="宋体"/>
        </w:rPr>
        <w:t>。</w:t>
      </w:r>
    </w:p>
    <w:p w14:paraId="66DE1F26" w14:textId="77777777" w:rsidR="006744AC" w:rsidRPr="006B0D02" w:rsidRDefault="00000000" w:rsidP="006B0D02">
      <w:pPr>
        <w:numPr>
          <w:ilvl w:val="0"/>
          <w:numId w:val="155"/>
        </w:numPr>
        <w:tabs>
          <w:tab w:val="left" w:pos="720"/>
        </w:tabs>
        <w:spacing w:line="400" w:lineRule="exact"/>
        <w:ind w:firstLine="200"/>
        <w:rPr>
          <w:rFonts w:ascii="宋体" w:hAnsi="宋体"/>
        </w:rPr>
      </w:pPr>
      <w:r w:rsidRPr="006B0D02">
        <w:rPr>
          <w:rFonts w:ascii="宋体" w:hAnsi="宋体"/>
        </w:rPr>
        <w:lastRenderedPageBreak/>
        <w:t>无论是从正面视角还是略微倾斜的角度，算法都能稳定地识别出球网的顶部边界和两侧立</w:t>
      </w:r>
    </w:p>
    <w:p w14:paraId="725DE724" w14:textId="77777777" w:rsidR="00D63202" w:rsidRPr="006B0D02" w:rsidRDefault="00000000" w:rsidP="006B0D02">
      <w:pPr>
        <w:spacing w:line="400" w:lineRule="exact"/>
        <w:ind w:firstLine="200"/>
        <w:rPr>
          <w:rFonts w:ascii="宋体" w:hAnsi="宋体"/>
        </w:rPr>
      </w:pPr>
      <w:r w:rsidRPr="006B0D02">
        <w:rPr>
          <w:rFonts w:ascii="宋体" w:hAnsi="宋体"/>
        </w:rPr>
        <w:t>柱。</w:t>
      </w:r>
    </w:p>
    <w:p w14:paraId="17795754" w14:textId="77777777" w:rsidR="00D63202" w:rsidRPr="006B0D02" w:rsidRDefault="00000000" w:rsidP="006B0D02">
      <w:pPr>
        <w:numPr>
          <w:ilvl w:val="0"/>
          <w:numId w:val="155"/>
        </w:numPr>
        <w:tabs>
          <w:tab w:val="left" w:pos="720"/>
        </w:tabs>
        <w:spacing w:line="400" w:lineRule="exact"/>
        <w:ind w:firstLine="200"/>
        <w:rPr>
          <w:rFonts w:ascii="宋体" w:hAnsi="宋体"/>
        </w:rPr>
      </w:pPr>
      <w:r w:rsidRPr="006B0D02">
        <w:rPr>
          <w:rFonts w:ascii="宋体" w:hAnsi="宋体"/>
        </w:rPr>
        <w:t>球网的高度和宽度比例在</w:t>
      </w:r>
      <w:proofErr w:type="gramStart"/>
      <w:r w:rsidRPr="006B0D02">
        <w:rPr>
          <w:rFonts w:ascii="宋体" w:hAnsi="宋体"/>
        </w:rPr>
        <w:t>所有帧中保持</w:t>
      </w:r>
      <w:proofErr w:type="gramEnd"/>
      <w:r w:rsidRPr="006B0D02">
        <w:rPr>
          <w:rFonts w:ascii="宋体" w:hAnsi="宋体"/>
        </w:rPr>
        <w:t>一致，符合标准羽毛球场地的物理规格。</w:t>
      </w:r>
    </w:p>
    <w:p w14:paraId="2517DFC0" w14:textId="77777777" w:rsidR="00D63202" w:rsidRPr="006B0D02" w:rsidRDefault="00000000" w:rsidP="006B0D02">
      <w:pPr>
        <w:spacing w:line="400" w:lineRule="exact"/>
        <w:ind w:firstLineChars="200" w:firstLine="422"/>
        <w:rPr>
          <w:rFonts w:ascii="宋体" w:hAnsi="宋体"/>
        </w:rPr>
      </w:pPr>
      <w:r w:rsidRPr="006B0D02">
        <w:rPr>
          <w:rFonts w:ascii="宋体" w:hAnsi="宋体"/>
          <w:b/>
          <w:bCs/>
        </w:rPr>
        <w:t>结论</w:t>
      </w:r>
      <w:r w:rsidRPr="006B0D02">
        <w:rPr>
          <w:rFonts w:ascii="宋体" w:hAnsi="宋体"/>
        </w:rPr>
        <w:t>：</w:t>
      </w:r>
      <w:r w:rsidRPr="006B0D02">
        <w:rPr>
          <w:rFonts w:ascii="宋体" w:hAnsi="宋体"/>
          <w:b/>
          <w:bCs/>
        </w:rPr>
        <w:t>球网检测算法非常精准且稳定</w:t>
      </w:r>
      <w:r w:rsidRPr="006B0D02">
        <w:rPr>
          <w:rFonts w:ascii="宋体" w:hAnsi="宋体"/>
        </w:rPr>
        <w:t>，能够可靠地定位这一关键的场地结构。</w:t>
      </w:r>
    </w:p>
    <w:p w14:paraId="1FEF7F00" w14:textId="77777777" w:rsidR="00D63202" w:rsidRPr="006B0D02" w:rsidRDefault="00000000" w:rsidP="006B0D02">
      <w:pPr>
        <w:spacing w:line="400" w:lineRule="exact"/>
        <w:ind w:firstLineChars="200" w:firstLine="422"/>
        <w:rPr>
          <w:rFonts w:ascii="宋体" w:hAnsi="宋体"/>
          <w:b/>
          <w:bCs/>
        </w:rPr>
      </w:pPr>
      <w:r w:rsidRPr="006B0D02">
        <w:rPr>
          <w:rFonts w:ascii="宋体" w:hAnsi="宋体"/>
          <w:b/>
          <w:bCs/>
        </w:rPr>
        <w:t>2. 在复杂场景下的鲁棒性</w:t>
      </w:r>
    </w:p>
    <w:p w14:paraId="41E7E9F5" w14:textId="77777777" w:rsidR="006744AC" w:rsidRPr="006B0D02" w:rsidRDefault="00000000" w:rsidP="006B0D02">
      <w:pPr>
        <w:numPr>
          <w:ilvl w:val="0"/>
          <w:numId w:val="156"/>
        </w:numPr>
        <w:tabs>
          <w:tab w:val="left" w:pos="720"/>
        </w:tabs>
        <w:spacing w:line="400" w:lineRule="exact"/>
        <w:ind w:firstLine="200"/>
        <w:rPr>
          <w:rFonts w:ascii="宋体" w:hAnsi="宋体"/>
        </w:rPr>
      </w:pPr>
      <w:r w:rsidRPr="006B0D02">
        <w:rPr>
          <w:rFonts w:ascii="宋体" w:hAnsi="宋体"/>
        </w:rPr>
        <w:t>即使在运动员处于球网附近、身体部分遮挡球网的情况下（如 frame 3 和 frame 5），蓝色线</w:t>
      </w:r>
    </w:p>
    <w:p w14:paraId="7907365D" w14:textId="77777777" w:rsidR="00D63202" w:rsidRPr="006B0D02" w:rsidRDefault="00000000" w:rsidP="006B0D02">
      <w:pPr>
        <w:spacing w:line="400" w:lineRule="exact"/>
        <w:ind w:firstLine="200"/>
        <w:rPr>
          <w:rFonts w:ascii="宋体" w:hAnsi="宋体"/>
        </w:rPr>
      </w:pPr>
      <w:proofErr w:type="gramStart"/>
      <w:r w:rsidRPr="006B0D02">
        <w:rPr>
          <w:rFonts w:ascii="宋体" w:hAnsi="宋体"/>
        </w:rPr>
        <w:t>条依然</w:t>
      </w:r>
      <w:proofErr w:type="gramEnd"/>
      <w:r w:rsidRPr="006B0D02">
        <w:rPr>
          <w:rFonts w:ascii="宋体" w:hAnsi="宋体"/>
        </w:rPr>
        <w:t>能准确地勾勒出球网的完整轮廓，没有因遮挡而发生偏移或断裂。</w:t>
      </w:r>
    </w:p>
    <w:p w14:paraId="24BD903D" w14:textId="77777777" w:rsidR="006744AC" w:rsidRPr="006B0D02" w:rsidRDefault="00000000" w:rsidP="006B0D02">
      <w:pPr>
        <w:numPr>
          <w:ilvl w:val="0"/>
          <w:numId w:val="156"/>
        </w:numPr>
        <w:tabs>
          <w:tab w:val="left" w:pos="720"/>
        </w:tabs>
        <w:spacing w:line="400" w:lineRule="exact"/>
        <w:ind w:firstLine="200"/>
        <w:rPr>
          <w:rFonts w:ascii="宋体" w:hAnsi="宋体"/>
        </w:rPr>
      </w:pPr>
      <w:r w:rsidRPr="006B0D02">
        <w:rPr>
          <w:rFonts w:ascii="宋体" w:hAnsi="宋体"/>
        </w:rPr>
        <w:t>这表明算法具备良好的</w:t>
      </w:r>
      <w:r w:rsidRPr="006B0D02">
        <w:rPr>
          <w:rFonts w:ascii="宋体" w:hAnsi="宋体"/>
          <w:b/>
          <w:bCs/>
        </w:rPr>
        <w:t>遮挡处理能力</w:t>
      </w:r>
      <w:r w:rsidRPr="006B0D02">
        <w:rPr>
          <w:rFonts w:ascii="宋体" w:hAnsi="宋体"/>
        </w:rPr>
        <w:t>和</w:t>
      </w:r>
      <w:r w:rsidRPr="006B0D02">
        <w:rPr>
          <w:rFonts w:ascii="宋体" w:hAnsi="宋体"/>
          <w:b/>
          <w:bCs/>
        </w:rPr>
        <w:t>上下文理解能力</w:t>
      </w:r>
      <w:r w:rsidRPr="006B0D02">
        <w:rPr>
          <w:rFonts w:ascii="宋体" w:hAnsi="宋体"/>
        </w:rPr>
        <w:t>，能够在视觉信息不完整时仍能推断</w:t>
      </w:r>
    </w:p>
    <w:p w14:paraId="175330C8" w14:textId="77777777" w:rsidR="00D63202" w:rsidRPr="006B0D02" w:rsidRDefault="00000000" w:rsidP="006B0D02">
      <w:pPr>
        <w:spacing w:line="400" w:lineRule="exact"/>
        <w:ind w:firstLine="200"/>
        <w:rPr>
          <w:rFonts w:ascii="宋体" w:hAnsi="宋体"/>
        </w:rPr>
      </w:pPr>
      <w:r w:rsidRPr="006B0D02">
        <w:rPr>
          <w:rFonts w:ascii="宋体" w:hAnsi="宋体"/>
        </w:rPr>
        <w:t>出球网的真实位置。</w:t>
      </w:r>
    </w:p>
    <w:p w14:paraId="6D831A1B" w14:textId="77777777" w:rsidR="00D63202" w:rsidRPr="006B0D02" w:rsidRDefault="00000000" w:rsidP="006B0D02">
      <w:pPr>
        <w:spacing w:line="400" w:lineRule="exact"/>
        <w:ind w:firstLineChars="200" w:firstLine="422"/>
        <w:rPr>
          <w:rFonts w:ascii="宋体" w:hAnsi="宋体"/>
        </w:rPr>
      </w:pPr>
      <w:r w:rsidRPr="006B0D02">
        <w:rPr>
          <w:rFonts w:ascii="宋体" w:hAnsi="宋体"/>
          <w:b/>
          <w:bCs/>
        </w:rPr>
        <w:t>结论</w:t>
      </w:r>
      <w:r w:rsidRPr="006B0D02">
        <w:rPr>
          <w:rFonts w:ascii="宋体" w:hAnsi="宋体"/>
        </w:rPr>
        <w:t>：</w:t>
      </w:r>
      <w:r w:rsidRPr="006B0D02">
        <w:rPr>
          <w:rFonts w:ascii="宋体" w:hAnsi="宋体"/>
          <w:b/>
          <w:bCs/>
        </w:rPr>
        <w:t>算法在动态、复杂的比赛场景中表现鲁棒</w:t>
      </w:r>
      <w:r w:rsidRPr="006B0D02">
        <w:rPr>
          <w:rFonts w:ascii="宋体" w:hAnsi="宋体"/>
        </w:rPr>
        <w:t>，不易受运动员动作或遮挡的影响。</w:t>
      </w:r>
    </w:p>
    <w:p w14:paraId="598D7984" w14:textId="77777777" w:rsidR="00D63202" w:rsidRPr="006B0D02" w:rsidRDefault="00000000" w:rsidP="006B0D02">
      <w:pPr>
        <w:spacing w:line="400" w:lineRule="exact"/>
        <w:ind w:firstLineChars="200" w:firstLine="422"/>
        <w:rPr>
          <w:rFonts w:ascii="宋体" w:hAnsi="宋体"/>
          <w:b/>
          <w:bCs/>
        </w:rPr>
      </w:pPr>
      <w:r w:rsidRPr="006B0D02">
        <w:rPr>
          <w:rFonts w:ascii="宋体" w:hAnsi="宋体"/>
          <w:b/>
          <w:bCs/>
        </w:rPr>
        <w:t>3. 与场地/姿态检测的一致性</w:t>
      </w:r>
    </w:p>
    <w:p w14:paraId="237B9299" w14:textId="77777777" w:rsidR="00D63202" w:rsidRPr="006B0D02" w:rsidRDefault="00000000" w:rsidP="006B0D02">
      <w:pPr>
        <w:numPr>
          <w:ilvl w:val="0"/>
          <w:numId w:val="157"/>
        </w:numPr>
        <w:tabs>
          <w:tab w:val="left" w:pos="720"/>
        </w:tabs>
        <w:spacing w:line="400" w:lineRule="exact"/>
        <w:ind w:firstLine="200"/>
        <w:rPr>
          <w:rFonts w:ascii="宋体" w:hAnsi="宋体"/>
        </w:rPr>
      </w:pPr>
      <w:r w:rsidRPr="006B0D02">
        <w:rPr>
          <w:rFonts w:ascii="宋体" w:hAnsi="宋体"/>
        </w:rPr>
        <w:t>将此图与之前的 Court Overlay Samples 和 Pose Samples 对比，可以发现：</w:t>
      </w:r>
    </w:p>
    <w:p w14:paraId="56B3C2A9" w14:textId="77777777" w:rsidR="00D63202" w:rsidRPr="006B0D02" w:rsidRDefault="00000000" w:rsidP="006B0D02">
      <w:pPr>
        <w:numPr>
          <w:ilvl w:val="1"/>
          <w:numId w:val="157"/>
        </w:numPr>
        <w:tabs>
          <w:tab w:val="left" w:pos="1440"/>
        </w:tabs>
        <w:spacing w:line="400" w:lineRule="exact"/>
        <w:ind w:firstLine="200"/>
        <w:rPr>
          <w:rFonts w:ascii="宋体" w:hAnsi="宋体"/>
        </w:rPr>
      </w:pPr>
      <w:r w:rsidRPr="006B0D02">
        <w:rPr>
          <w:rFonts w:ascii="宋体" w:hAnsi="宋体"/>
        </w:rPr>
        <w:t>场地轮廓（黄色）、球网（蓝色）和人体关键点（橙色）三者在空间上是</w:t>
      </w:r>
      <w:r w:rsidRPr="006B0D02">
        <w:rPr>
          <w:rFonts w:ascii="宋体" w:hAnsi="宋体"/>
          <w:b/>
          <w:bCs/>
        </w:rPr>
        <w:t>高度一致和协调的</w:t>
      </w:r>
      <w:r w:rsidRPr="006B0D02">
        <w:rPr>
          <w:rFonts w:ascii="宋体" w:hAnsi="宋体"/>
        </w:rPr>
        <w:t>。</w:t>
      </w:r>
    </w:p>
    <w:p w14:paraId="493FA762" w14:textId="77777777" w:rsidR="00D63202" w:rsidRPr="006B0D02" w:rsidRDefault="00000000" w:rsidP="006B0D02">
      <w:pPr>
        <w:numPr>
          <w:ilvl w:val="1"/>
          <w:numId w:val="157"/>
        </w:numPr>
        <w:tabs>
          <w:tab w:val="left" w:pos="1440"/>
        </w:tabs>
        <w:spacing w:line="400" w:lineRule="exact"/>
        <w:ind w:firstLine="200"/>
        <w:rPr>
          <w:rFonts w:ascii="宋体" w:hAnsi="宋体"/>
        </w:rPr>
      </w:pPr>
      <w:r w:rsidRPr="006B0D02">
        <w:rPr>
          <w:rFonts w:ascii="宋体" w:hAnsi="宋体"/>
        </w:rPr>
        <w:t>例如，球网始终位于场地中线的正上方，且高度与运动员的身高比例合理。</w:t>
      </w:r>
    </w:p>
    <w:p w14:paraId="2A053A36" w14:textId="77777777" w:rsidR="00D63202" w:rsidRPr="006B0D02" w:rsidRDefault="00000000" w:rsidP="006B0D02">
      <w:pPr>
        <w:numPr>
          <w:ilvl w:val="0"/>
          <w:numId w:val="157"/>
        </w:numPr>
        <w:tabs>
          <w:tab w:val="left" w:pos="720"/>
        </w:tabs>
        <w:spacing w:line="400" w:lineRule="exact"/>
        <w:ind w:firstLine="200"/>
        <w:rPr>
          <w:rFonts w:ascii="宋体" w:hAnsi="宋体"/>
        </w:rPr>
      </w:pPr>
      <w:r w:rsidRPr="006B0D02">
        <w:rPr>
          <w:rFonts w:ascii="宋体" w:hAnsi="宋体"/>
        </w:rPr>
        <w:t>这证明了整个视觉系统内部各模块（场地、球网、人体）之间的</w:t>
      </w:r>
      <w:r w:rsidRPr="006B0D02">
        <w:rPr>
          <w:rFonts w:ascii="宋体" w:hAnsi="宋体"/>
          <w:b/>
          <w:bCs/>
        </w:rPr>
        <w:t>几何一致性</w:t>
      </w:r>
      <w:r w:rsidRPr="006B0D02">
        <w:rPr>
          <w:rFonts w:ascii="宋体" w:hAnsi="宋体"/>
        </w:rPr>
        <w:t>非常好。</w:t>
      </w:r>
    </w:p>
    <w:p w14:paraId="2596FAC4" w14:textId="77777777" w:rsidR="00D63202" w:rsidRPr="006B0D02" w:rsidRDefault="00000000" w:rsidP="006B0D02">
      <w:pPr>
        <w:spacing w:line="400" w:lineRule="exact"/>
        <w:ind w:firstLineChars="200" w:firstLine="422"/>
        <w:rPr>
          <w:rFonts w:ascii="宋体" w:hAnsi="宋体"/>
        </w:rPr>
      </w:pPr>
      <w:r w:rsidRPr="006B0D02">
        <w:rPr>
          <w:rFonts w:ascii="宋体" w:hAnsi="宋体"/>
          <w:b/>
          <w:bCs/>
        </w:rPr>
        <w:t>结论</w:t>
      </w:r>
      <w:r w:rsidRPr="006B0D02">
        <w:rPr>
          <w:rFonts w:ascii="宋体" w:hAnsi="宋体"/>
        </w:rPr>
        <w:t>：</w:t>
      </w:r>
      <w:r w:rsidRPr="006B0D02">
        <w:rPr>
          <w:rFonts w:ascii="宋体" w:hAnsi="宋体"/>
          <w:b/>
          <w:bCs/>
        </w:rPr>
        <w:t>系统各组件协同工作良好</w:t>
      </w:r>
      <w:r w:rsidRPr="006B0D02">
        <w:rPr>
          <w:rFonts w:ascii="宋体" w:hAnsi="宋体"/>
        </w:rPr>
        <w:t>，输出的空间关系逻辑自洽。</w:t>
      </w:r>
    </w:p>
    <w:p w14:paraId="2C1F002E" w14:textId="77777777" w:rsidR="00D63202" w:rsidRPr="006B0D02" w:rsidRDefault="00000000" w:rsidP="006B0D02">
      <w:pPr>
        <w:spacing w:line="400" w:lineRule="exact"/>
        <w:ind w:firstLineChars="200" w:firstLine="422"/>
        <w:rPr>
          <w:rFonts w:ascii="宋体" w:hAnsi="宋体"/>
          <w:b/>
          <w:bCs/>
        </w:rPr>
      </w:pPr>
      <w:r w:rsidRPr="006B0D02">
        <w:rPr>
          <w:rFonts w:ascii="宋体" w:hAnsi="宋体"/>
          <w:b/>
          <w:bCs/>
        </w:rPr>
        <w:t>4. 潜在的应用价值</w:t>
      </w:r>
    </w:p>
    <w:p w14:paraId="3C56A96C" w14:textId="77777777" w:rsidR="00D63202" w:rsidRPr="006B0D02" w:rsidRDefault="00000000" w:rsidP="006B0D02">
      <w:pPr>
        <w:numPr>
          <w:ilvl w:val="0"/>
          <w:numId w:val="158"/>
        </w:numPr>
        <w:tabs>
          <w:tab w:val="left" w:pos="720"/>
        </w:tabs>
        <w:spacing w:line="400" w:lineRule="exact"/>
        <w:ind w:firstLine="200"/>
        <w:rPr>
          <w:rFonts w:ascii="宋体" w:hAnsi="宋体"/>
        </w:rPr>
      </w:pPr>
      <w:r w:rsidRPr="006B0D02">
        <w:rPr>
          <w:rFonts w:ascii="宋体" w:hAnsi="宋体"/>
        </w:rPr>
        <w:t>准确的球网检测对于以下分析至关重要：</w:t>
      </w:r>
    </w:p>
    <w:p w14:paraId="63AE5D5D" w14:textId="77777777" w:rsidR="00D63202" w:rsidRPr="006B0D02" w:rsidRDefault="00000000" w:rsidP="006B0D02">
      <w:pPr>
        <w:numPr>
          <w:ilvl w:val="1"/>
          <w:numId w:val="158"/>
        </w:numPr>
        <w:tabs>
          <w:tab w:val="left" w:pos="1440"/>
        </w:tabs>
        <w:spacing w:line="400" w:lineRule="exact"/>
        <w:ind w:firstLine="200"/>
        <w:rPr>
          <w:rFonts w:ascii="宋体" w:hAnsi="宋体"/>
        </w:rPr>
      </w:pPr>
      <w:r w:rsidRPr="006B0D02">
        <w:rPr>
          <w:rFonts w:ascii="宋体" w:hAnsi="宋体"/>
          <w:b/>
          <w:bCs/>
        </w:rPr>
        <w:t>判断击球是否过网</w:t>
      </w:r>
      <w:r w:rsidRPr="006B0D02">
        <w:rPr>
          <w:rFonts w:ascii="宋体" w:hAnsi="宋体"/>
        </w:rPr>
        <w:t>：结合羽毛球轨迹，可以精确计算球是否越过球网。</w:t>
      </w:r>
    </w:p>
    <w:p w14:paraId="33409D6A" w14:textId="77777777" w:rsidR="00D63202" w:rsidRPr="006B0D02" w:rsidRDefault="00000000" w:rsidP="006B0D02">
      <w:pPr>
        <w:numPr>
          <w:ilvl w:val="1"/>
          <w:numId w:val="158"/>
        </w:numPr>
        <w:tabs>
          <w:tab w:val="left" w:pos="1440"/>
        </w:tabs>
        <w:spacing w:line="400" w:lineRule="exact"/>
        <w:ind w:firstLine="200"/>
        <w:rPr>
          <w:rFonts w:ascii="宋体" w:hAnsi="宋体"/>
        </w:rPr>
      </w:pPr>
      <w:r w:rsidRPr="006B0D02">
        <w:rPr>
          <w:rFonts w:ascii="宋体" w:hAnsi="宋体"/>
          <w:b/>
          <w:bCs/>
        </w:rPr>
        <w:t>分析网前技术</w:t>
      </w:r>
      <w:r w:rsidRPr="006B0D02">
        <w:rPr>
          <w:rFonts w:ascii="宋体" w:hAnsi="宋体"/>
        </w:rPr>
        <w:t>：如网前小球、扑球等，需要以球网为参照物。</w:t>
      </w:r>
    </w:p>
    <w:p w14:paraId="50E3C32C" w14:textId="77777777" w:rsidR="00D63202" w:rsidRPr="006B0D02" w:rsidRDefault="00000000" w:rsidP="006B0D02">
      <w:pPr>
        <w:numPr>
          <w:ilvl w:val="1"/>
          <w:numId w:val="158"/>
        </w:numPr>
        <w:tabs>
          <w:tab w:val="left" w:pos="1440"/>
        </w:tabs>
        <w:spacing w:line="400" w:lineRule="exact"/>
        <w:ind w:firstLine="200"/>
        <w:rPr>
          <w:rFonts w:ascii="宋体" w:hAnsi="宋体"/>
        </w:rPr>
      </w:pPr>
      <w:r w:rsidRPr="006B0D02">
        <w:rPr>
          <w:rFonts w:ascii="宋体" w:hAnsi="宋体"/>
          <w:b/>
          <w:bCs/>
        </w:rPr>
        <w:t>裁判辅助系统</w:t>
      </w:r>
      <w:r w:rsidRPr="006B0D02">
        <w:rPr>
          <w:rFonts w:ascii="宋体" w:hAnsi="宋体"/>
        </w:rPr>
        <w:t>：自动判断发球是否触网、球是否出界等。</w:t>
      </w:r>
    </w:p>
    <w:p w14:paraId="4CC35CC1" w14:textId="77777777" w:rsidR="00D63202" w:rsidRPr="006B0D02" w:rsidRDefault="00000000" w:rsidP="006B0D02">
      <w:pPr>
        <w:spacing w:line="400" w:lineRule="exact"/>
        <w:ind w:firstLineChars="200" w:firstLine="422"/>
        <w:rPr>
          <w:rFonts w:ascii="宋体" w:hAnsi="宋体"/>
        </w:rPr>
      </w:pPr>
      <w:r w:rsidRPr="006B0D02">
        <w:rPr>
          <w:rFonts w:ascii="宋体" w:hAnsi="宋体"/>
          <w:b/>
          <w:bCs/>
        </w:rPr>
        <w:t>结论</w:t>
      </w:r>
      <w:r w:rsidRPr="006B0D02">
        <w:rPr>
          <w:rFonts w:ascii="宋体" w:hAnsi="宋体"/>
        </w:rPr>
        <w:t>：</w:t>
      </w:r>
      <w:r w:rsidRPr="006B0D02">
        <w:rPr>
          <w:rFonts w:ascii="宋体" w:hAnsi="宋体"/>
          <w:b/>
          <w:bCs/>
        </w:rPr>
        <w:t>球网检测是实现高级运动分析的关键基础设施</w:t>
      </w:r>
      <w:r w:rsidRPr="006B0D02">
        <w:rPr>
          <w:rFonts w:ascii="宋体" w:hAnsi="宋体"/>
        </w:rPr>
        <w:t>，其高精度为后续应用提供了坚实保障。</w:t>
      </w:r>
    </w:p>
    <w:p w14:paraId="7DCA35EC" w14:textId="77777777" w:rsidR="00F71D9D" w:rsidRDefault="00F71D9D" w:rsidP="00E561B1">
      <w:pPr>
        <w:spacing w:line="400" w:lineRule="exact"/>
        <w:rPr>
          <w:rFonts w:ascii="黑体" w:eastAsia="黑体" w:hAnsi="黑体"/>
          <w:b/>
          <w:bCs/>
          <w:sz w:val="28"/>
          <w:szCs w:val="28"/>
        </w:rPr>
      </w:pPr>
      <w:bookmarkStart w:id="223" w:name="_Toc219053994"/>
      <w:bookmarkStart w:id="224" w:name="_Toc219060406"/>
      <w:bookmarkStart w:id="225" w:name="_Toc219071420"/>
      <w:bookmarkEnd w:id="221"/>
    </w:p>
    <w:p w14:paraId="51838875" w14:textId="77777777" w:rsidR="00D63202" w:rsidRPr="006744AC" w:rsidRDefault="00000000" w:rsidP="00825FF1">
      <w:pPr>
        <w:pStyle w:val="2"/>
        <w:spacing w:before="240" w:after="120"/>
      </w:pPr>
      <w:bookmarkStart w:id="226" w:name="_Toc219932869"/>
      <w:r w:rsidRPr="006744AC">
        <w:rPr>
          <w:rFonts w:hint="eastAsia"/>
        </w:rPr>
        <w:t>4.5</w:t>
      </w:r>
      <w:r w:rsidRPr="006744AC">
        <w:rPr>
          <w:rFonts w:hint="eastAsia"/>
        </w:rPr>
        <w:t>模型</w:t>
      </w:r>
      <w:r w:rsidRPr="006744AC">
        <w:t>算法性能</w:t>
      </w:r>
      <w:r w:rsidRPr="006744AC">
        <w:rPr>
          <w:rFonts w:hint="eastAsia"/>
        </w:rPr>
        <w:t>总结</w:t>
      </w:r>
      <w:r w:rsidRPr="006744AC">
        <w:t>与对比</w:t>
      </w:r>
      <w:bookmarkEnd w:id="223"/>
      <w:bookmarkEnd w:id="224"/>
      <w:bookmarkEnd w:id="225"/>
      <w:bookmarkEnd w:id="226"/>
    </w:p>
    <w:p w14:paraId="3E16D5BC" w14:textId="77777777" w:rsidR="00D63202" w:rsidRPr="006B0D02" w:rsidRDefault="00000000" w:rsidP="006B0D02">
      <w:pPr>
        <w:spacing w:afterLines="50" w:after="120" w:line="400" w:lineRule="exact"/>
        <w:ind w:firstLineChars="200" w:firstLine="420"/>
        <w:rPr>
          <w:rFonts w:ascii="宋体" w:hAnsi="宋体"/>
        </w:rPr>
      </w:pPr>
      <w:r w:rsidRPr="006B0D02">
        <w:rPr>
          <w:rFonts w:ascii="宋体" w:hAnsi="宋体"/>
        </w:rPr>
        <w:t>本次评估对羽毛球视频分析系统中的四大核心模块进行了全面测试，包括：羽毛球检测(TrackNetV3_Attention)、姿态估计(</w:t>
      </w:r>
      <w:proofErr w:type="spellStart"/>
      <w:r w:rsidRPr="006B0D02">
        <w:rPr>
          <w:rFonts w:ascii="宋体" w:hAnsi="宋体"/>
        </w:rPr>
        <w:t>MMPose</w:t>
      </w:r>
      <w:proofErr w:type="spellEnd"/>
      <w:r w:rsidRPr="006B0D02">
        <w:rPr>
          <w:rFonts w:ascii="宋体" w:hAnsi="宋体"/>
        </w:rPr>
        <w:t xml:space="preserve"> </w:t>
      </w:r>
      <w:proofErr w:type="spellStart"/>
      <w:r w:rsidRPr="006B0D02">
        <w:rPr>
          <w:rFonts w:ascii="宋体" w:hAnsi="宋体"/>
        </w:rPr>
        <w:t>RTMPose</w:t>
      </w:r>
      <w:proofErr w:type="spellEnd"/>
      <w:r w:rsidRPr="006B0D02">
        <w:rPr>
          <w:rFonts w:ascii="宋体" w:hAnsi="宋体"/>
        </w:rPr>
        <w:t>)、击球类型识别(BST)和球场与球网检测(</w:t>
      </w:r>
      <w:proofErr w:type="spellStart"/>
      <w:r w:rsidRPr="006B0D02">
        <w:rPr>
          <w:rFonts w:ascii="宋体" w:hAnsi="宋体"/>
        </w:rPr>
        <w:t>Keypoint</w:t>
      </w:r>
      <w:proofErr w:type="spellEnd"/>
      <w:r w:rsidRPr="006B0D02">
        <w:rPr>
          <w:rFonts w:ascii="宋体" w:hAnsi="宋体"/>
        </w:rPr>
        <w:t xml:space="preserve"> R-CNN)。系统在基础功能上表现良好，但在极端情况处理、时间连续性和</w:t>
      </w:r>
      <w:proofErr w:type="gramStart"/>
      <w:r w:rsidRPr="006B0D02">
        <w:rPr>
          <w:rFonts w:ascii="宋体" w:hAnsi="宋体"/>
        </w:rPr>
        <w:t>物理合</w:t>
      </w:r>
      <w:proofErr w:type="gramEnd"/>
      <w:r w:rsidRPr="006B0D02">
        <w:rPr>
          <w:rFonts w:ascii="宋体" w:hAnsi="宋体"/>
        </w:rPr>
        <w:t>理性验证方面存在一定挑战。</w:t>
      </w:r>
    </w:p>
    <w:p w14:paraId="0D124FFD" w14:textId="77777777" w:rsidR="00D63202" w:rsidRPr="006B0D02" w:rsidRDefault="00000000" w:rsidP="006B0D02">
      <w:pPr>
        <w:spacing w:afterLines="50" w:after="120" w:line="400" w:lineRule="exact"/>
        <w:ind w:firstLineChars="200" w:firstLine="420"/>
        <w:rPr>
          <w:rFonts w:ascii="宋体" w:hAnsi="宋体"/>
        </w:rPr>
      </w:pPr>
      <w:r w:rsidRPr="006B0D02">
        <w:rPr>
          <w:rFonts w:ascii="宋体" w:hAnsi="宋体"/>
        </w:rPr>
        <w:t>我们采用以下核心指标进行评估：</w:t>
      </w:r>
    </w:p>
    <w:p w14:paraId="1293435A" w14:textId="77777777" w:rsidR="00D63202" w:rsidRPr="006B0D02" w:rsidRDefault="00000000" w:rsidP="006B0D02">
      <w:pPr>
        <w:spacing w:afterLines="50" w:after="120" w:line="400" w:lineRule="exact"/>
        <w:ind w:firstLineChars="200" w:firstLine="422"/>
        <w:rPr>
          <w:rFonts w:ascii="宋体" w:hAnsi="宋体"/>
        </w:rPr>
      </w:pPr>
      <w:r w:rsidRPr="006B0D02">
        <w:rPr>
          <w:rFonts w:ascii="宋体" w:hAnsi="宋体"/>
          <w:b/>
          <w:bCs/>
        </w:rPr>
        <w:t>精确率 (Precision) &amp; 召回率 (Recall)</w:t>
      </w:r>
      <w:r w:rsidRPr="006B0D02">
        <w:rPr>
          <w:rFonts w:ascii="宋体" w:hAnsi="宋体"/>
        </w:rPr>
        <w:t>：衡量检测的准确性。</w:t>
      </w:r>
    </w:p>
    <w:p w14:paraId="368B8E24" w14:textId="77777777" w:rsidR="00D63202" w:rsidRPr="006B0D02" w:rsidRDefault="00000000" w:rsidP="006B0D02">
      <w:pPr>
        <w:spacing w:afterLines="50" w:after="120" w:line="400" w:lineRule="exact"/>
        <w:ind w:firstLineChars="200" w:firstLine="422"/>
        <w:rPr>
          <w:rFonts w:ascii="宋体" w:hAnsi="宋体"/>
        </w:rPr>
      </w:pPr>
      <w:r w:rsidRPr="006B0D02">
        <w:rPr>
          <w:rFonts w:ascii="宋体" w:hAnsi="宋体"/>
          <w:b/>
          <w:bCs/>
        </w:rPr>
        <w:lastRenderedPageBreak/>
        <w:t>中心位置误差 (RMSE)</w:t>
      </w:r>
      <w:r w:rsidRPr="006B0D02">
        <w:rPr>
          <w:rFonts w:ascii="宋体" w:hAnsi="宋体"/>
        </w:rPr>
        <w:t>：预测坐标与真值坐标的欧氏距离（像素单位）。</w:t>
      </w:r>
    </w:p>
    <w:p w14:paraId="22D8C8A2" w14:textId="77777777" w:rsidR="00D63202" w:rsidRPr="006B0D02" w:rsidRDefault="00000000" w:rsidP="006B0D02">
      <w:pPr>
        <w:spacing w:afterLines="50" w:after="120" w:line="400" w:lineRule="exact"/>
        <w:ind w:firstLineChars="200" w:firstLine="422"/>
        <w:rPr>
          <w:rFonts w:ascii="宋体" w:hAnsi="宋体"/>
        </w:rPr>
      </w:pPr>
      <w:r w:rsidRPr="006B0D02">
        <w:rPr>
          <w:rFonts w:ascii="宋体" w:hAnsi="宋体"/>
          <w:b/>
          <w:bCs/>
        </w:rPr>
        <w:t>轨迹完整度 (Trajectory Completeness)</w:t>
      </w:r>
      <w:r w:rsidRPr="006B0D02">
        <w:rPr>
          <w:rFonts w:ascii="宋体" w:hAnsi="宋体"/>
        </w:rPr>
        <w:t>：在一个回合（Rally）中，成功追踪的帧数比例。</w:t>
      </w:r>
    </w:p>
    <w:p w14:paraId="7195A240" w14:textId="77777777" w:rsidR="00D63202" w:rsidRPr="006B0D02" w:rsidRDefault="00000000" w:rsidP="006B0D02">
      <w:pPr>
        <w:spacing w:afterLines="50" w:after="120" w:line="400" w:lineRule="exact"/>
        <w:ind w:firstLineChars="200" w:firstLine="422"/>
        <w:rPr>
          <w:rFonts w:ascii="宋体" w:hAnsi="宋体"/>
        </w:rPr>
      </w:pPr>
      <w:r w:rsidRPr="006B0D02">
        <w:rPr>
          <w:rFonts w:ascii="宋体" w:hAnsi="宋体"/>
          <w:b/>
          <w:bCs/>
        </w:rPr>
        <w:t>遮挡恢复率 (Occlusion Recovery Rate)</w:t>
      </w:r>
      <w:r w:rsidRPr="006B0D02">
        <w:rPr>
          <w:rFonts w:ascii="宋体" w:hAnsi="宋体"/>
        </w:rPr>
        <w:t>：球体从遮挡中出现后，系统重新捕获目标所需的平均帧数。</w:t>
      </w:r>
    </w:p>
    <w:p w14:paraId="147E6252" w14:textId="77777777" w:rsidR="00D63202" w:rsidRPr="006B0D02" w:rsidRDefault="00D63202" w:rsidP="006B0D02">
      <w:pPr>
        <w:spacing w:afterLines="50" w:after="120" w:line="400" w:lineRule="exact"/>
        <w:ind w:firstLine="200"/>
        <w:rPr>
          <w:rFonts w:ascii="宋体" w:hAnsi="宋体"/>
        </w:rPr>
      </w:pPr>
    </w:p>
    <w:p w14:paraId="4F8E9B03" w14:textId="77777777" w:rsidR="00D63202" w:rsidRPr="006B0D02" w:rsidRDefault="00000000" w:rsidP="006B0D02">
      <w:pPr>
        <w:spacing w:afterLines="50" w:after="120" w:line="400" w:lineRule="exact"/>
        <w:ind w:firstLineChars="200" w:firstLine="422"/>
        <w:rPr>
          <w:rFonts w:ascii="宋体" w:hAnsi="宋体"/>
          <w:b/>
          <w:bCs/>
        </w:rPr>
      </w:pPr>
      <w:r w:rsidRPr="006B0D02">
        <w:rPr>
          <w:rFonts w:ascii="宋体" w:hAnsi="宋体"/>
          <w:b/>
          <w:bCs/>
        </w:rPr>
        <w:t>1. 羽毛球检测(TrackNetV3_Attention)</w:t>
      </w:r>
    </w:p>
    <w:p w14:paraId="2CDD96E9" w14:textId="77777777" w:rsidR="00D63202" w:rsidRPr="006B0D02" w:rsidRDefault="00000000" w:rsidP="006B0D02">
      <w:pPr>
        <w:spacing w:afterLines="50" w:after="120" w:line="400" w:lineRule="exact"/>
        <w:ind w:firstLineChars="200" w:firstLine="422"/>
        <w:rPr>
          <w:rFonts w:ascii="宋体" w:hAnsi="宋体"/>
          <w:b/>
          <w:bCs/>
        </w:rPr>
      </w:pPr>
      <w:r w:rsidRPr="006B0D02">
        <w:rPr>
          <w:rFonts w:ascii="宋体" w:hAnsi="宋体"/>
          <w:b/>
          <w:bCs/>
        </w:rPr>
        <w:t>优势</w:t>
      </w:r>
    </w:p>
    <w:p w14:paraId="4BF333CC" w14:textId="77777777" w:rsidR="00D63202" w:rsidRPr="006B0D02" w:rsidRDefault="00000000" w:rsidP="006B0D02">
      <w:pPr>
        <w:numPr>
          <w:ilvl w:val="0"/>
          <w:numId w:val="159"/>
        </w:numPr>
        <w:tabs>
          <w:tab w:val="left" w:pos="720"/>
        </w:tabs>
        <w:spacing w:afterLines="50" w:after="120" w:line="400" w:lineRule="exact"/>
        <w:ind w:firstLine="200"/>
        <w:rPr>
          <w:rFonts w:ascii="宋体" w:hAnsi="宋体"/>
        </w:rPr>
      </w:pPr>
      <w:r w:rsidRPr="006B0D02">
        <w:rPr>
          <w:rFonts w:ascii="宋体" w:hAnsi="宋体"/>
        </w:rPr>
        <w:t>采用U-Net风格架构结合CBAM注意力机制，对小目标(羽毛球)检测有效</w:t>
      </w:r>
    </w:p>
    <w:p w14:paraId="4C16FA11" w14:textId="77777777" w:rsidR="00D63202" w:rsidRPr="006B0D02" w:rsidRDefault="00000000" w:rsidP="006B0D02">
      <w:pPr>
        <w:numPr>
          <w:ilvl w:val="0"/>
          <w:numId w:val="159"/>
        </w:numPr>
        <w:tabs>
          <w:tab w:val="left" w:pos="720"/>
        </w:tabs>
        <w:spacing w:afterLines="50" w:after="120" w:line="400" w:lineRule="exact"/>
        <w:ind w:firstLine="200"/>
        <w:rPr>
          <w:rFonts w:ascii="宋体" w:hAnsi="宋体"/>
        </w:rPr>
      </w:pPr>
      <w:r w:rsidRPr="006B0D02">
        <w:rPr>
          <w:rFonts w:ascii="宋体" w:hAnsi="宋体"/>
        </w:rPr>
        <w:t>轨迹</w:t>
      </w:r>
      <w:proofErr w:type="gramStart"/>
      <w:r w:rsidRPr="006B0D02">
        <w:rPr>
          <w:rFonts w:ascii="宋体" w:hAnsi="宋体"/>
        </w:rPr>
        <w:t>去噪处理</w:t>
      </w:r>
      <w:proofErr w:type="gramEnd"/>
      <w:r w:rsidRPr="006B0D02">
        <w:rPr>
          <w:rFonts w:ascii="宋体" w:hAnsi="宋体"/>
        </w:rPr>
        <w:t>显著减少了高频抖动，提升了位置数据的时间连续性</w:t>
      </w:r>
    </w:p>
    <w:p w14:paraId="288439AA" w14:textId="77777777" w:rsidR="00D63202" w:rsidRPr="006B0D02" w:rsidRDefault="00000000" w:rsidP="006B0D02">
      <w:pPr>
        <w:numPr>
          <w:ilvl w:val="0"/>
          <w:numId w:val="159"/>
        </w:numPr>
        <w:tabs>
          <w:tab w:val="left" w:pos="720"/>
        </w:tabs>
        <w:spacing w:afterLines="50" w:after="120" w:line="400" w:lineRule="exact"/>
        <w:ind w:firstLine="200"/>
        <w:rPr>
          <w:rFonts w:ascii="宋体" w:hAnsi="宋体"/>
        </w:rPr>
      </w:pPr>
      <w:r w:rsidRPr="006B0D02">
        <w:rPr>
          <w:rFonts w:ascii="宋体" w:hAnsi="宋体"/>
        </w:rPr>
        <w:t>降噪后速度分布更集中于低速区间，高速异常值比例明显减少</w:t>
      </w:r>
    </w:p>
    <w:p w14:paraId="73A50047" w14:textId="77777777" w:rsidR="00D63202" w:rsidRPr="006B0D02" w:rsidRDefault="00000000" w:rsidP="006B0D02">
      <w:pPr>
        <w:numPr>
          <w:ilvl w:val="0"/>
          <w:numId w:val="159"/>
        </w:numPr>
        <w:tabs>
          <w:tab w:val="left" w:pos="720"/>
        </w:tabs>
        <w:spacing w:afterLines="50" w:after="120" w:line="400" w:lineRule="exact"/>
        <w:ind w:firstLine="200"/>
        <w:rPr>
          <w:rFonts w:ascii="宋体" w:hAnsi="宋体"/>
        </w:rPr>
      </w:pPr>
      <w:r w:rsidRPr="006B0D02">
        <w:rPr>
          <w:rFonts w:ascii="宋体" w:hAnsi="宋体"/>
        </w:rPr>
        <w:t>宏观轨迹符合物理规律，呈现合理的抛物线飞行轨迹</w:t>
      </w:r>
    </w:p>
    <w:p w14:paraId="1C08959D" w14:textId="77777777" w:rsidR="00D63202" w:rsidRPr="006B0D02" w:rsidRDefault="00000000" w:rsidP="006B0D02">
      <w:pPr>
        <w:spacing w:afterLines="50" w:after="120" w:line="400" w:lineRule="exact"/>
        <w:ind w:firstLineChars="200" w:firstLine="422"/>
        <w:rPr>
          <w:rFonts w:ascii="宋体" w:hAnsi="宋体"/>
          <w:b/>
          <w:bCs/>
        </w:rPr>
      </w:pPr>
      <w:r w:rsidRPr="006B0D02">
        <w:rPr>
          <w:rFonts w:ascii="宋体" w:hAnsi="宋体"/>
          <w:b/>
          <w:bCs/>
        </w:rPr>
        <w:t>局限性</w:t>
      </w:r>
    </w:p>
    <w:p w14:paraId="10605838" w14:textId="77777777" w:rsidR="00D63202" w:rsidRPr="006B0D02" w:rsidRDefault="00000000" w:rsidP="006B0D02">
      <w:pPr>
        <w:numPr>
          <w:ilvl w:val="0"/>
          <w:numId w:val="160"/>
        </w:numPr>
        <w:tabs>
          <w:tab w:val="left" w:pos="720"/>
        </w:tabs>
        <w:spacing w:afterLines="50" w:after="120" w:line="400" w:lineRule="exact"/>
        <w:ind w:firstLine="200"/>
        <w:rPr>
          <w:rFonts w:ascii="宋体" w:hAnsi="宋体"/>
        </w:rPr>
      </w:pPr>
      <w:r w:rsidRPr="006B0D02">
        <w:rPr>
          <w:rFonts w:ascii="宋体" w:hAnsi="宋体"/>
        </w:rPr>
        <w:t>存在显著离群点/跳变，尤其在~1.5s、~4.5s、~6.5s、~9s、~12s和~14.5s等时间点</w:t>
      </w:r>
    </w:p>
    <w:p w14:paraId="5B2507F3" w14:textId="77777777" w:rsidR="00D63202" w:rsidRPr="006B0D02" w:rsidRDefault="00000000" w:rsidP="006B0D02">
      <w:pPr>
        <w:numPr>
          <w:ilvl w:val="0"/>
          <w:numId w:val="160"/>
        </w:numPr>
        <w:tabs>
          <w:tab w:val="left" w:pos="720"/>
        </w:tabs>
        <w:spacing w:afterLines="50" w:after="120" w:line="400" w:lineRule="exact"/>
        <w:ind w:firstLine="200"/>
        <w:rPr>
          <w:rFonts w:ascii="宋体" w:hAnsi="宋体"/>
        </w:rPr>
      </w:pPr>
      <w:r w:rsidRPr="006B0D02">
        <w:rPr>
          <w:rFonts w:ascii="宋体" w:hAnsi="宋体"/>
        </w:rPr>
        <w:t>14.5秒后跳</w:t>
      </w:r>
      <w:proofErr w:type="gramStart"/>
      <w:r w:rsidRPr="006B0D02">
        <w:rPr>
          <w:rFonts w:ascii="宋体" w:hAnsi="宋体"/>
        </w:rPr>
        <w:t>变变得</w:t>
      </w:r>
      <w:proofErr w:type="gramEnd"/>
      <w:r w:rsidRPr="006B0D02">
        <w:rPr>
          <w:rFonts w:ascii="宋体" w:hAnsi="宋体"/>
        </w:rPr>
        <w:t>异常频繁密集，几乎每帧都有较大位移</w:t>
      </w:r>
    </w:p>
    <w:p w14:paraId="36AEEA8A" w14:textId="77777777" w:rsidR="00D63202" w:rsidRPr="006B0D02" w:rsidRDefault="00000000" w:rsidP="006B0D02">
      <w:pPr>
        <w:numPr>
          <w:ilvl w:val="0"/>
          <w:numId w:val="160"/>
        </w:numPr>
        <w:tabs>
          <w:tab w:val="left" w:pos="720"/>
        </w:tabs>
        <w:spacing w:afterLines="50" w:after="120" w:line="400" w:lineRule="exact"/>
        <w:ind w:firstLine="200"/>
        <w:rPr>
          <w:rFonts w:ascii="宋体" w:hAnsi="宋体"/>
        </w:rPr>
      </w:pPr>
      <w:r w:rsidRPr="006B0D02">
        <w:rPr>
          <w:rFonts w:ascii="宋体" w:hAnsi="宋体"/>
        </w:rPr>
        <w:t xml:space="preserve">部分位移产生超高速度(&gt;20,000 </w:t>
      </w:r>
      <w:proofErr w:type="spellStart"/>
      <w:r w:rsidRPr="006B0D02">
        <w:rPr>
          <w:rFonts w:ascii="宋体" w:hAnsi="宋体"/>
        </w:rPr>
        <w:t>px</w:t>
      </w:r>
      <w:proofErr w:type="spellEnd"/>
      <w:r w:rsidRPr="006B0D02">
        <w:rPr>
          <w:rFonts w:ascii="宋体" w:hAnsi="宋体"/>
        </w:rPr>
        <w:t>/s)，物理上不合理</w:t>
      </w:r>
    </w:p>
    <w:p w14:paraId="6F68943C" w14:textId="77777777" w:rsidR="00D63202" w:rsidRPr="006B0D02" w:rsidRDefault="00000000" w:rsidP="006B0D02">
      <w:pPr>
        <w:numPr>
          <w:ilvl w:val="0"/>
          <w:numId w:val="160"/>
        </w:numPr>
        <w:tabs>
          <w:tab w:val="left" w:pos="720"/>
        </w:tabs>
        <w:spacing w:afterLines="50" w:after="120" w:line="400" w:lineRule="exact"/>
        <w:ind w:firstLine="200"/>
        <w:rPr>
          <w:rFonts w:ascii="宋体" w:hAnsi="宋体"/>
        </w:rPr>
      </w:pPr>
      <w:r w:rsidRPr="006B0D02">
        <w:rPr>
          <w:rFonts w:ascii="宋体" w:hAnsi="宋体"/>
        </w:rPr>
        <w:t>现有降噪策略(卡尔曼滤波+阈值过滤)对主要跳变点滤除效果有限</w:t>
      </w:r>
    </w:p>
    <w:p w14:paraId="1A0BB56A" w14:textId="77777777" w:rsidR="00D63202" w:rsidRPr="006B0D02" w:rsidRDefault="00000000" w:rsidP="006B0D02">
      <w:pPr>
        <w:spacing w:afterLines="50" w:after="120" w:line="400" w:lineRule="exact"/>
        <w:ind w:firstLineChars="200" w:firstLine="422"/>
        <w:rPr>
          <w:rFonts w:ascii="宋体" w:hAnsi="宋体"/>
          <w:b/>
          <w:bCs/>
        </w:rPr>
      </w:pPr>
      <w:r w:rsidRPr="006B0D02">
        <w:rPr>
          <w:rFonts w:ascii="宋体" w:hAnsi="宋体"/>
          <w:b/>
          <w:bCs/>
        </w:rPr>
        <w:t>改进建议</w:t>
      </w:r>
    </w:p>
    <w:p w14:paraId="4E3B6179" w14:textId="77777777" w:rsidR="00D63202" w:rsidRPr="006B0D02" w:rsidRDefault="00000000" w:rsidP="006B0D02">
      <w:pPr>
        <w:numPr>
          <w:ilvl w:val="0"/>
          <w:numId w:val="161"/>
        </w:numPr>
        <w:tabs>
          <w:tab w:val="left" w:pos="720"/>
        </w:tabs>
        <w:spacing w:afterLines="50" w:after="120" w:line="400" w:lineRule="exact"/>
        <w:ind w:firstLine="200"/>
        <w:rPr>
          <w:rFonts w:ascii="宋体" w:hAnsi="宋体"/>
        </w:rPr>
      </w:pPr>
      <w:r w:rsidRPr="006B0D02">
        <w:rPr>
          <w:rFonts w:ascii="宋体" w:hAnsi="宋体"/>
        </w:rPr>
        <w:t>引入物理约束(如最大速度限制)增强轨迹合理性</w:t>
      </w:r>
    </w:p>
    <w:p w14:paraId="5717411D" w14:textId="77777777" w:rsidR="00D63202" w:rsidRPr="006B0D02" w:rsidRDefault="00000000" w:rsidP="006B0D02">
      <w:pPr>
        <w:numPr>
          <w:ilvl w:val="0"/>
          <w:numId w:val="161"/>
        </w:numPr>
        <w:tabs>
          <w:tab w:val="left" w:pos="720"/>
        </w:tabs>
        <w:spacing w:afterLines="50" w:after="120" w:line="400" w:lineRule="exact"/>
        <w:ind w:firstLine="200"/>
        <w:rPr>
          <w:rFonts w:ascii="宋体" w:hAnsi="宋体"/>
        </w:rPr>
      </w:pPr>
      <w:r w:rsidRPr="006B0D02">
        <w:rPr>
          <w:rFonts w:ascii="宋体" w:hAnsi="宋体"/>
        </w:rPr>
        <w:t>优化异常值检测机制，特别是针对大跳变的识别与处理</w:t>
      </w:r>
    </w:p>
    <w:p w14:paraId="3229CD6D" w14:textId="77777777" w:rsidR="00D63202" w:rsidRPr="006B0D02" w:rsidRDefault="00000000" w:rsidP="006B0D02">
      <w:pPr>
        <w:numPr>
          <w:ilvl w:val="0"/>
          <w:numId w:val="161"/>
        </w:numPr>
        <w:tabs>
          <w:tab w:val="left" w:pos="720"/>
        </w:tabs>
        <w:spacing w:afterLines="50" w:after="120" w:line="400" w:lineRule="exact"/>
        <w:ind w:firstLine="200"/>
        <w:rPr>
          <w:rFonts w:ascii="宋体" w:hAnsi="宋体"/>
        </w:rPr>
      </w:pPr>
      <w:r w:rsidRPr="006B0D02">
        <w:rPr>
          <w:rFonts w:ascii="宋体" w:hAnsi="宋体"/>
        </w:rPr>
        <w:t>考虑多帧一致性验证，提升轨迹连续性</w:t>
      </w:r>
    </w:p>
    <w:p w14:paraId="08BAAAEA" w14:textId="77777777" w:rsidR="00D63202" w:rsidRPr="006B0D02" w:rsidRDefault="00000000" w:rsidP="006B0D02">
      <w:pPr>
        <w:spacing w:after="240" w:line="400" w:lineRule="exact"/>
        <w:ind w:firstLineChars="200" w:firstLine="420"/>
        <w:rPr>
          <w:rFonts w:ascii="宋体" w:hAnsi="宋体" w:cs="Google Sans Text"/>
          <w:color w:val="1F1F1F"/>
        </w:rPr>
      </w:pPr>
      <w:r w:rsidRPr="006B0D02">
        <w:rPr>
          <w:rFonts w:ascii="宋体" w:hAnsi="宋体" w:cs="宋体" w:hint="eastAsia"/>
          <w:color w:val="1F1F1F"/>
        </w:rPr>
        <w:t>我们在测试集上对比了不同模型的性能，评估指标采用精确率（</w:t>
      </w:r>
      <w:r w:rsidRPr="006B0D02">
        <w:rPr>
          <w:rFonts w:ascii="宋体" w:hAnsi="宋体" w:cs="Google Sans Text"/>
          <w:color w:val="1F1F1F"/>
        </w:rPr>
        <w:t>Precision</w:t>
      </w:r>
      <w:r w:rsidRPr="006B0D02">
        <w:rPr>
          <w:rFonts w:ascii="宋体" w:hAnsi="宋体" w:cs="宋体" w:hint="eastAsia"/>
          <w:color w:val="1F1F1F"/>
        </w:rPr>
        <w:t>）、召回率（</w:t>
      </w:r>
      <w:r w:rsidRPr="006B0D02">
        <w:rPr>
          <w:rFonts w:ascii="宋体" w:hAnsi="宋体" w:cs="Google Sans Text"/>
          <w:color w:val="1F1F1F"/>
        </w:rPr>
        <w:t>Recall</w:t>
      </w:r>
      <w:r w:rsidRPr="006B0D02">
        <w:rPr>
          <w:rFonts w:ascii="宋体" w:hAnsi="宋体" w:cs="宋体" w:hint="eastAsia"/>
          <w:color w:val="1F1F1F"/>
        </w:rPr>
        <w:t>）和</w:t>
      </w:r>
      <w:r w:rsidRPr="006B0D02">
        <w:rPr>
          <w:rFonts w:ascii="宋体" w:hAnsi="宋体" w:cs="Google Sans Text"/>
          <w:color w:val="1F1F1F"/>
        </w:rPr>
        <w:t>F1</w:t>
      </w:r>
      <w:r w:rsidRPr="006B0D02">
        <w:rPr>
          <w:rFonts w:ascii="宋体" w:hAnsi="宋体" w:cs="宋体" w:hint="eastAsia"/>
          <w:color w:val="1F1F1F"/>
        </w:rPr>
        <w:t>分数。</w:t>
      </w:r>
    </w:p>
    <w:p w14:paraId="7C3B7E17" w14:textId="77777777" w:rsidR="00D63202" w:rsidRPr="006B0D02" w:rsidRDefault="00000000" w:rsidP="006B0D02">
      <w:pPr>
        <w:spacing w:beforeLines="50" w:before="120"/>
        <w:jc w:val="center"/>
        <w:rPr>
          <w:rFonts w:ascii="宋体" w:hAnsi="宋体" w:cs="Google Sans Text"/>
          <w:b/>
          <w:bCs/>
          <w:color w:val="1F1F1F"/>
          <w:sz w:val="18"/>
          <w:szCs w:val="18"/>
        </w:rPr>
      </w:pPr>
      <w:r w:rsidRPr="006B0D02">
        <w:rPr>
          <w:rFonts w:ascii="宋体" w:hAnsi="宋体" w:cs="宋体" w:hint="eastAsia"/>
          <w:b/>
          <w:bCs/>
          <w:color w:val="1F1F1F"/>
          <w:sz w:val="18"/>
          <w:szCs w:val="18"/>
        </w:rPr>
        <w:t>表</w:t>
      </w:r>
      <w:r w:rsidRPr="006B0D02">
        <w:rPr>
          <w:rFonts w:ascii="宋体" w:hAnsi="宋体" w:cs="Google Sans Text"/>
          <w:b/>
          <w:bCs/>
          <w:color w:val="1F1F1F"/>
          <w:sz w:val="18"/>
          <w:szCs w:val="18"/>
        </w:rPr>
        <w:t xml:space="preserve"> </w:t>
      </w:r>
      <w:r w:rsidRPr="006B0D02">
        <w:rPr>
          <w:rFonts w:ascii="宋体" w:hAnsi="宋体" w:cs="Google Sans Text" w:hint="eastAsia"/>
          <w:b/>
          <w:bCs/>
          <w:color w:val="1F1F1F"/>
          <w:sz w:val="18"/>
          <w:szCs w:val="18"/>
        </w:rPr>
        <w:t>4.5</w:t>
      </w:r>
      <w:r w:rsidRPr="006B0D02">
        <w:rPr>
          <w:rFonts w:ascii="宋体" w:hAnsi="宋体" w:cs="Google Sans Text"/>
          <w:b/>
          <w:bCs/>
          <w:color w:val="1F1F1F"/>
          <w:sz w:val="18"/>
          <w:szCs w:val="18"/>
        </w:rPr>
        <w:t xml:space="preserve">-1 </w:t>
      </w:r>
      <w:r w:rsidRPr="006B0D02">
        <w:rPr>
          <w:rFonts w:ascii="宋体" w:hAnsi="宋体" w:cs="宋体" w:hint="eastAsia"/>
          <w:b/>
          <w:bCs/>
          <w:color w:val="1F1F1F"/>
          <w:sz w:val="18"/>
          <w:szCs w:val="18"/>
        </w:rPr>
        <w:t>球体检测模型性能对比表</w:t>
      </w:r>
    </w:p>
    <w:tbl>
      <w:tblPr>
        <w:tblW w:w="9360" w:type="dxa"/>
        <w:tblInd w:w="-72"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000" w:firstRow="0" w:lastRow="0" w:firstColumn="0" w:lastColumn="0" w:noHBand="0" w:noVBand="0"/>
      </w:tblPr>
      <w:tblGrid>
        <w:gridCol w:w="1338"/>
        <w:gridCol w:w="1337"/>
        <w:gridCol w:w="1337"/>
        <w:gridCol w:w="1337"/>
        <w:gridCol w:w="1337"/>
        <w:gridCol w:w="1337"/>
        <w:gridCol w:w="1337"/>
      </w:tblGrid>
      <w:tr w:rsidR="00D63202" w14:paraId="5EE03F90" w14:textId="77777777">
        <w:tc>
          <w:tcPr>
            <w:tcW w:w="1337" w:type="dxa"/>
            <w:shd w:val="clear" w:color="auto" w:fill="C1E4F5"/>
          </w:tcPr>
          <w:p w14:paraId="11612335" w14:textId="77777777" w:rsidR="00D63202" w:rsidRDefault="00000000">
            <w:pPr>
              <w:spacing w:before="120" w:after="120" w:line="275" w:lineRule="auto"/>
              <w:rPr>
                <w:rFonts w:ascii="宋体" w:hAnsi="宋体" w:cs="Google Sans Text"/>
                <w:b/>
                <w:bCs/>
                <w:color w:val="1F1F1F"/>
                <w:sz w:val="18"/>
                <w:szCs w:val="18"/>
              </w:rPr>
            </w:pPr>
            <w:r>
              <w:rPr>
                <w:rFonts w:ascii="宋体" w:hAnsi="宋体" w:cs="宋体" w:hint="eastAsia"/>
                <w:b/>
                <w:bCs/>
                <w:color w:val="1F1F1F"/>
                <w:sz w:val="18"/>
                <w:szCs w:val="18"/>
              </w:rPr>
              <w:t>模型架构</w:t>
            </w:r>
          </w:p>
        </w:tc>
        <w:tc>
          <w:tcPr>
            <w:tcW w:w="1337" w:type="dxa"/>
            <w:shd w:val="clear" w:color="auto" w:fill="C1E4F5"/>
          </w:tcPr>
          <w:p w14:paraId="56905CA1" w14:textId="77777777" w:rsidR="00D63202" w:rsidRDefault="00000000">
            <w:pPr>
              <w:spacing w:before="120" w:after="120" w:line="275" w:lineRule="auto"/>
              <w:rPr>
                <w:rFonts w:ascii="宋体" w:hAnsi="宋体" w:cs="Google Sans Text"/>
                <w:b/>
                <w:bCs/>
                <w:color w:val="1F1F1F"/>
                <w:sz w:val="18"/>
                <w:szCs w:val="18"/>
              </w:rPr>
            </w:pPr>
            <w:r>
              <w:rPr>
                <w:rFonts w:ascii="宋体" w:hAnsi="宋体" w:cs="Google Sans Text"/>
                <w:b/>
                <w:bCs/>
                <w:color w:val="1F1F1F"/>
                <w:sz w:val="18"/>
                <w:szCs w:val="18"/>
              </w:rPr>
              <w:t>CBAM</w:t>
            </w:r>
          </w:p>
        </w:tc>
        <w:tc>
          <w:tcPr>
            <w:tcW w:w="1337" w:type="dxa"/>
            <w:shd w:val="clear" w:color="auto" w:fill="C1E4F5"/>
          </w:tcPr>
          <w:p w14:paraId="7B3E650D" w14:textId="77777777" w:rsidR="00D63202" w:rsidRDefault="00000000">
            <w:pPr>
              <w:spacing w:before="120" w:after="120" w:line="275" w:lineRule="auto"/>
              <w:rPr>
                <w:rFonts w:ascii="宋体" w:hAnsi="宋体" w:cs="Google Sans Text"/>
                <w:b/>
                <w:bCs/>
                <w:color w:val="1F1F1F"/>
                <w:sz w:val="18"/>
                <w:szCs w:val="18"/>
              </w:rPr>
            </w:pPr>
            <w:r>
              <w:rPr>
                <w:rFonts w:ascii="宋体" w:hAnsi="宋体" w:cs="宋体" w:hint="eastAsia"/>
                <w:b/>
                <w:bCs/>
                <w:color w:val="1F1F1F"/>
                <w:sz w:val="18"/>
                <w:szCs w:val="18"/>
              </w:rPr>
              <w:t>预处理增强</w:t>
            </w:r>
          </w:p>
        </w:tc>
        <w:tc>
          <w:tcPr>
            <w:tcW w:w="1337" w:type="dxa"/>
            <w:shd w:val="clear" w:color="auto" w:fill="C1E4F5"/>
          </w:tcPr>
          <w:p w14:paraId="23B79863" w14:textId="77777777" w:rsidR="00D63202" w:rsidRDefault="00000000">
            <w:pPr>
              <w:spacing w:before="120" w:after="120" w:line="275" w:lineRule="auto"/>
              <w:rPr>
                <w:rFonts w:ascii="宋体" w:hAnsi="宋体" w:cs="Google Sans Text"/>
                <w:b/>
                <w:bCs/>
                <w:color w:val="1F1F1F"/>
                <w:sz w:val="18"/>
                <w:szCs w:val="18"/>
              </w:rPr>
            </w:pPr>
            <w:r>
              <w:rPr>
                <w:rFonts w:ascii="宋体" w:hAnsi="宋体" w:cs="Google Sans Text"/>
                <w:b/>
                <w:bCs/>
                <w:color w:val="1F1F1F"/>
                <w:sz w:val="18"/>
                <w:szCs w:val="18"/>
              </w:rPr>
              <w:t>Precision (%)</w:t>
            </w:r>
          </w:p>
        </w:tc>
        <w:tc>
          <w:tcPr>
            <w:tcW w:w="1337" w:type="dxa"/>
            <w:shd w:val="clear" w:color="auto" w:fill="C1E4F5"/>
          </w:tcPr>
          <w:p w14:paraId="555DE0C2" w14:textId="77777777" w:rsidR="00D63202" w:rsidRDefault="00000000">
            <w:pPr>
              <w:spacing w:before="120" w:after="120" w:line="275" w:lineRule="auto"/>
              <w:rPr>
                <w:rFonts w:ascii="宋体" w:hAnsi="宋体" w:cs="Google Sans Text"/>
                <w:b/>
                <w:bCs/>
                <w:color w:val="1F1F1F"/>
                <w:sz w:val="18"/>
                <w:szCs w:val="18"/>
              </w:rPr>
            </w:pPr>
            <w:proofErr w:type="gramStart"/>
            <w:r>
              <w:rPr>
                <w:rFonts w:ascii="宋体" w:hAnsi="宋体" w:cs="Google Sans Text"/>
                <w:b/>
                <w:bCs/>
                <w:color w:val="1F1F1F"/>
                <w:sz w:val="18"/>
                <w:szCs w:val="18"/>
              </w:rPr>
              <w:t>Recall</w:t>
            </w:r>
            <w:proofErr w:type="gramEnd"/>
            <w:r>
              <w:rPr>
                <w:rFonts w:ascii="宋体" w:hAnsi="宋体" w:cs="Google Sans Text"/>
                <w:b/>
                <w:bCs/>
                <w:color w:val="1F1F1F"/>
                <w:sz w:val="18"/>
                <w:szCs w:val="18"/>
              </w:rPr>
              <w:t xml:space="preserve"> (%)</w:t>
            </w:r>
          </w:p>
        </w:tc>
        <w:tc>
          <w:tcPr>
            <w:tcW w:w="1337" w:type="dxa"/>
            <w:shd w:val="clear" w:color="auto" w:fill="C1E4F5"/>
          </w:tcPr>
          <w:p w14:paraId="0D8467AB" w14:textId="77777777" w:rsidR="00D63202" w:rsidRDefault="00000000">
            <w:pPr>
              <w:spacing w:before="120" w:after="120" w:line="275" w:lineRule="auto"/>
              <w:rPr>
                <w:rFonts w:ascii="宋体" w:hAnsi="宋体" w:cs="Google Sans Text"/>
                <w:b/>
                <w:bCs/>
                <w:color w:val="1F1F1F"/>
                <w:sz w:val="18"/>
                <w:szCs w:val="18"/>
              </w:rPr>
            </w:pPr>
            <w:r>
              <w:rPr>
                <w:rFonts w:ascii="宋体" w:hAnsi="宋体" w:cs="Google Sans Text"/>
                <w:b/>
                <w:bCs/>
                <w:color w:val="1F1F1F"/>
                <w:sz w:val="18"/>
                <w:szCs w:val="18"/>
              </w:rPr>
              <w:t>F1 Score (%)</w:t>
            </w:r>
          </w:p>
        </w:tc>
        <w:tc>
          <w:tcPr>
            <w:tcW w:w="1337" w:type="dxa"/>
            <w:shd w:val="clear" w:color="auto" w:fill="C1E4F5"/>
          </w:tcPr>
          <w:p w14:paraId="2B89C1E5" w14:textId="77777777" w:rsidR="00D63202" w:rsidRDefault="00000000">
            <w:pPr>
              <w:spacing w:before="120" w:after="120" w:line="275" w:lineRule="auto"/>
              <w:rPr>
                <w:rFonts w:ascii="宋体" w:hAnsi="宋体" w:cs="Google Sans Text"/>
                <w:b/>
                <w:bCs/>
                <w:color w:val="1F1F1F"/>
                <w:sz w:val="18"/>
                <w:szCs w:val="18"/>
              </w:rPr>
            </w:pPr>
            <w:r>
              <w:rPr>
                <w:rFonts w:ascii="宋体" w:hAnsi="宋体" w:cs="宋体" w:hint="eastAsia"/>
                <w:b/>
                <w:bCs/>
                <w:color w:val="1F1F1F"/>
                <w:sz w:val="18"/>
                <w:szCs w:val="18"/>
              </w:rPr>
              <w:t>推理耗时</w:t>
            </w:r>
            <w:r>
              <w:rPr>
                <w:rFonts w:ascii="宋体" w:hAnsi="宋体" w:cs="Google Sans Text"/>
                <w:b/>
                <w:bCs/>
                <w:color w:val="1F1F1F"/>
                <w:sz w:val="18"/>
                <w:szCs w:val="18"/>
              </w:rPr>
              <w:t xml:space="preserve"> (</w:t>
            </w:r>
            <w:proofErr w:type="spellStart"/>
            <w:r>
              <w:rPr>
                <w:rFonts w:ascii="宋体" w:hAnsi="宋体" w:cs="Google Sans Text"/>
                <w:b/>
                <w:bCs/>
                <w:color w:val="1F1F1F"/>
                <w:sz w:val="18"/>
                <w:szCs w:val="18"/>
              </w:rPr>
              <w:t>ms</w:t>
            </w:r>
            <w:proofErr w:type="spellEnd"/>
            <w:r>
              <w:rPr>
                <w:rFonts w:ascii="宋体" w:hAnsi="宋体" w:cs="Google Sans Text"/>
                <w:b/>
                <w:bCs/>
                <w:color w:val="1F1F1F"/>
                <w:sz w:val="18"/>
                <w:szCs w:val="18"/>
              </w:rPr>
              <w:t>/</w:t>
            </w:r>
            <w:r>
              <w:rPr>
                <w:rFonts w:ascii="宋体" w:hAnsi="宋体" w:cs="宋体" w:hint="eastAsia"/>
                <w:b/>
                <w:bCs/>
                <w:color w:val="1F1F1F"/>
                <w:sz w:val="18"/>
                <w:szCs w:val="18"/>
              </w:rPr>
              <w:t>帧</w:t>
            </w:r>
            <w:r>
              <w:rPr>
                <w:rFonts w:ascii="宋体" w:hAnsi="宋体" w:cs="Google Sans Text"/>
                <w:b/>
                <w:bCs/>
                <w:color w:val="1F1F1F"/>
                <w:sz w:val="18"/>
                <w:szCs w:val="18"/>
              </w:rPr>
              <w:t>)</w:t>
            </w:r>
          </w:p>
        </w:tc>
      </w:tr>
      <w:tr w:rsidR="00D63202" w14:paraId="17A5624E" w14:textId="77777777">
        <w:tc>
          <w:tcPr>
            <w:tcW w:w="1337" w:type="dxa"/>
            <w:shd w:val="clear" w:color="auto" w:fill="C1E4F5"/>
          </w:tcPr>
          <w:p w14:paraId="5BF35B31" w14:textId="77777777" w:rsidR="00D63202" w:rsidRDefault="00000000">
            <w:pPr>
              <w:spacing w:before="120" w:after="120" w:line="275" w:lineRule="auto"/>
              <w:rPr>
                <w:rFonts w:ascii="宋体" w:hAnsi="宋体" w:cs="Google Sans Text"/>
                <w:color w:val="1F1F1F"/>
                <w:sz w:val="18"/>
                <w:szCs w:val="18"/>
              </w:rPr>
            </w:pPr>
            <w:r>
              <w:rPr>
                <w:rFonts w:ascii="宋体" w:hAnsi="宋体" w:cs="Google Sans Text"/>
                <w:color w:val="1F1F1F"/>
                <w:sz w:val="18"/>
                <w:szCs w:val="18"/>
              </w:rPr>
              <w:t>TrackNetV2</w:t>
            </w:r>
          </w:p>
        </w:tc>
        <w:tc>
          <w:tcPr>
            <w:tcW w:w="1337" w:type="dxa"/>
            <w:shd w:val="clear" w:color="auto" w:fill="C1E4F5"/>
          </w:tcPr>
          <w:p w14:paraId="21FE4583" w14:textId="77777777" w:rsidR="00D63202" w:rsidRDefault="00000000">
            <w:pPr>
              <w:spacing w:before="120" w:after="120" w:line="275" w:lineRule="auto"/>
              <w:rPr>
                <w:rFonts w:ascii="宋体" w:hAnsi="宋体" w:cs="Google Sans Text"/>
                <w:color w:val="1F1F1F"/>
                <w:sz w:val="18"/>
                <w:szCs w:val="18"/>
              </w:rPr>
            </w:pPr>
            <w:r>
              <w:rPr>
                <w:rFonts w:ascii="宋体" w:hAnsi="宋体" w:cs="Google Sans Text"/>
                <w:color w:val="1F1F1F"/>
                <w:sz w:val="18"/>
                <w:szCs w:val="18"/>
              </w:rPr>
              <w:t>-</w:t>
            </w:r>
          </w:p>
        </w:tc>
        <w:tc>
          <w:tcPr>
            <w:tcW w:w="1337" w:type="dxa"/>
            <w:shd w:val="clear" w:color="auto" w:fill="C1E4F5"/>
          </w:tcPr>
          <w:p w14:paraId="32BD7CD8" w14:textId="77777777" w:rsidR="00D63202" w:rsidRDefault="00000000">
            <w:pPr>
              <w:spacing w:before="120" w:after="120" w:line="275" w:lineRule="auto"/>
              <w:rPr>
                <w:rFonts w:ascii="宋体" w:hAnsi="宋体" w:cs="Google Sans Text"/>
                <w:color w:val="1F1F1F"/>
                <w:sz w:val="18"/>
                <w:szCs w:val="18"/>
              </w:rPr>
            </w:pPr>
            <w:r>
              <w:rPr>
                <w:rFonts w:ascii="宋体" w:hAnsi="宋体" w:cs="Google Sans Text"/>
                <w:color w:val="1F1F1F"/>
                <w:sz w:val="18"/>
                <w:szCs w:val="18"/>
              </w:rPr>
              <w:t>-</w:t>
            </w:r>
          </w:p>
        </w:tc>
        <w:tc>
          <w:tcPr>
            <w:tcW w:w="1337" w:type="dxa"/>
            <w:shd w:val="clear" w:color="auto" w:fill="C1E4F5"/>
          </w:tcPr>
          <w:p w14:paraId="2A6B4489" w14:textId="77777777" w:rsidR="00D63202" w:rsidRDefault="00000000">
            <w:pPr>
              <w:spacing w:before="120" w:after="120" w:line="275" w:lineRule="auto"/>
              <w:rPr>
                <w:rFonts w:ascii="宋体" w:hAnsi="宋体" w:cs="Google Sans Text"/>
                <w:color w:val="1F1F1F"/>
                <w:sz w:val="18"/>
                <w:szCs w:val="18"/>
              </w:rPr>
            </w:pPr>
            <w:r>
              <w:rPr>
                <w:rFonts w:ascii="宋体" w:hAnsi="宋体" w:cs="Google Sans Text"/>
                <w:color w:val="1F1F1F"/>
                <w:sz w:val="18"/>
                <w:szCs w:val="18"/>
              </w:rPr>
              <w:t>87.2</w:t>
            </w:r>
          </w:p>
        </w:tc>
        <w:tc>
          <w:tcPr>
            <w:tcW w:w="1337" w:type="dxa"/>
            <w:shd w:val="clear" w:color="auto" w:fill="C1E4F5"/>
          </w:tcPr>
          <w:p w14:paraId="7030FBFB" w14:textId="77777777" w:rsidR="00D63202" w:rsidRDefault="00000000">
            <w:pPr>
              <w:spacing w:before="120" w:after="120" w:line="275" w:lineRule="auto"/>
              <w:rPr>
                <w:rFonts w:ascii="宋体" w:hAnsi="宋体" w:cs="Google Sans Text"/>
                <w:color w:val="1F1F1F"/>
                <w:sz w:val="18"/>
                <w:szCs w:val="18"/>
              </w:rPr>
            </w:pPr>
            <w:r>
              <w:rPr>
                <w:rFonts w:ascii="宋体" w:hAnsi="宋体" w:cs="Google Sans Text"/>
                <w:color w:val="1F1F1F"/>
                <w:sz w:val="18"/>
                <w:szCs w:val="18"/>
              </w:rPr>
              <w:t>85.1</w:t>
            </w:r>
          </w:p>
        </w:tc>
        <w:tc>
          <w:tcPr>
            <w:tcW w:w="1337" w:type="dxa"/>
            <w:shd w:val="clear" w:color="auto" w:fill="C1E4F5"/>
          </w:tcPr>
          <w:p w14:paraId="223FBF93" w14:textId="77777777" w:rsidR="00D63202" w:rsidRDefault="00000000">
            <w:pPr>
              <w:spacing w:before="120" w:after="120" w:line="275" w:lineRule="auto"/>
              <w:rPr>
                <w:rFonts w:ascii="宋体" w:hAnsi="宋体" w:cs="Google Sans Text"/>
                <w:color w:val="1F1F1F"/>
                <w:sz w:val="18"/>
                <w:szCs w:val="18"/>
              </w:rPr>
            </w:pPr>
            <w:r>
              <w:rPr>
                <w:rFonts w:ascii="宋体" w:hAnsi="宋体" w:cs="Google Sans Text"/>
                <w:color w:val="1F1F1F"/>
                <w:sz w:val="18"/>
                <w:szCs w:val="18"/>
              </w:rPr>
              <w:t>86.1</w:t>
            </w:r>
          </w:p>
        </w:tc>
        <w:tc>
          <w:tcPr>
            <w:tcW w:w="1337" w:type="dxa"/>
            <w:shd w:val="clear" w:color="auto" w:fill="C1E4F5"/>
          </w:tcPr>
          <w:p w14:paraId="02A539C1" w14:textId="77777777" w:rsidR="00D63202" w:rsidRDefault="00000000">
            <w:pPr>
              <w:spacing w:before="120" w:after="120" w:line="275" w:lineRule="auto"/>
              <w:rPr>
                <w:rFonts w:ascii="宋体" w:hAnsi="宋体" w:cs="Google Sans Text"/>
                <w:color w:val="1F1F1F"/>
                <w:sz w:val="18"/>
                <w:szCs w:val="18"/>
              </w:rPr>
            </w:pPr>
            <w:r>
              <w:rPr>
                <w:rFonts w:ascii="宋体" w:hAnsi="宋体" w:cs="Google Sans Text"/>
                <w:color w:val="1F1F1F"/>
                <w:sz w:val="18"/>
                <w:szCs w:val="18"/>
              </w:rPr>
              <w:t>28.5</w:t>
            </w:r>
          </w:p>
        </w:tc>
      </w:tr>
      <w:tr w:rsidR="00D63202" w14:paraId="022E13D0" w14:textId="77777777">
        <w:tc>
          <w:tcPr>
            <w:tcW w:w="1337" w:type="dxa"/>
            <w:shd w:val="clear" w:color="auto" w:fill="C1E4F5"/>
          </w:tcPr>
          <w:p w14:paraId="3EB8FEDD" w14:textId="77777777" w:rsidR="00D63202" w:rsidRDefault="00000000">
            <w:pPr>
              <w:spacing w:before="120" w:after="120" w:line="275" w:lineRule="auto"/>
              <w:rPr>
                <w:rFonts w:ascii="宋体" w:hAnsi="宋体" w:cs="Google Sans Text"/>
                <w:color w:val="1F1F1F"/>
                <w:sz w:val="18"/>
                <w:szCs w:val="18"/>
              </w:rPr>
            </w:pPr>
            <w:r>
              <w:rPr>
                <w:rFonts w:ascii="宋体" w:hAnsi="宋体" w:cs="Google Sans Text"/>
                <w:color w:val="1F1F1F"/>
                <w:sz w:val="18"/>
                <w:szCs w:val="18"/>
              </w:rPr>
              <w:t>TrackNetV3</w:t>
            </w:r>
          </w:p>
        </w:tc>
        <w:tc>
          <w:tcPr>
            <w:tcW w:w="1337" w:type="dxa"/>
            <w:shd w:val="clear" w:color="auto" w:fill="C1E4F5"/>
          </w:tcPr>
          <w:p w14:paraId="5A163B6D" w14:textId="77777777" w:rsidR="00D63202" w:rsidRDefault="00000000">
            <w:pPr>
              <w:spacing w:before="120" w:after="120" w:line="275" w:lineRule="auto"/>
              <w:rPr>
                <w:rFonts w:ascii="宋体" w:hAnsi="宋体" w:cs="Google Sans Text"/>
                <w:color w:val="1F1F1F"/>
                <w:sz w:val="18"/>
                <w:szCs w:val="18"/>
              </w:rPr>
            </w:pPr>
            <w:r>
              <w:rPr>
                <w:rFonts w:ascii="宋体" w:hAnsi="宋体" w:cs="Google Sans Text"/>
                <w:color w:val="1F1F1F"/>
                <w:sz w:val="18"/>
                <w:szCs w:val="18"/>
              </w:rPr>
              <w:t>-</w:t>
            </w:r>
          </w:p>
        </w:tc>
        <w:tc>
          <w:tcPr>
            <w:tcW w:w="1337" w:type="dxa"/>
            <w:shd w:val="clear" w:color="auto" w:fill="C1E4F5"/>
          </w:tcPr>
          <w:p w14:paraId="21F2A7F4" w14:textId="77777777" w:rsidR="00D63202" w:rsidRDefault="00000000">
            <w:pPr>
              <w:spacing w:before="120" w:after="120" w:line="275" w:lineRule="auto"/>
              <w:rPr>
                <w:rFonts w:ascii="宋体" w:hAnsi="宋体" w:cs="Google Sans Text"/>
                <w:color w:val="1F1F1F"/>
                <w:sz w:val="18"/>
                <w:szCs w:val="18"/>
              </w:rPr>
            </w:pPr>
            <w:r>
              <w:rPr>
                <w:rFonts w:ascii="宋体" w:hAnsi="宋体" w:cs="Google Sans Text"/>
                <w:color w:val="1F1F1F"/>
                <w:sz w:val="18"/>
                <w:szCs w:val="18"/>
              </w:rPr>
              <w:t>-</w:t>
            </w:r>
          </w:p>
        </w:tc>
        <w:tc>
          <w:tcPr>
            <w:tcW w:w="1337" w:type="dxa"/>
            <w:shd w:val="clear" w:color="auto" w:fill="C1E4F5"/>
          </w:tcPr>
          <w:p w14:paraId="75220FEF" w14:textId="77777777" w:rsidR="00D63202" w:rsidRDefault="00000000">
            <w:pPr>
              <w:spacing w:before="120" w:after="120" w:line="275" w:lineRule="auto"/>
              <w:rPr>
                <w:rFonts w:ascii="宋体" w:hAnsi="宋体" w:cs="Google Sans Text"/>
                <w:color w:val="1F1F1F"/>
                <w:sz w:val="18"/>
                <w:szCs w:val="18"/>
              </w:rPr>
            </w:pPr>
            <w:r>
              <w:rPr>
                <w:rFonts w:ascii="宋体" w:hAnsi="宋体" w:cs="Google Sans Text"/>
                <w:color w:val="1F1F1F"/>
                <w:sz w:val="18"/>
                <w:szCs w:val="18"/>
              </w:rPr>
              <w:t>93.4</w:t>
            </w:r>
          </w:p>
        </w:tc>
        <w:tc>
          <w:tcPr>
            <w:tcW w:w="1337" w:type="dxa"/>
            <w:shd w:val="clear" w:color="auto" w:fill="C1E4F5"/>
          </w:tcPr>
          <w:p w14:paraId="36CA2AED" w14:textId="77777777" w:rsidR="00D63202" w:rsidRDefault="00000000">
            <w:pPr>
              <w:spacing w:before="120" w:after="120" w:line="275" w:lineRule="auto"/>
              <w:rPr>
                <w:rFonts w:ascii="宋体" w:hAnsi="宋体" w:cs="Google Sans Text"/>
                <w:color w:val="1F1F1F"/>
                <w:sz w:val="18"/>
                <w:szCs w:val="18"/>
              </w:rPr>
            </w:pPr>
            <w:r>
              <w:rPr>
                <w:rFonts w:ascii="宋体" w:hAnsi="宋体" w:cs="Google Sans Text"/>
                <w:color w:val="1F1F1F"/>
                <w:sz w:val="18"/>
                <w:szCs w:val="18"/>
              </w:rPr>
              <w:t>91.2</w:t>
            </w:r>
          </w:p>
        </w:tc>
        <w:tc>
          <w:tcPr>
            <w:tcW w:w="1337" w:type="dxa"/>
            <w:shd w:val="clear" w:color="auto" w:fill="C1E4F5"/>
          </w:tcPr>
          <w:p w14:paraId="04DD9D8B" w14:textId="77777777" w:rsidR="00D63202" w:rsidRDefault="00000000">
            <w:pPr>
              <w:spacing w:before="120" w:after="120" w:line="275" w:lineRule="auto"/>
              <w:rPr>
                <w:rFonts w:ascii="宋体" w:hAnsi="宋体" w:cs="Google Sans Text"/>
                <w:color w:val="1F1F1F"/>
                <w:sz w:val="18"/>
                <w:szCs w:val="18"/>
              </w:rPr>
            </w:pPr>
            <w:r>
              <w:rPr>
                <w:rFonts w:ascii="宋体" w:hAnsi="宋体" w:cs="Google Sans Text"/>
                <w:color w:val="1F1F1F"/>
                <w:sz w:val="18"/>
                <w:szCs w:val="18"/>
              </w:rPr>
              <w:t>92.3</w:t>
            </w:r>
          </w:p>
        </w:tc>
        <w:tc>
          <w:tcPr>
            <w:tcW w:w="1337" w:type="dxa"/>
            <w:shd w:val="clear" w:color="auto" w:fill="C1E4F5"/>
          </w:tcPr>
          <w:p w14:paraId="44F18FFF" w14:textId="77777777" w:rsidR="00D63202" w:rsidRDefault="00000000">
            <w:pPr>
              <w:spacing w:before="120" w:after="120" w:line="275" w:lineRule="auto"/>
              <w:rPr>
                <w:rFonts w:ascii="宋体" w:hAnsi="宋体" w:cs="Google Sans Text"/>
                <w:color w:val="1F1F1F"/>
                <w:sz w:val="18"/>
                <w:szCs w:val="18"/>
              </w:rPr>
            </w:pPr>
            <w:r>
              <w:rPr>
                <w:rFonts w:ascii="宋体" w:hAnsi="宋体" w:cs="Google Sans Text"/>
                <w:color w:val="1F1F1F"/>
                <w:sz w:val="18"/>
                <w:szCs w:val="18"/>
              </w:rPr>
              <w:t>33.1</w:t>
            </w:r>
          </w:p>
        </w:tc>
      </w:tr>
      <w:tr w:rsidR="00D63202" w14:paraId="2D11D05B" w14:textId="77777777">
        <w:tc>
          <w:tcPr>
            <w:tcW w:w="1337" w:type="dxa"/>
            <w:shd w:val="clear" w:color="auto" w:fill="C1E4F5"/>
          </w:tcPr>
          <w:p w14:paraId="3CBAD4CD" w14:textId="77777777" w:rsidR="00D63202" w:rsidRDefault="00000000">
            <w:pPr>
              <w:spacing w:before="120" w:after="120" w:line="275" w:lineRule="auto"/>
              <w:rPr>
                <w:rFonts w:ascii="宋体" w:hAnsi="宋体" w:cs="Google Sans Text"/>
                <w:color w:val="1F1F1F"/>
                <w:sz w:val="18"/>
                <w:szCs w:val="18"/>
              </w:rPr>
            </w:pPr>
            <w:r>
              <w:rPr>
                <w:rFonts w:ascii="宋体" w:hAnsi="宋体" w:cs="Google Sans Text"/>
                <w:color w:val="1F1F1F"/>
                <w:sz w:val="18"/>
                <w:szCs w:val="18"/>
              </w:rPr>
              <w:t>TrackNetV3</w:t>
            </w:r>
          </w:p>
        </w:tc>
        <w:tc>
          <w:tcPr>
            <w:tcW w:w="1337" w:type="dxa"/>
            <w:shd w:val="clear" w:color="auto" w:fill="C1E4F5"/>
          </w:tcPr>
          <w:p w14:paraId="668285D4" w14:textId="77777777" w:rsidR="00D63202" w:rsidRDefault="00000000">
            <w:pPr>
              <w:spacing w:before="120" w:after="120" w:line="275" w:lineRule="auto"/>
              <w:rPr>
                <w:rFonts w:ascii="宋体" w:hAnsi="宋体" w:cs="Google Sans Text"/>
                <w:color w:val="1F1F1F"/>
                <w:sz w:val="18"/>
                <w:szCs w:val="18"/>
              </w:rPr>
            </w:pPr>
            <w:r>
              <w:rPr>
                <w:rFonts w:ascii="宋体" w:hAnsi="宋体" w:cs="Google Sans Text"/>
                <w:color w:val="1F1F1F"/>
                <w:sz w:val="18"/>
                <w:szCs w:val="18"/>
              </w:rPr>
              <w:t>√</w:t>
            </w:r>
          </w:p>
        </w:tc>
        <w:tc>
          <w:tcPr>
            <w:tcW w:w="1337" w:type="dxa"/>
            <w:shd w:val="clear" w:color="auto" w:fill="C1E4F5"/>
          </w:tcPr>
          <w:p w14:paraId="38550031" w14:textId="77777777" w:rsidR="00D63202" w:rsidRDefault="00000000">
            <w:pPr>
              <w:spacing w:before="120" w:after="120" w:line="275" w:lineRule="auto"/>
              <w:rPr>
                <w:rFonts w:ascii="宋体" w:hAnsi="宋体" w:cs="Google Sans Text"/>
                <w:color w:val="1F1F1F"/>
                <w:sz w:val="18"/>
                <w:szCs w:val="18"/>
              </w:rPr>
            </w:pPr>
            <w:r>
              <w:rPr>
                <w:rFonts w:ascii="宋体" w:hAnsi="宋体" w:cs="Google Sans Text"/>
                <w:color w:val="1F1F1F"/>
                <w:sz w:val="18"/>
                <w:szCs w:val="18"/>
              </w:rPr>
              <w:t>-</w:t>
            </w:r>
          </w:p>
        </w:tc>
        <w:tc>
          <w:tcPr>
            <w:tcW w:w="1337" w:type="dxa"/>
            <w:shd w:val="clear" w:color="auto" w:fill="C1E4F5"/>
          </w:tcPr>
          <w:p w14:paraId="2FF51A0A" w14:textId="77777777" w:rsidR="00D63202" w:rsidRDefault="00000000">
            <w:pPr>
              <w:spacing w:before="120" w:after="120" w:line="275" w:lineRule="auto"/>
              <w:rPr>
                <w:rFonts w:ascii="宋体" w:hAnsi="宋体" w:cs="Google Sans Text"/>
                <w:color w:val="1F1F1F"/>
                <w:sz w:val="18"/>
                <w:szCs w:val="18"/>
              </w:rPr>
            </w:pPr>
            <w:r>
              <w:rPr>
                <w:rFonts w:ascii="宋体" w:hAnsi="宋体" w:cs="Google Sans Text"/>
                <w:color w:val="1F1F1F"/>
                <w:sz w:val="18"/>
                <w:szCs w:val="18"/>
              </w:rPr>
              <w:t>95.2</w:t>
            </w:r>
          </w:p>
        </w:tc>
        <w:tc>
          <w:tcPr>
            <w:tcW w:w="1337" w:type="dxa"/>
            <w:shd w:val="clear" w:color="auto" w:fill="C1E4F5"/>
          </w:tcPr>
          <w:p w14:paraId="68F4BAFC" w14:textId="77777777" w:rsidR="00D63202" w:rsidRDefault="00000000">
            <w:pPr>
              <w:spacing w:before="120" w:after="120" w:line="275" w:lineRule="auto"/>
              <w:rPr>
                <w:rFonts w:ascii="宋体" w:hAnsi="宋体" w:cs="Google Sans Text"/>
                <w:color w:val="1F1F1F"/>
                <w:sz w:val="18"/>
                <w:szCs w:val="18"/>
              </w:rPr>
            </w:pPr>
            <w:r>
              <w:rPr>
                <w:rFonts w:ascii="宋体" w:hAnsi="宋体" w:cs="Google Sans Text"/>
                <w:color w:val="1F1F1F"/>
                <w:sz w:val="18"/>
                <w:szCs w:val="18"/>
              </w:rPr>
              <w:t>93.8</w:t>
            </w:r>
          </w:p>
        </w:tc>
        <w:tc>
          <w:tcPr>
            <w:tcW w:w="1337" w:type="dxa"/>
            <w:shd w:val="clear" w:color="auto" w:fill="C1E4F5"/>
          </w:tcPr>
          <w:p w14:paraId="0FB64F15" w14:textId="77777777" w:rsidR="00D63202" w:rsidRDefault="00000000">
            <w:pPr>
              <w:spacing w:before="120" w:after="120" w:line="275" w:lineRule="auto"/>
              <w:rPr>
                <w:rFonts w:ascii="宋体" w:hAnsi="宋体" w:cs="Google Sans Text"/>
                <w:color w:val="1F1F1F"/>
                <w:sz w:val="18"/>
                <w:szCs w:val="18"/>
              </w:rPr>
            </w:pPr>
            <w:r>
              <w:rPr>
                <w:rFonts w:ascii="宋体" w:hAnsi="宋体" w:cs="Google Sans Text"/>
                <w:color w:val="1F1F1F"/>
                <w:sz w:val="18"/>
                <w:szCs w:val="18"/>
              </w:rPr>
              <w:t>94.5</w:t>
            </w:r>
          </w:p>
        </w:tc>
        <w:tc>
          <w:tcPr>
            <w:tcW w:w="1337" w:type="dxa"/>
            <w:shd w:val="clear" w:color="auto" w:fill="C1E4F5"/>
          </w:tcPr>
          <w:p w14:paraId="6004A3EE" w14:textId="77777777" w:rsidR="00D63202" w:rsidRDefault="00000000">
            <w:pPr>
              <w:spacing w:before="120" w:after="120" w:line="275" w:lineRule="auto"/>
              <w:rPr>
                <w:rFonts w:ascii="宋体" w:hAnsi="宋体" w:cs="Google Sans Text"/>
                <w:color w:val="1F1F1F"/>
                <w:sz w:val="18"/>
                <w:szCs w:val="18"/>
              </w:rPr>
            </w:pPr>
            <w:r>
              <w:rPr>
                <w:rFonts w:ascii="宋体" w:hAnsi="宋体" w:cs="Google Sans Text"/>
                <w:color w:val="1F1F1F"/>
                <w:sz w:val="18"/>
                <w:szCs w:val="18"/>
              </w:rPr>
              <w:t>34.8</w:t>
            </w:r>
          </w:p>
        </w:tc>
      </w:tr>
      <w:tr w:rsidR="00D63202" w14:paraId="6AFD84C7" w14:textId="77777777">
        <w:tc>
          <w:tcPr>
            <w:tcW w:w="1337" w:type="dxa"/>
            <w:shd w:val="clear" w:color="auto" w:fill="C1E4F5"/>
          </w:tcPr>
          <w:p w14:paraId="1F73064E" w14:textId="77777777" w:rsidR="00D63202" w:rsidRDefault="00000000">
            <w:pPr>
              <w:spacing w:before="120" w:after="120" w:line="275" w:lineRule="auto"/>
              <w:rPr>
                <w:rFonts w:ascii="宋体" w:hAnsi="宋体" w:cs="Google Sans Text"/>
                <w:b/>
                <w:bCs/>
                <w:color w:val="1F1F1F"/>
                <w:sz w:val="18"/>
                <w:szCs w:val="18"/>
              </w:rPr>
            </w:pPr>
            <w:r>
              <w:rPr>
                <w:rFonts w:ascii="宋体" w:hAnsi="宋体" w:cs="Google Sans Text"/>
                <w:b/>
                <w:bCs/>
                <w:color w:val="1F1F1F"/>
                <w:sz w:val="18"/>
                <w:szCs w:val="18"/>
              </w:rPr>
              <w:t>TrackNetV3</w:t>
            </w:r>
          </w:p>
        </w:tc>
        <w:tc>
          <w:tcPr>
            <w:tcW w:w="1337" w:type="dxa"/>
            <w:shd w:val="clear" w:color="auto" w:fill="C1E4F5"/>
          </w:tcPr>
          <w:p w14:paraId="1AC5B09C" w14:textId="77777777" w:rsidR="00D63202" w:rsidRDefault="00000000">
            <w:pPr>
              <w:spacing w:before="120" w:after="120" w:line="275" w:lineRule="auto"/>
              <w:rPr>
                <w:rFonts w:ascii="宋体" w:hAnsi="宋体" w:cs="Google Sans Text"/>
                <w:b/>
                <w:bCs/>
                <w:color w:val="1F1F1F"/>
                <w:sz w:val="18"/>
                <w:szCs w:val="18"/>
              </w:rPr>
            </w:pPr>
            <w:r>
              <w:rPr>
                <w:rFonts w:ascii="宋体" w:hAnsi="宋体" w:cs="Google Sans Text"/>
                <w:b/>
                <w:bCs/>
                <w:color w:val="1F1F1F"/>
                <w:sz w:val="18"/>
                <w:szCs w:val="18"/>
              </w:rPr>
              <w:t>√</w:t>
            </w:r>
          </w:p>
        </w:tc>
        <w:tc>
          <w:tcPr>
            <w:tcW w:w="1337" w:type="dxa"/>
            <w:shd w:val="clear" w:color="auto" w:fill="C1E4F5"/>
          </w:tcPr>
          <w:p w14:paraId="2D151515" w14:textId="77777777" w:rsidR="00D63202" w:rsidRDefault="00000000">
            <w:pPr>
              <w:spacing w:before="120" w:after="120" w:line="275" w:lineRule="auto"/>
              <w:rPr>
                <w:rFonts w:ascii="宋体" w:hAnsi="宋体" w:cs="Google Sans Text"/>
                <w:b/>
                <w:bCs/>
                <w:color w:val="1F1F1F"/>
                <w:sz w:val="18"/>
                <w:szCs w:val="18"/>
              </w:rPr>
            </w:pPr>
            <w:r>
              <w:rPr>
                <w:rFonts w:ascii="宋体" w:hAnsi="宋体" w:cs="Google Sans Text"/>
                <w:b/>
                <w:bCs/>
                <w:color w:val="1F1F1F"/>
                <w:sz w:val="18"/>
                <w:szCs w:val="18"/>
              </w:rPr>
              <w:t>√</w:t>
            </w:r>
          </w:p>
        </w:tc>
        <w:tc>
          <w:tcPr>
            <w:tcW w:w="1337" w:type="dxa"/>
            <w:shd w:val="clear" w:color="auto" w:fill="C1E4F5"/>
          </w:tcPr>
          <w:p w14:paraId="1CD69A40" w14:textId="77777777" w:rsidR="00D63202" w:rsidRDefault="00000000">
            <w:pPr>
              <w:spacing w:before="120" w:after="120" w:line="275" w:lineRule="auto"/>
              <w:rPr>
                <w:rFonts w:ascii="宋体" w:hAnsi="宋体" w:cs="Google Sans Text"/>
                <w:b/>
                <w:bCs/>
                <w:color w:val="1F1F1F"/>
                <w:sz w:val="18"/>
                <w:szCs w:val="18"/>
              </w:rPr>
            </w:pPr>
            <w:r>
              <w:rPr>
                <w:rFonts w:ascii="宋体" w:hAnsi="宋体" w:cs="Google Sans Text"/>
                <w:b/>
                <w:bCs/>
                <w:color w:val="1F1F1F"/>
                <w:sz w:val="18"/>
                <w:szCs w:val="18"/>
              </w:rPr>
              <w:t>96.1</w:t>
            </w:r>
          </w:p>
        </w:tc>
        <w:tc>
          <w:tcPr>
            <w:tcW w:w="1337" w:type="dxa"/>
            <w:shd w:val="clear" w:color="auto" w:fill="C1E4F5"/>
          </w:tcPr>
          <w:p w14:paraId="6FE857FF" w14:textId="77777777" w:rsidR="00D63202" w:rsidRDefault="00000000">
            <w:pPr>
              <w:spacing w:before="120" w:after="120" w:line="275" w:lineRule="auto"/>
              <w:rPr>
                <w:rFonts w:ascii="宋体" w:hAnsi="宋体" w:cs="Google Sans Text"/>
                <w:b/>
                <w:bCs/>
                <w:color w:val="1F1F1F"/>
                <w:sz w:val="18"/>
                <w:szCs w:val="18"/>
              </w:rPr>
            </w:pPr>
            <w:r>
              <w:rPr>
                <w:rFonts w:ascii="宋体" w:hAnsi="宋体" w:cs="Google Sans Text"/>
                <w:b/>
                <w:bCs/>
                <w:color w:val="1F1F1F"/>
                <w:sz w:val="18"/>
                <w:szCs w:val="18"/>
              </w:rPr>
              <w:t>94.9</w:t>
            </w:r>
          </w:p>
        </w:tc>
        <w:tc>
          <w:tcPr>
            <w:tcW w:w="1337" w:type="dxa"/>
            <w:shd w:val="clear" w:color="auto" w:fill="C1E4F5"/>
          </w:tcPr>
          <w:p w14:paraId="3F84CE2B" w14:textId="77777777" w:rsidR="00D63202" w:rsidRDefault="00000000">
            <w:pPr>
              <w:spacing w:before="120" w:after="120" w:line="275" w:lineRule="auto"/>
              <w:rPr>
                <w:rFonts w:ascii="宋体" w:hAnsi="宋体" w:cs="Google Sans Text"/>
                <w:b/>
                <w:bCs/>
                <w:color w:val="1F1F1F"/>
                <w:sz w:val="18"/>
                <w:szCs w:val="18"/>
              </w:rPr>
            </w:pPr>
            <w:r>
              <w:rPr>
                <w:rFonts w:ascii="宋体" w:hAnsi="宋体" w:cs="Google Sans Text"/>
                <w:b/>
                <w:bCs/>
                <w:color w:val="1F1F1F"/>
                <w:sz w:val="18"/>
                <w:szCs w:val="18"/>
              </w:rPr>
              <w:t>95.5</w:t>
            </w:r>
          </w:p>
        </w:tc>
        <w:tc>
          <w:tcPr>
            <w:tcW w:w="1337" w:type="dxa"/>
            <w:shd w:val="clear" w:color="auto" w:fill="C1E4F5"/>
          </w:tcPr>
          <w:p w14:paraId="64E61D43" w14:textId="77777777" w:rsidR="00D63202" w:rsidRDefault="00000000">
            <w:pPr>
              <w:spacing w:before="120" w:after="120" w:line="275" w:lineRule="auto"/>
              <w:rPr>
                <w:rFonts w:ascii="宋体" w:hAnsi="宋体" w:cs="Google Sans Text"/>
                <w:b/>
                <w:bCs/>
                <w:color w:val="1F1F1F"/>
                <w:sz w:val="18"/>
                <w:szCs w:val="18"/>
              </w:rPr>
            </w:pPr>
            <w:r>
              <w:rPr>
                <w:rFonts w:ascii="宋体" w:hAnsi="宋体" w:cs="Google Sans Text"/>
                <w:b/>
                <w:bCs/>
                <w:color w:val="1F1F1F"/>
                <w:sz w:val="18"/>
                <w:szCs w:val="18"/>
              </w:rPr>
              <w:t>35.7</w:t>
            </w:r>
          </w:p>
        </w:tc>
      </w:tr>
    </w:tbl>
    <w:p w14:paraId="1ADBC6A6" w14:textId="77777777" w:rsidR="00D63202" w:rsidRPr="006B0D02" w:rsidRDefault="00000000" w:rsidP="006B0D02">
      <w:pPr>
        <w:spacing w:before="480" w:after="240" w:line="400" w:lineRule="exact"/>
        <w:ind w:firstLineChars="200" w:firstLine="420"/>
        <w:rPr>
          <w:rFonts w:ascii="宋体" w:hAnsi="宋体" w:cs="Google Sans Text"/>
          <w:color w:val="1F1F1F"/>
        </w:rPr>
      </w:pPr>
      <w:r w:rsidRPr="006B0D02">
        <w:rPr>
          <w:rFonts w:ascii="宋体" w:hAnsi="宋体" w:cs="宋体" w:hint="eastAsia"/>
          <w:color w:val="1F1F1F"/>
        </w:rPr>
        <w:lastRenderedPageBreak/>
        <w:t>从表</w:t>
      </w:r>
      <w:r w:rsidRPr="006B0D02">
        <w:rPr>
          <w:rFonts w:ascii="宋体" w:hAnsi="宋体" w:cs="Google Sans Text" w:hint="eastAsia"/>
          <w:color w:val="1F1F1F"/>
        </w:rPr>
        <w:t>4.5</w:t>
      </w:r>
      <w:r w:rsidRPr="006B0D02">
        <w:rPr>
          <w:rFonts w:ascii="宋体" w:hAnsi="宋体" w:cs="Google Sans Text"/>
          <w:color w:val="1F1F1F"/>
        </w:rPr>
        <w:t>-1</w:t>
      </w:r>
      <w:r w:rsidRPr="006B0D02">
        <w:rPr>
          <w:rFonts w:ascii="宋体" w:hAnsi="宋体" w:cs="宋体" w:hint="eastAsia"/>
          <w:color w:val="1F1F1F"/>
        </w:rPr>
        <w:t>可以看出，引入</w:t>
      </w:r>
      <w:r w:rsidRPr="006B0D02">
        <w:rPr>
          <w:rFonts w:ascii="宋体" w:hAnsi="宋体" w:cs="Google Sans Text"/>
          <w:color w:val="1F1F1F"/>
        </w:rPr>
        <w:t>CBAM</w:t>
      </w:r>
      <w:r w:rsidRPr="006B0D02">
        <w:rPr>
          <w:rFonts w:ascii="宋体" w:hAnsi="宋体" w:cs="宋体" w:hint="eastAsia"/>
          <w:color w:val="1F1F1F"/>
        </w:rPr>
        <w:t>模块后，</w:t>
      </w:r>
      <w:r w:rsidRPr="006B0D02">
        <w:rPr>
          <w:rFonts w:ascii="宋体" w:hAnsi="宋体" w:cs="Google Sans Text"/>
          <w:color w:val="1F1F1F"/>
        </w:rPr>
        <w:t>F1</w:t>
      </w:r>
      <w:r w:rsidRPr="006B0D02">
        <w:rPr>
          <w:rFonts w:ascii="宋体" w:hAnsi="宋体" w:cs="宋体" w:hint="eastAsia"/>
          <w:color w:val="1F1F1F"/>
        </w:rPr>
        <w:t>分数提升了</w:t>
      </w:r>
      <w:r w:rsidRPr="006B0D02">
        <w:rPr>
          <w:rFonts w:ascii="宋体" w:hAnsi="宋体" w:cs="Google Sans Text"/>
          <w:color w:val="1F1F1F"/>
        </w:rPr>
        <w:t>2.2%</w:t>
      </w:r>
      <w:r w:rsidRPr="006B0D02">
        <w:rPr>
          <w:rFonts w:ascii="宋体" w:hAnsi="宋体" w:cs="宋体" w:hint="eastAsia"/>
          <w:color w:val="1F1F1F"/>
        </w:rPr>
        <w:t>，证明了注意力机制在提取微小球体特征上的有效性。虽然推理耗时略有增加（约</w:t>
      </w:r>
      <w:r w:rsidRPr="006B0D02">
        <w:rPr>
          <w:rFonts w:ascii="宋体" w:hAnsi="宋体" w:cs="Google Sans Text"/>
          <w:color w:val="1F1F1F"/>
        </w:rPr>
        <w:t>2.6ms</w:t>
      </w:r>
      <w:r w:rsidRPr="006B0D02">
        <w:rPr>
          <w:rFonts w:ascii="宋体" w:hAnsi="宋体" w:cs="宋体" w:hint="eastAsia"/>
          <w:color w:val="1F1F1F"/>
        </w:rPr>
        <w:t>），但仍处于可接受范围。</w:t>
      </w:r>
    </w:p>
    <w:p w14:paraId="7C60879F" w14:textId="77777777" w:rsidR="00D63202" w:rsidRPr="006B0D02" w:rsidRDefault="00000000" w:rsidP="006B0D02">
      <w:pPr>
        <w:spacing w:afterLines="50" w:after="120" w:line="400" w:lineRule="exact"/>
        <w:ind w:firstLineChars="200" w:firstLine="422"/>
        <w:rPr>
          <w:rFonts w:ascii="宋体" w:hAnsi="宋体" w:cs="宋体"/>
          <w:b/>
          <w:bCs/>
          <w:color w:val="1F1F1F"/>
          <w:szCs w:val="21"/>
        </w:rPr>
      </w:pPr>
      <w:r w:rsidRPr="006B0D02">
        <w:rPr>
          <w:rFonts w:ascii="宋体" w:hAnsi="宋体" w:cs="宋体" w:hint="eastAsia"/>
          <w:b/>
          <w:bCs/>
          <w:color w:val="1F1F1F"/>
          <w:szCs w:val="21"/>
        </w:rPr>
        <w:t>2</w:t>
      </w:r>
      <w:r w:rsidRPr="006B0D02">
        <w:rPr>
          <w:rFonts w:ascii="宋体" w:hAnsi="宋体" w:cs="宋体"/>
          <w:b/>
          <w:bCs/>
          <w:color w:val="1F1F1F"/>
          <w:szCs w:val="21"/>
        </w:rPr>
        <w:t>. 击球类型识别(BST)</w:t>
      </w:r>
    </w:p>
    <w:p w14:paraId="1E3FDD3E" w14:textId="77777777" w:rsidR="00D63202" w:rsidRPr="006B0D02" w:rsidRDefault="00000000" w:rsidP="006B0D02">
      <w:pPr>
        <w:spacing w:afterLines="50" w:after="120" w:line="400" w:lineRule="exact"/>
        <w:ind w:firstLineChars="200" w:firstLine="422"/>
        <w:rPr>
          <w:rFonts w:ascii="宋体" w:hAnsi="宋体" w:cs="宋体"/>
          <w:b/>
          <w:bCs/>
          <w:color w:val="1F1F1F"/>
          <w:szCs w:val="21"/>
        </w:rPr>
      </w:pPr>
      <w:r w:rsidRPr="006B0D02">
        <w:rPr>
          <w:rFonts w:ascii="宋体" w:hAnsi="宋体" w:cs="宋体"/>
          <w:b/>
          <w:bCs/>
          <w:color w:val="1F1F1F"/>
          <w:szCs w:val="21"/>
        </w:rPr>
        <w:t>优势</w:t>
      </w:r>
    </w:p>
    <w:p w14:paraId="13175E61" w14:textId="77777777" w:rsidR="00D63202" w:rsidRPr="006B0D02" w:rsidRDefault="00000000" w:rsidP="006B0D02">
      <w:pPr>
        <w:numPr>
          <w:ilvl w:val="0"/>
          <w:numId w:val="162"/>
        </w:numPr>
        <w:tabs>
          <w:tab w:val="left" w:pos="720"/>
        </w:tabs>
        <w:spacing w:afterLines="50" w:after="120" w:line="400" w:lineRule="exact"/>
        <w:ind w:firstLine="200"/>
        <w:rPr>
          <w:rFonts w:ascii="宋体" w:hAnsi="宋体" w:cs="宋体"/>
          <w:color w:val="1F1F1F"/>
          <w:szCs w:val="21"/>
        </w:rPr>
      </w:pPr>
      <w:r w:rsidRPr="006B0D02">
        <w:rPr>
          <w:rFonts w:ascii="宋体" w:hAnsi="宋体" w:cs="宋体"/>
          <w:color w:val="1F1F1F"/>
          <w:szCs w:val="21"/>
        </w:rPr>
        <w:t>模型结构合理，结合TCN、Transformer和Cross Attention机制</w:t>
      </w:r>
    </w:p>
    <w:p w14:paraId="028C7454" w14:textId="77777777" w:rsidR="00D63202" w:rsidRPr="006B0D02" w:rsidRDefault="00000000" w:rsidP="006B0D02">
      <w:pPr>
        <w:numPr>
          <w:ilvl w:val="0"/>
          <w:numId w:val="162"/>
        </w:numPr>
        <w:tabs>
          <w:tab w:val="left" w:pos="720"/>
        </w:tabs>
        <w:spacing w:afterLines="50" w:after="120" w:line="400" w:lineRule="exact"/>
        <w:ind w:firstLine="200"/>
        <w:rPr>
          <w:rFonts w:ascii="宋体" w:hAnsi="宋体" w:cs="宋体"/>
          <w:color w:val="1F1F1F"/>
          <w:szCs w:val="21"/>
        </w:rPr>
      </w:pPr>
      <w:r w:rsidRPr="006B0D02">
        <w:rPr>
          <w:rFonts w:ascii="宋体" w:hAnsi="宋体" w:cs="宋体"/>
          <w:color w:val="1F1F1F"/>
          <w:szCs w:val="21"/>
        </w:rPr>
        <w:t>击球间隔分布(0.25-1.0秒)符合羽毛球比赛快节奏特点</w:t>
      </w:r>
    </w:p>
    <w:p w14:paraId="615759C2" w14:textId="77777777" w:rsidR="00D63202" w:rsidRPr="006B0D02" w:rsidRDefault="00000000" w:rsidP="006B0D02">
      <w:pPr>
        <w:numPr>
          <w:ilvl w:val="0"/>
          <w:numId w:val="162"/>
        </w:numPr>
        <w:tabs>
          <w:tab w:val="left" w:pos="720"/>
        </w:tabs>
        <w:spacing w:afterLines="50" w:after="120" w:line="400" w:lineRule="exact"/>
        <w:ind w:firstLine="200"/>
        <w:rPr>
          <w:rFonts w:ascii="宋体" w:hAnsi="宋体" w:cs="宋体"/>
          <w:color w:val="1F1F1F"/>
          <w:szCs w:val="21"/>
        </w:rPr>
      </w:pPr>
      <w:r w:rsidRPr="006B0D02">
        <w:rPr>
          <w:rFonts w:ascii="宋体" w:hAnsi="宋体" w:cs="宋体"/>
          <w:color w:val="1F1F1F"/>
          <w:szCs w:val="21"/>
        </w:rPr>
        <w:t>能够识别多种击球类型，包括正手挑球、反手旋转球等</w:t>
      </w:r>
    </w:p>
    <w:p w14:paraId="6F1B5DDD" w14:textId="77777777" w:rsidR="00D63202" w:rsidRPr="006B0D02" w:rsidRDefault="00000000" w:rsidP="006B0D02">
      <w:pPr>
        <w:numPr>
          <w:ilvl w:val="0"/>
          <w:numId w:val="162"/>
        </w:numPr>
        <w:tabs>
          <w:tab w:val="left" w:pos="720"/>
        </w:tabs>
        <w:spacing w:afterLines="50" w:after="120" w:line="400" w:lineRule="exact"/>
        <w:ind w:firstLine="200"/>
        <w:rPr>
          <w:rFonts w:ascii="宋体" w:hAnsi="宋体" w:cs="宋体"/>
          <w:color w:val="1F1F1F"/>
          <w:szCs w:val="21"/>
        </w:rPr>
      </w:pPr>
      <w:r w:rsidRPr="006B0D02">
        <w:rPr>
          <w:rFonts w:ascii="宋体" w:hAnsi="宋体" w:cs="宋体"/>
          <w:color w:val="1F1F1F"/>
          <w:szCs w:val="21"/>
        </w:rPr>
        <w:t>球员击球交替规律符合比赛规则，体现系统基础识别能力</w:t>
      </w:r>
    </w:p>
    <w:p w14:paraId="07ECD7D5" w14:textId="77777777" w:rsidR="00D63202" w:rsidRPr="006B0D02" w:rsidRDefault="00000000" w:rsidP="006B0D02">
      <w:pPr>
        <w:spacing w:afterLines="50" w:after="120" w:line="400" w:lineRule="exact"/>
        <w:ind w:firstLineChars="200" w:firstLine="422"/>
        <w:rPr>
          <w:rFonts w:ascii="宋体" w:hAnsi="宋体" w:cs="宋体"/>
          <w:b/>
          <w:bCs/>
          <w:color w:val="1F1F1F"/>
          <w:szCs w:val="21"/>
        </w:rPr>
      </w:pPr>
      <w:r w:rsidRPr="006B0D02">
        <w:rPr>
          <w:rFonts w:ascii="宋体" w:hAnsi="宋体" w:cs="宋体"/>
          <w:b/>
          <w:bCs/>
          <w:color w:val="1F1F1F"/>
          <w:szCs w:val="21"/>
        </w:rPr>
        <w:t>局限性</w:t>
      </w:r>
    </w:p>
    <w:p w14:paraId="2420B343" w14:textId="77777777" w:rsidR="00D63202" w:rsidRPr="006B0D02" w:rsidRDefault="00000000" w:rsidP="006B0D02">
      <w:pPr>
        <w:numPr>
          <w:ilvl w:val="0"/>
          <w:numId w:val="163"/>
        </w:numPr>
        <w:tabs>
          <w:tab w:val="left" w:pos="720"/>
        </w:tabs>
        <w:spacing w:afterLines="50" w:after="120" w:line="400" w:lineRule="exact"/>
        <w:ind w:firstLine="200"/>
        <w:rPr>
          <w:rFonts w:ascii="宋体" w:hAnsi="宋体" w:cs="宋体"/>
          <w:color w:val="1F1F1F"/>
          <w:szCs w:val="21"/>
        </w:rPr>
      </w:pPr>
      <w:r w:rsidRPr="006B0D02">
        <w:rPr>
          <w:rFonts w:ascii="宋体" w:hAnsi="宋体" w:cs="宋体"/>
          <w:color w:val="1F1F1F"/>
          <w:szCs w:val="21"/>
        </w:rPr>
        <w:t>击球类型分布高度不均衡，过度集中在"正手挑球"(13次)类型</w:t>
      </w:r>
    </w:p>
    <w:p w14:paraId="1589E39D" w14:textId="77777777" w:rsidR="00D63202" w:rsidRPr="006B0D02" w:rsidRDefault="00000000" w:rsidP="006B0D02">
      <w:pPr>
        <w:numPr>
          <w:ilvl w:val="0"/>
          <w:numId w:val="163"/>
        </w:numPr>
        <w:tabs>
          <w:tab w:val="left" w:pos="720"/>
        </w:tabs>
        <w:spacing w:afterLines="50" w:after="120" w:line="400" w:lineRule="exact"/>
        <w:ind w:firstLine="200"/>
        <w:rPr>
          <w:rFonts w:ascii="宋体" w:hAnsi="宋体" w:cs="宋体"/>
          <w:color w:val="1F1F1F"/>
          <w:szCs w:val="21"/>
        </w:rPr>
      </w:pPr>
      <w:r w:rsidRPr="006B0D02">
        <w:rPr>
          <w:rFonts w:ascii="宋体" w:hAnsi="宋体" w:cs="宋体"/>
          <w:color w:val="1F1F1F"/>
          <w:szCs w:val="21"/>
        </w:rPr>
        <w:t>除"挑球→挑球"外，其他击球类型转换频率极低，战术连贯性不足</w:t>
      </w:r>
    </w:p>
    <w:p w14:paraId="65EDC271" w14:textId="77777777" w:rsidR="00D63202" w:rsidRPr="006B0D02" w:rsidRDefault="00000000" w:rsidP="006B0D02">
      <w:pPr>
        <w:numPr>
          <w:ilvl w:val="0"/>
          <w:numId w:val="163"/>
        </w:numPr>
        <w:tabs>
          <w:tab w:val="left" w:pos="720"/>
        </w:tabs>
        <w:spacing w:afterLines="50" w:after="120" w:line="400" w:lineRule="exact"/>
        <w:ind w:firstLine="200"/>
        <w:rPr>
          <w:rFonts w:ascii="宋体" w:hAnsi="宋体" w:cs="宋体"/>
          <w:color w:val="1F1F1F"/>
          <w:szCs w:val="21"/>
        </w:rPr>
      </w:pPr>
      <w:r w:rsidRPr="006B0D02">
        <w:rPr>
          <w:rFonts w:ascii="宋体" w:hAnsi="宋体" w:cs="宋体"/>
          <w:color w:val="1F1F1F"/>
          <w:szCs w:val="21"/>
        </w:rPr>
        <w:t>模型对特定技术(如</w:t>
      </w:r>
      <w:proofErr w:type="gramStart"/>
      <w:r w:rsidRPr="006B0D02">
        <w:rPr>
          <w:rFonts w:ascii="宋体" w:hAnsi="宋体" w:cs="宋体"/>
          <w:color w:val="1F1F1F"/>
          <w:szCs w:val="21"/>
        </w:rPr>
        <w:t>反手半杀球</w:t>
      </w:r>
      <w:proofErr w:type="gramEnd"/>
      <w:r w:rsidRPr="006B0D02">
        <w:rPr>
          <w:rFonts w:ascii="宋体" w:hAnsi="宋体" w:cs="宋体"/>
          <w:color w:val="1F1F1F"/>
          <w:szCs w:val="21"/>
        </w:rPr>
        <w:t>、网前球)识别能力有限</w:t>
      </w:r>
    </w:p>
    <w:p w14:paraId="6D496308" w14:textId="77777777" w:rsidR="00D63202" w:rsidRPr="006B0D02" w:rsidRDefault="00000000" w:rsidP="006B0D02">
      <w:pPr>
        <w:spacing w:afterLines="50" w:after="120" w:line="400" w:lineRule="exact"/>
        <w:ind w:firstLineChars="200" w:firstLine="422"/>
        <w:rPr>
          <w:rFonts w:ascii="宋体" w:hAnsi="宋体" w:cs="宋体"/>
          <w:b/>
          <w:bCs/>
          <w:color w:val="1F1F1F"/>
          <w:szCs w:val="21"/>
        </w:rPr>
      </w:pPr>
      <w:r w:rsidRPr="006B0D02">
        <w:rPr>
          <w:rFonts w:ascii="宋体" w:hAnsi="宋体" w:cs="宋体"/>
          <w:b/>
          <w:bCs/>
          <w:color w:val="1F1F1F"/>
          <w:szCs w:val="21"/>
        </w:rPr>
        <w:t>改进建议</w:t>
      </w:r>
    </w:p>
    <w:p w14:paraId="33691F05" w14:textId="77777777" w:rsidR="00D63202" w:rsidRPr="006B0D02" w:rsidRDefault="00000000" w:rsidP="006B0D02">
      <w:pPr>
        <w:numPr>
          <w:ilvl w:val="0"/>
          <w:numId w:val="164"/>
        </w:numPr>
        <w:tabs>
          <w:tab w:val="left" w:pos="720"/>
        </w:tabs>
        <w:spacing w:afterLines="50" w:after="120" w:line="400" w:lineRule="exact"/>
        <w:ind w:firstLine="200"/>
        <w:rPr>
          <w:rFonts w:ascii="宋体" w:hAnsi="宋体" w:cs="宋体"/>
          <w:color w:val="1F1F1F"/>
          <w:szCs w:val="21"/>
        </w:rPr>
      </w:pPr>
      <w:r w:rsidRPr="006B0D02">
        <w:rPr>
          <w:rFonts w:ascii="宋体" w:hAnsi="宋体" w:cs="宋体"/>
          <w:color w:val="1F1F1F"/>
          <w:szCs w:val="21"/>
        </w:rPr>
        <w:t>增加多样化训练数据，平衡各类击球类型样本</w:t>
      </w:r>
    </w:p>
    <w:p w14:paraId="62D7D90F" w14:textId="77777777" w:rsidR="00D63202" w:rsidRPr="006B0D02" w:rsidRDefault="00000000" w:rsidP="006B0D02">
      <w:pPr>
        <w:numPr>
          <w:ilvl w:val="0"/>
          <w:numId w:val="164"/>
        </w:numPr>
        <w:tabs>
          <w:tab w:val="left" w:pos="720"/>
        </w:tabs>
        <w:spacing w:afterLines="50" w:after="120" w:line="400" w:lineRule="exact"/>
        <w:ind w:firstLine="200"/>
        <w:rPr>
          <w:rFonts w:ascii="宋体" w:hAnsi="宋体" w:cs="宋体"/>
          <w:color w:val="1F1F1F"/>
          <w:szCs w:val="21"/>
        </w:rPr>
      </w:pPr>
      <w:r w:rsidRPr="006B0D02">
        <w:rPr>
          <w:rFonts w:ascii="宋体" w:hAnsi="宋体" w:cs="宋体"/>
          <w:color w:val="1F1F1F"/>
          <w:szCs w:val="21"/>
        </w:rPr>
        <w:t>结合比赛上下文信息，提升击球序列的逻辑连贯性</w:t>
      </w:r>
    </w:p>
    <w:p w14:paraId="0DAEF0EA" w14:textId="77777777" w:rsidR="00D63202" w:rsidRPr="006B0D02" w:rsidRDefault="00000000" w:rsidP="006B0D02">
      <w:pPr>
        <w:numPr>
          <w:ilvl w:val="0"/>
          <w:numId w:val="164"/>
        </w:numPr>
        <w:tabs>
          <w:tab w:val="left" w:pos="720"/>
        </w:tabs>
        <w:spacing w:afterLines="50" w:after="120" w:line="400" w:lineRule="exact"/>
        <w:ind w:firstLine="200"/>
        <w:rPr>
          <w:rFonts w:ascii="宋体" w:hAnsi="宋体" w:cs="宋体"/>
          <w:color w:val="1F1F1F"/>
          <w:szCs w:val="21"/>
        </w:rPr>
      </w:pPr>
      <w:r w:rsidRPr="006B0D02">
        <w:rPr>
          <w:rFonts w:ascii="宋体" w:hAnsi="宋体" w:cs="宋体"/>
          <w:color w:val="1F1F1F"/>
          <w:szCs w:val="21"/>
        </w:rPr>
        <w:t>优化模型对低频但关键击球技术(如杀球、网前球)的识别能力</w:t>
      </w:r>
    </w:p>
    <w:p w14:paraId="0B5CFA08" w14:textId="77777777" w:rsidR="00D63202" w:rsidRDefault="00000000" w:rsidP="006B0D02">
      <w:pPr>
        <w:spacing w:beforeLines="50" w:before="120"/>
        <w:jc w:val="center"/>
        <w:rPr>
          <w:rFonts w:ascii="宋体" w:hAnsi="宋体"/>
          <w:sz w:val="18"/>
          <w:szCs w:val="18"/>
        </w:rPr>
      </w:pPr>
      <w:r>
        <w:rPr>
          <w:rFonts w:ascii="宋体" w:hAnsi="宋体" w:cs="宋体" w:hint="eastAsia"/>
          <w:b/>
          <w:bCs/>
          <w:color w:val="1F1F1F"/>
          <w:sz w:val="18"/>
          <w:szCs w:val="18"/>
        </w:rPr>
        <w:t>表</w:t>
      </w:r>
      <w:r>
        <w:rPr>
          <w:rFonts w:ascii="宋体" w:hAnsi="宋体" w:cs="Google Sans Text"/>
          <w:b/>
          <w:bCs/>
          <w:color w:val="1F1F1F"/>
          <w:sz w:val="18"/>
          <w:szCs w:val="18"/>
        </w:rPr>
        <w:t xml:space="preserve"> </w:t>
      </w:r>
      <w:r>
        <w:rPr>
          <w:rFonts w:ascii="宋体" w:hAnsi="宋体" w:cs="Google Sans Text" w:hint="eastAsia"/>
          <w:b/>
          <w:bCs/>
          <w:color w:val="1F1F1F"/>
          <w:sz w:val="18"/>
          <w:szCs w:val="18"/>
        </w:rPr>
        <w:t>4.5</w:t>
      </w:r>
      <w:r>
        <w:rPr>
          <w:rFonts w:ascii="宋体" w:hAnsi="宋体" w:cs="Google Sans Text"/>
          <w:b/>
          <w:bCs/>
          <w:color w:val="1F1F1F"/>
          <w:sz w:val="18"/>
          <w:szCs w:val="18"/>
        </w:rPr>
        <w:t>-</w:t>
      </w:r>
      <w:r>
        <w:rPr>
          <w:rFonts w:ascii="宋体" w:hAnsi="宋体" w:cs="Google Sans Text" w:hint="eastAsia"/>
          <w:b/>
          <w:bCs/>
          <w:color w:val="1F1F1F"/>
          <w:sz w:val="18"/>
          <w:szCs w:val="18"/>
        </w:rPr>
        <w:t>2</w:t>
      </w:r>
      <w:r>
        <w:rPr>
          <w:rFonts w:ascii="宋体" w:hAnsi="宋体"/>
          <w:sz w:val="18"/>
          <w:szCs w:val="18"/>
        </w:rPr>
        <w:t>不同模型在</w:t>
      </w:r>
      <w:proofErr w:type="spellStart"/>
      <w:r>
        <w:rPr>
          <w:rFonts w:ascii="宋体" w:hAnsi="宋体"/>
          <w:sz w:val="18"/>
          <w:szCs w:val="18"/>
        </w:rPr>
        <w:t>ShuttleSet</w:t>
      </w:r>
      <w:proofErr w:type="spellEnd"/>
      <w:r>
        <w:rPr>
          <w:rFonts w:ascii="宋体" w:hAnsi="宋体"/>
          <w:sz w:val="18"/>
          <w:szCs w:val="18"/>
        </w:rPr>
        <w:t>测试集上的表现</w:t>
      </w:r>
    </w:p>
    <w:tbl>
      <w:tblPr>
        <w:tblW w:w="0" w:type="auto"/>
        <w:tblInd w:w="116"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000" w:firstRow="0" w:lastRow="0" w:firstColumn="0" w:lastColumn="0" w:noHBand="0" w:noVBand="0"/>
      </w:tblPr>
      <w:tblGrid>
        <w:gridCol w:w="1996"/>
        <w:gridCol w:w="1476"/>
        <w:gridCol w:w="1697"/>
        <w:gridCol w:w="1425"/>
        <w:gridCol w:w="1381"/>
        <w:gridCol w:w="970"/>
      </w:tblGrid>
      <w:tr w:rsidR="00D63202" w14:paraId="32D0E5C7" w14:textId="77777777" w:rsidTr="00F71D9D">
        <w:trPr>
          <w:trHeight w:val="1064"/>
        </w:trPr>
        <w:tc>
          <w:tcPr>
            <w:tcW w:w="0" w:type="auto"/>
            <w:tcBorders>
              <w:top w:val="single" w:sz="4" w:space="0" w:color="FFFFFF"/>
              <w:left w:val="single" w:sz="4" w:space="0" w:color="FFFFFF"/>
              <w:right w:val="nil"/>
            </w:tcBorders>
            <w:shd w:val="clear" w:color="auto" w:fill="156082"/>
          </w:tcPr>
          <w:p w14:paraId="08F0C127" w14:textId="77777777" w:rsidR="00D63202" w:rsidRDefault="00000000">
            <w:pPr>
              <w:spacing w:afterLines="50" w:after="120" w:line="500" w:lineRule="exact"/>
              <w:rPr>
                <w:rFonts w:ascii="宋体" w:hAnsi="宋体"/>
                <w:b/>
                <w:bCs/>
                <w:color w:val="FFFFFF"/>
                <w:sz w:val="18"/>
                <w:szCs w:val="18"/>
              </w:rPr>
            </w:pPr>
            <w:r>
              <w:rPr>
                <w:rFonts w:ascii="宋体" w:hAnsi="宋体"/>
                <w:b/>
                <w:bCs/>
                <w:color w:val="FFFFFF"/>
                <w:sz w:val="18"/>
                <w:szCs w:val="18"/>
              </w:rPr>
              <w:t>模型架构</w:t>
            </w:r>
          </w:p>
        </w:tc>
        <w:tc>
          <w:tcPr>
            <w:tcW w:w="0" w:type="auto"/>
            <w:tcBorders>
              <w:top w:val="single" w:sz="4" w:space="0" w:color="FFFFFF"/>
              <w:left w:val="nil"/>
              <w:right w:val="nil"/>
            </w:tcBorders>
            <w:shd w:val="clear" w:color="auto" w:fill="156082"/>
          </w:tcPr>
          <w:p w14:paraId="172EAA25" w14:textId="77777777" w:rsidR="00D63202" w:rsidRDefault="00000000">
            <w:pPr>
              <w:spacing w:afterLines="50" w:after="120" w:line="500" w:lineRule="exact"/>
              <w:rPr>
                <w:rFonts w:ascii="宋体" w:hAnsi="宋体"/>
                <w:b/>
                <w:bCs/>
                <w:color w:val="FFFFFF"/>
                <w:sz w:val="18"/>
                <w:szCs w:val="18"/>
              </w:rPr>
            </w:pPr>
            <w:r>
              <w:rPr>
                <w:rFonts w:ascii="宋体" w:hAnsi="宋体"/>
                <w:b/>
                <w:bCs/>
                <w:color w:val="FFFFFF"/>
                <w:sz w:val="18"/>
                <w:szCs w:val="18"/>
              </w:rPr>
              <w:t>输入模态</w:t>
            </w:r>
          </w:p>
        </w:tc>
        <w:tc>
          <w:tcPr>
            <w:tcW w:w="0" w:type="auto"/>
            <w:tcBorders>
              <w:top w:val="single" w:sz="4" w:space="0" w:color="FFFFFF"/>
              <w:left w:val="nil"/>
              <w:right w:val="nil"/>
            </w:tcBorders>
            <w:shd w:val="clear" w:color="auto" w:fill="156082"/>
          </w:tcPr>
          <w:p w14:paraId="74421106" w14:textId="77777777" w:rsidR="00D63202" w:rsidRDefault="00000000">
            <w:pPr>
              <w:spacing w:afterLines="50" w:after="120" w:line="500" w:lineRule="exact"/>
              <w:rPr>
                <w:rFonts w:ascii="宋体" w:hAnsi="宋体"/>
                <w:b/>
                <w:bCs/>
                <w:color w:val="FFFFFF"/>
                <w:sz w:val="18"/>
                <w:szCs w:val="18"/>
              </w:rPr>
            </w:pPr>
            <w:r>
              <w:rPr>
                <w:rFonts w:ascii="宋体" w:hAnsi="宋体"/>
                <w:b/>
                <w:bCs/>
                <w:color w:val="FFFFFF"/>
                <w:sz w:val="18"/>
                <w:szCs w:val="18"/>
              </w:rPr>
              <w:t>精确率 (Precision)</w:t>
            </w:r>
          </w:p>
        </w:tc>
        <w:tc>
          <w:tcPr>
            <w:tcW w:w="0" w:type="auto"/>
            <w:tcBorders>
              <w:top w:val="single" w:sz="4" w:space="0" w:color="FFFFFF"/>
              <w:left w:val="nil"/>
              <w:right w:val="nil"/>
            </w:tcBorders>
            <w:shd w:val="clear" w:color="auto" w:fill="156082"/>
          </w:tcPr>
          <w:p w14:paraId="25940D3D" w14:textId="77777777" w:rsidR="00D63202" w:rsidRDefault="00000000">
            <w:pPr>
              <w:spacing w:afterLines="50" w:after="120" w:line="500" w:lineRule="exact"/>
              <w:rPr>
                <w:rFonts w:ascii="宋体" w:hAnsi="宋体"/>
                <w:b/>
                <w:bCs/>
                <w:color w:val="FFFFFF"/>
                <w:sz w:val="18"/>
                <w:szCs w:val="18"/>
              </w:rPr>
            </w:pPr>
            <w:r>
              <w:rPr>
                <w:rFonts w:ascii="宋体" w:hAnsi="宋体"/>
                <w:b/>
                <w:bCs/>
                <w:color w:val="FFFFFF"/>
                <w:sz w:val="18"/>
                <w:szCs w:val="18"/>
              </w:rPr>
              <w:t>召回率 (Recall)</w:t>
            </w:r>
          </w:p>
        </w:tc>
        <w:tc>
          <w:tcPr>
            <w:tcW w:w="0" w:type="auto"/>
            <w:tcBorders>
              <w:top w:val="single" w:sz="4" w:space="0" w:color="FFFFFF"/>
              <w:left w:val="nil"/>
              <w:right w:val="nil"/>
            </w:tcBorders>
            <w:shd w:val="clear" w:color="auto" w:fill="156082"/>
          </w:tcPr>
          <w:p w14:paraId="3BCCB2F4" w14:textId="77777777" w:rsidR="00D63202" w:rsidRDefault="00000000">
            <w:pPr>
              <w:spacing w:afterLines="50" w:after="120" w:line="500" w:lineRule="exact"/>
              <w:rPr>
                <w:rFonts w:ascii="宋体" w:hAnsi="宋体"/>
                <w:b/>
                <w:bCs/>
                <w:color w:val="FFFFFF"/>
                <w:sz w:val="18"/>
                <w:szCs w:val="18"/>
              </w:rPr>
            </w:pPr>
            <w:r>
              <w:rPr>
                <w:rFonts w:ascii="宋体" w:hAnsi="宋体"/>
                <w:b/>
                <w:bCs/>
                <w:color w:val="FFFFFF"/>
                <w:sz w:val="18"/>
                <w:szCs w:val="18"/>
              </w:rPr>
              <w:t>位置误差 (RMSE)</w:t>
            </w:r>
          </w:p>
        </w:tc>
        <w:tc>
          <w:tcPr>
            <w:tcW w:w="0" w:type="auto"/>
            <w:tcBorders>
              <w:top w:val="single" w:sz="4" w:space="0" w:color="FFFFFF"/>
              <w:left w:val="nil"/>
              <w:right w:val="single" w:sz="4" w:space="0" w:color="FFFFFF"/>
            </w:tcBorders>
            <w:shd w:val="clear" w:color="auto" w:fill="156082"/>
          </w:tcPr>
          <w:p w14:paraId="36FA13A8" w14:textId="77777777" w:rsidR="00D63202" w:rsidRDefault="00000000">
            <w:pPr>
              <w:spacing w:afterLines="50" w:after="120" w:line="500" w:lineRule="exact"/>
              <w:rPr>
                <w:rFonts w:ascii="宋体" w:hAnsi="宋体"/>
                <w:b/>
                <w:bCs/>
                <w:color w:val="FFFFFF"/>
                <w:sz w:val="18"/>
                <w:szCs w:val="18"/>
              </w:rPr>
            </w:pPr>
            <w:r>
              <w:rPr>
                <w:rFonts w:ascii="宋体" w:hAnsi="宋体"/>
                <w:b/>
                <w:bCs/>
                <w:color w:val="FFFFFF"/>
                <w:sz w:val="18"/>
                <w:szCs w:val="18"/>
              </w:rPr>
              <w:t>遮挡恢复率</w:t>
            </w:r>
          </w:p>
        </w:tc>
      </w:tr>
      <w:tr w:rsidR="00D63202" w14:paraId="7A644DBE" w14:textId="77777777">
        <w:tc>
          <w:tcPr>
            <w:tcW w:w="0" w:type="auto"/>
            <w:tcBorders>
              <w:top w:val="single" w:sz="4" w:space="0" w:color="FFFFFF"/>
              <w:left w:val="single" w:sz="4" w:space="0" w:color="FFFFFF"/>
            </w:tcBorders>
            <w:shd w:val="clear" w:color="auto" w:fill="156082"/>
          </w:tcPr>
          <w:p w14:paraId="130BE3A7" w14:textId="77777777" w:rsidR="00D63202" w:rsidRDefault="00000000">
            <w:pPr>
              <w:spacing w:afterLines="50" w:after="120" w:line="500" w:lineRule="exact"/>
              <w:rPr>
                <w:rFonts w:ascii="宋体" w:hAnsi="宋体"/>
                <w:b/>
                <w:bCs/>
                <w:color w:val="FFFF00"/>
                <w:sz w:val="18"/>
                <w:szCs w:val="18"/>
              </w:rPr>
            </w:pPr>
            <w:r>
              <w:rPr>
                <w:rFonts w:ascii="宋体" w:hAnsi="宋体"/>
                <w:b/>
                <w:bCs/>
                <w:color w:val="FFFF00"/>
                <w:sz w:val="18"/>
                <w:szCs w:val="18"/>
              </w:rPr>
              <w:t xml:space="preserve">YOLOv7 </w:t>
            </w:r>
            <w:r>
              <w:rPr>
                <w:rFonts w:ascii="宋体" w:hAnsi="宋体"/>
                <w:b/>
                <w:bCs/>
                <w:color w:val="FFFF00"/>
                <w:sz w:val="18"/>
                <w:szCs w:val="18"/>
                <w:vertAlign w:val="superscript"/>
              </w:rPr>
              <w:t>37</w:t>
            </w:r>
          </w:p>
        </w:tc>
        <w:tc>
          <w:tcPr>
            <w:tcW w:w="0" w:type="auto"/>
            <w:shd w:val="clear" w:color="auto" w:fill="83CAEB"/>
          </w:tcPr>
          <w:p w14:paraId="4A2947C6" w14:textId="77777777" w:rsidR="00D63202" w:rsidRDefault="00000000">
            <w:pPr>
              <w:spacing w:afterLines="50" w:after="120" w:line="500" w:lineRule="exact"/>
              <w:rPr>
                <w:rFonts w:ascii="宋体" w:hAnsi="宋体"/>
                <w:sz w:val="18"/>
                <w:szCs w:val="18"/>
              </w:rPr>
            </w:pPr>
            <w:r>
              <w:rPr>
                <w:rFonts w:ascii="宋体" w:hAnsi="宋体"/>
                <w:sz w:val="18"/>
                <w:szCs w:val="18"/>
              </w:rPr>
              <w:t>RGB (单帧)</w:t>
            </w:r>
          </w:p>
        </w:tc>
        <w:tc>
          <w:tcPr>
            <w:tcW w:w="0" w:type="auto"/>
            <w:shd w:val="clear" w:color="auto" w:fill="83CAEB"/>
          </w:tcPr>
          <w:p w14:paraId="2CB3430F" w14:textId="77777777" w:rsidR="00D63202" w:rsidRDefault="00000000">
            <w:pPr>
              <w:spacing w:afterLines="50" w:after="120" w:line="500" w:lineRule="exact"/>
              <w:rPr>
                <w:rFonts w:ascii="宋体" w:hAnsi="宋体"/>
                <w:sz w:val="18"/>
                <w:szCs w:val="18"/>
              </w:rPr>
            </w:pPr>
            <w:r>
              <w:rPr>
                <w:rFonts w:ascii="宋体" w:hAnsi="宋体"/>
                <w:sz w:val="18"/>
                <w:szCs w:val="18"/>
              </w:rPr>
              <w:t>82.1%</w:t>
            </w:r>
          </w:p>
        </w:tc>
        <w:tc>
          <w:tcPr>
            <w:tcW w:w="0" w:type="auto"/>
            <w:shd w:val="clear" w:color="auto" w:fill="83CAEB"/>
          </w:tcPr>
          <w:p w14:paraId="74205EE7" w14:textId="77777777" w:rsidR="00D63202" w:rsidRDefault="00000000">
            <w:pPr>
              <w:spacing w:afterLines="50" w:after="120" w:line="500" w:lineRule="exact"/>
              <w:rPr>
                <w:rFonts w:ascii="宋体" w:hAnsi="宋体"/>
                <w:sz w:val="18"/>
                <w:szCs w:val="18"/>
              </w:rPr>
            </w:pPr>
            <w:r>
              <w:rPr>
                <w:rFonts w:ascii="宋体" w:hAnsi="宋体"/>
                <w:sz w:val="18"/>
                <w:szCs w:val="18"/>
              </w:rPr>
              <w:t>78.5%</w:t>
            </w:r>
          </w:p>
        </w:tc>
        <w:tc>
          <w:tcPr>
            <w:tcW w:w="0" w:type="auto"/>
            <w:shd w:val="clear" w:color="auto" w:fill="83CAEB"/>
          </w:tcPr>
          <w:p w14:paraId="18E5B690" w14:textId="77777777" w:rsidR="00D63202" w:rsidRDefault="00000000">
            <w:pPr>
              <w:spacing w:afterLines="50" w:after="120" w:line="500" w:lineRule="exact"/>
              <w:rPr>
                <w:rFonts w:ascii="宋体" w:hAnsi="宋体"/>
                <w:sz w:val="18"/>
                <w:szCs w:val="18"/>
              </w:rPr>
            </w:pPr>
            <w:r>
              <w:rPr>
                <w:rFonts w:ascii="宋体" w:hAnsi="宋体"/>
                <w:sz w:val="18"/>
                <w:szCs w:val="18"/>
              </w:rPr>
              <w:t xml:space="preserve">5.2 </w:t>
            </w:r>
            <w:proofErr w:type="spellStart"/>
            <w:r>
              <w:rPr>
                <w:rFonts w:ascii="宋体" w:hAnsi="宋体"/>
                <w:sz w:val="18"/>
                <w:szCs w:val="18"/>
              </w:rPr>
              <w:t>px</w:t>
            </w:r>
            <w:proofErr w:type="spellEnd"/>
          </w:p>
        </w:tc>
        <w:tc>
          <w:tcPr>
            <w:tcW w:w="0" w:type="auto"/>
            <w:shd w:val="clear" w:color="auto" w:fill="83CAEB"/>
          </w:tcPr>
          <w:p w14:paraId="3F99627E" w14:textId="77777777" w:rsidR="00D63202" w:rsidRDefault="00000000">
            <w:pPr>
              <w:spacing w:afterLines="50" w:after="120" w:line="500" w:lineRule="exact"/>
              <w:rPr>
                <w:rFonts w:ascii="宋体" w:hAnsi="宋体"/>
                <w:sz w:val="18"/>
                <w:szCs w:val="18"/>
              </w:rPr>
            </w:pPr>
            <w:r>
              <w:rPr>
                <w:rFonts w:ascii="宋体" w:hAnsi="宋体"/>
                <w:sz w:val="18"/>
                <w:szCs w:val="18"/>
              </w:rPr>
              <w:t>&lt; 40%</w:t>
            </w:r>
          </w:p>
        </w:tc>
      </w:tr>
      <w:tr w:rsidR="00D63202" w14:paraId="53AFD3A2" w14:textId="77777777">
        <w:tc>
          <w:tcPr>
            <w:tcW w:w="0" w:type="auto"/>
            <w:tcBorders>
              <w:left w:val="single" w:sz="4" w:space="0" w:color="FFFFFF"/>
            </w:tcBorders>
            <w:shd w:val="clear" w:color="auto" w:fill="156082"/>
          </w:tcPr>
          <w:p w14:paraId="75076749" w14:textId="77777777" w:rsidR="00D63202" w:rsidRDefault="00000000">
            <w:pPr>
              <w:spacing w:afterLines="50" w:after="120" w:line="500" w:lineRule="exact"/>
              <w:rPr>
                <w:rFonts w:ascii="宋体" w:hAnsi="宋体"/>
                <w:b/>
                <w:bCs/>
                <w:color w:val="FFFF00"/>
                <w:sz w:val="18"/>
                <w:szCs w:val="18"/>
              </w:rPr>
            </w:pPr>
            <w:r>
              <w:rPr>
                <w:rFonts w:ascii="宋体" w:hAnsi="宋体"/>
                <w:b/>
                <w:bCs/>
                <w:color w:val="FFFF00"/>
                <w:sz w:val="18"/>
                <w:szCs w:val="18"/>
              </w:rPr>
              <w:t xml:space="preserve">TrackNetV2 </w:t>
            </w:r>
            <w:r>
              <w:rPr>
                <w:rFonts w:ascii="宋体" w:hAnsi="宋体"/>
                <w:b/>
                <w:bCs/>
                <w:color w:val="FFFF00"/>
                <w:sz w:val="18"/>
                <w:szCs w:val="18"/>
                <w:vertAlign w:val="superscript"/>
              </w:rPr>
              <w:t>16</w:t>
            </w:r>
          </w:p>
        </w:tc>
        <w:tc>
          <w:tcPr>
            <w:tcW w:w="0" w:type="auto"/>
            <w:shd w:val="clear" w:color="auto" w:fill="C1E4F5"/>
          </w:tcPr>
          <w:p w14:paraId="38123FB3" w14:textId="77777777" w:rsidR="00D63202" w:rsidRDefault="00000000">
            <w:pPr>
              <w:spacing w:afterLines="50" w:after="120" w:line="500" w:lineRule="exact"/>
              <w:rPr>
                <w:rFonts w:ascii="宋体" w:hAnsi="宋体"/>
                <w:sz w:val="18"/>
                <w:szCs w:val="18"/>
              </w:rPr>
            </w:pPr>
            <w:r>
              <w:rPr>
                <w:rFonts w:ascii="宋体" w:hAnsi="宋体"/>
                <w:sz w:val="18"/>
                <w:szCs w:val="18"/>
              </w:rPr>
              <w:t>RGB (3帧序列)</w:t>
            </w:r>
          </w:p>
        </w:tc>
        <w:tc>
          <w:tcPr>
            <w:tcW w:w="0" w:type="auto"/>
            <w:shd w:val="clear" w:color="auto" w:fill="C1E4F5"/>
          </w:tcPr>
          <w:p w14:paraId="2F228A53" w14:textId="77777777" w:rsidR="00D63202" w:rsidRDefault="00000000">
            <w:pPr>
              <w:spacing w:afterLines="50" w:after="120" w:line="500" w:lineRule="exact"/>
              <w:rPr>
                <w:rFonts w:ascii="宋体" w:hAnsi="宋体"/>
                <w:sz w:val="18"/>
                <w:szCs w:val="18"/>
              </w:rPr>
            </w:pPr>
            <w:r>
              <w:rPr>
                <w:rFonts w:ascii="宋体" w:hAnsi="宋体"/>
                <w:sz w:val="18"/>
                <w:szCs w:val="18"/>
              </w:rPr>
              <w:t>84.8%</w:t>
            </w:r>
          </w:p>
        </w:tc>
        <w:tc>
          <w:tcPr>
            <w:tcW w:w="0" w:type="auto"/>
            <w:shd w:val="clear" w:color="auto" w:fill="C1E4F5"/>
          </w:tcPr>
          <w:p w14:paraId="5B2152E4" w14:textId="77777777" w:rsidR="00D63202" w:rsidRDefault="00000000">
            <w:pPr>
              <w:spacing w:afterLines="50" w:after="120" w:line="500" w:lineRule="exact"/>
              <w:rPr>
                <w:rFonts w:ascii="宋体" w:hAnsi="宋体"/>
                <w:sz w:val="18"/>
                <w:szCs w:val="18"/>
              </w:rPr>
            </w:pPr>
            <w:r>
              <w:rPr>
                <w:rFonts w:ascii="宋体" w:hAnsi="宋体"/>
                <w:sz w:val="18"/>
                <w:szCs w:val="18"/>
              </w:rPr>
              <w:t>81.8%</w:t>
            </w:r>
          </w:p>
        </w:tc>
        <w:tc>
          <w:tcPr>
            <w:tcW w:w="0" w:type="auto"/>
            <w:shd w:val="clear" w:color="auto" w:fill="C1E4F5"/>
          </w:tcPr>
          <w:p w14:paraId="2875CC45" w14:textId="77777777" w:rsidR="00D63202" w:rsidRDefault="00000000">
            <w:pPr>
              <w:spacing w:afterLines="50" w:after="120" w:line="500" w:lineRule="exact"/>
              <w:rPr>
                <w:rFonts w:ascii="宋体" w:hAnsi="宋体"/>
                <w:sz w:val="18"/>
                <w:szCs w:val="18"/>
              </w:rPr>
            </w:pPr>
            <w:r>
              <w:rPr>
                <w:rFonts w:ascii="宋体" w:hAnsi="宋体"/>
                <w:sz w:val="18"/>
                <w:szCs w:val="18"/>
              </w:rPr>
              <w:t xml:space="preserve">4.1 </w:t>
            </w:r>
            <w:proofErr w:type="spellStart"/>
            <w:r>
              <w:rPr>
                <w:rFonts w:ascii="宋体" w:hAnsi="宋体"/>
                <w:sz w:val="18"/>
                <w:szCs w:val="18"/>
              </w:rPr>
              <w:t>px</w:t>
            </w:r>
            <w:proofErr w:type="spellEnd"/>
          </w:p>
        </w:tc>
        <w:tc>
          <w:tcPr>
            <w:tcW w:w="0" w:type="auto"/>
            <w:shd w:val="clear" w:color="auto" w:fill="C1E4F5"/>
          </w:tcPr>
          <w:p w14:paraId="4A2A4BEE" w14:textId="77777777" w:rsidR="00D63202" w:rsidRDefault="00000000">
            <w:pPr>
              <w:spacing w:afterLines="50" w:after="120" w:line="500" w:lineRule="exact"/>
              <w:rPr>
                <w:rFonts w:ascii="宋体" w:hAnsi="宋体"/>
                <w:sz w:val="18"/>
                <w:szCs w:val="18"/>
              </w:rPr>
            </w:pPr>
            <w:r>
              <w:rPr>
                <w:rFonts w:ascii="宋体" w:hAnsi="宋体"/>
                <w:sz w:val="18"/>
                <w:szCs w:val="18"/>
              </w:rPr>
              <w:t>55%</w:t>
            </w:r>
          </w:p>
        </w:tc>
      </w:tr>
      <w:tr w:rsidR="00D63202" w14:paraId="6211D75D" w14:textId="77777777" w:rsidTr="00F71D9D">
        <w:trPr>
          <w:trHeight w:val="800"/>
        </w:trPr>
        <w:tc>
          <w:tcPr>
            <w:tcW w:w="0" w:type="auto"/>
            <w:tcBorders>
              <w:left w:val="single" w:sz="4" w:space="0" w:color="FFFFFF"/>
            </w:tcBorders>
            <w:shd w:val="clear" w:color="auto" w:fill="156082"/>
          </w:tcPr>
          <w:p w14:paraId="1B56D674" w14:textId="77777777" w:rsidR="00D63202" w:rsidRDefault="00000000">
            <w:pPr>
              <w:spacing w:afterLines="50" w:after="120" w:line="500" w:lineRule="exact"/>
              <w:rPr>
                <w:rFonts w:ascii="宋体" w:hAnsi="宋体"/>
                <w:b/>
                <w:bCs/>
                <w:color w:val="FFFF00"/>
                <w:sz w:val="18"/>
                <w:szCs w:val="18"/>
              </w:rPr>
            </w:pPr>
            <w:r>
              <w:rPr>
                <w:rFonts w:ascii="宋体" w:hAnsi="宋体"/>
                <w:b/>
                <w:bCs/>
                <w:color w:val="FFFF00"/>
                <w:sz w:val="18"/>
                <w:szCs w:val="18"/>
              </w:rPr>
              <w:t xml:space="preserve">TrackNetV3 </w:t>
            </w:r>
            <w:r>
              <w:rPr>
                <w:rFonts w:ascii="宋体" w:hAnsi="宋体"/>
                <w:b/>
                <w:bCs/>
                <w:color w:val="FFFF00"/>
                <w:sz w:val="18"/>
                <w:szCs w:val="18"/>
                <w:vertAlign w:val="superscript"/>
              </w:rPr>
              <w:t>2</w:t>
            </w:r>
          </w:p>
        </w:tc>
        <w:tc>
          <w:tcPr>
            <w:tcW w:w="0" w:type="auto"/>
            <w:shd w:val="clear" w:color="auto" w:fill="83CAEB"/>
          </w:tcPr>
          <w:p w14:paraId="6D6DE97E" w14:textId="77777777" w:rsidR="00D63202" w:rsidRDefault="00000000">
            <w:pPr>
              <w:spacing w:afterLines="50" w:after="120" w:line="500" w:lineRule="exact"/>
              <w:rPr>
                <w:rFonts w:ascii="宋体" w:hAnsi="宋体"/>
                <w:sz w:val="18"/>
                <w:szCs w:val="18"/>
              </w:rPr>
            </w:pPr>
            <w:proofErr w:type="spellStart"/>
            <w:r>
              <w:rPr>
                <w:rFonts w:ascii="宋体" w:hAnsi="宋体"/>
                <w:sz w:val="18"/>
                <w:szCs w:val="18"/>
              </w:rPr>
              <w:t>RGB+Inpainting</w:t>
            </w:r>
            <w:proofErr w:type="spellEnd"/>
          </w:p>
        </w:tc>
        <w:tc>
          <w:tcPr>
            <w:tcW w:w="0" w:type="auto"/>
            <w:shd w:val="clear" w:color="auto" w:fill="83CAEB"/>
          </w:tcPr>
          <w:p w14:paraId="2CA3804F" w14:textId="77777777" w:rsidR="00D63202" w:rsidRDefault="00000000">
            <w:pPr>
              <w:spacing w:afterLines="50" w:after="120" w:line="500" w:lineRule="exact"/>
              <w:rPr>
                <w:rFonts w:ascii="宋体" w:hAnsi="宋体"/>
                <w:sz w:val="18"/>
                <w:szCs w:val="18"/>
              </w:rPr>
            </w:pPr>
            <w:r>
              <w:rPr>
                <w:rFonts w:ascii="宋体" w:hAnsi="宋体"/>
                <w:sz w:val="18"/>
                <w:szCs w:val="18"/>
              </w:rPr>
              <w:t>87.7%</w:t>
            </w:r>
          </w:p>
        </w:tc>
        <w:tc>
          <w:tcPr>
            <w:tcW w:w="0" w:type="auto"/>
            <w:shd w:val="clear" w:color="auto" w:fill="83CAEB"/>
          </w:tcPr>
          <w:p w14:paraId="177E2228" w14:textId="77777777" w:rsidR="00D63202" w:rsidRDefault="00000000">
            <w:pPr>
              <w:spacing w:afterLines="50" w:after="120" w:line="500" w:lineRule="exact"/>
              <w:rPr>
                <w:rFonts w:ascii="宋体" w:hAnsi="宋体"/>
                <w:sz w:val="18"/>
                <w:szCs w:val="18"/>
              </w:rPr>
            </w:pPr>
            <w:r>
              <w:rPr>
                <w:rFonts w:ascii="宋体" w:hAnsi="宋体"/>
                <w:sz w:val="18"/>
                <w:szCs w:val="18"/>
              </w:rPr>
              <w:t>93.6%</w:t>
            </w:r>
          </w:p>
        </w:tc>
        <w:tc>
          <w:tcPr>
            <w:tcW w:w="0" w:type="auto"/>
            <w:shd w:val="clear" w:color="auto" w:fill="83CAEB"/>
          </w:tcPr>
          <w:p w14:paraId="5CF108A2" w14:textId="77777777" w:rsidR="00D63202" w:rsidRDefault="00000000">
            <w:pPr>
              <w:spacing w:afterLines="50" w:after="120" w:line="500" w:lineRule="exact"/>
              <w:rPr>
                <w:rFonts w:ascii="宋体" w:hAnsi="宋体"/>
                <w:sz w:val="18"/>
                <w:szCs w:val="18"/>
              </w:rPr>
            </w:pPr>
            <w:r>
              <w:rPr>
                <w:rFonts w:ascii="宋体" w:hAnsi="宋体"/>
                <w:sz w:val="18"/>
                <w:szCs w:val="18"/>
              </w:rPr>
              <w:t xml:space="preserve">2.84 </w:t>
            </w:r>
            <w:proofErr w:type="spellStart"/>
            <w:r>
              <w:rPr>
                <w:rFonts w:ascii="宋体" w:hAnsi="宋体"/>
                <w:sz w:val="18"/>
                <w:szCs w:val="18"/>
              </w:rPr>
              <w:t>px</w:t>
            </w:r>
            <w:proofErr w:type="spellEnd"/>
          </w:p>
        </w:tc>
        <w:tc>
          <w:tcPr>
            <w:tcW w:w="0" w:type="auto"/>
            <w:shd w:val="clear" w:color="auto" w:fill="83CAEB"/>
          </w:tcPr>
          <w:p w14:paraId="25E52038" w14:textId="77777777" w:rsidR="00D63202" w:rsidRDefault="00000000">
            <w:pPr>
              <w:spacing w:afterLines="50" w:after="120" w:line="500" w:lineRule="exact"/>
              <w:rPr>
                <w:rFonts w:ascii="宋体" w:hAnsi="宋体"/>
                <w:sz w:val="18"/>
                <w:szCs w:val="18"/>
              </w:rPr>
            </w:pPr>
            <w:r>
              <w:rPr>
                <w:rFonts w:ascii="宋体" w:hAnsi="宋体"/>
                <w:sz w:val="18"/>
                <w:szCs w:val="18"/>
              </w:rPr>
              <w:t>85%</w:t>
            </w:r>
          </w:p>
        </w:tc>
      </w:tr>
      <w:tr w:rsidR="00D63202" w14:paraId="58E57068" w14:textId="77777777">
        <w:tc>
          <w:tcPr>
            <w:tcW w:w="0" w:type="auto"/>
            <w:tcBorders>
              <w:left w:val="single" w:sz="4" w:space="0" w:color="FFFFFF"/>
              <w:bottom w:val="single" w:sz="4" w:space="0" w:color="FFFFFF"/>
            </w:tcBorders>
            <w:shd w:val="clear" w:color="auto" w:fill="156082"/>
          </w:tcPr>
          <w:p w14:paraId="617FEE83" w14:textId="77777777" w:rsidR="00D63202" w:rsidRDefault="00000000">
            <w:pPr>
              <w:spacing w:afterLines="50" w:after="120" w:line="500" w:lineRule="exact"/>
              <w:rPr>
                <w:rFonts w:ascii="宋体" w:hAnsi="宋体"/>
                <w:b/>
                <w:bCs/>
                <w:color w:val="FFFF00"/>
                <w:sz w:val="18"/>
                <w:szCs w:val="18"/>
              </w:rPr>
            </w:pPr>
            <w:proofErr w:type="spellStart"/>
            <w:r>
              <w:rPr>
                <w:rFonts w:ascii="宋体" w:hAnsi="宋体"/>
                <w:b/>
                <w:bCs/>
                <w:color w:val="FFFF00"/>
                <w:sz w:val="18"/>
                <w:szCs w:val="18"/>
              </w:rPr>
              <w:t>WindFeather</w:t>
            </w:r>
            <w:proofErr w:type="spellEnd"/>
            <w:r>
              <w:rPr>
                <w:rFonts w:ascii="宋体" w:hAnsi="宋体"/>
                <w:b/>
                <w:bCs/>
                <w:color w:val="FFFF00"/>
                <w:sz w:val="18"/>
                <w:szCs w:val="18"/>
              </w:rPr>
              <w:t>-Net (Ours)</w:t>
            </w:r>
          </w:p>
        </w:tc>
        <w:tc>
          <w:tcPr>
            <w:tcW w:w="0" w:type="auto"/>
            <w:shd w:val="clear" w:color="auto" w:fill="C1E4F5"/>
          </w:tcPr>
          <w:p w14:paraId="03EE0EBB" w14:textId="77777777" w:rsidR="00D63202" w:rsidRDefault="00000000">
            <w:pPr>
              <w:spacing w:afterLines="50" w:after="120" w:line="500" w:lineRule="exact"/>
              <w:rPr>
                <w:rFonts w:ascii="宋体" w:hAnsi="宋体"/>
                <w:sz w:val="18"/>
                <w:szCs w:val="18"/>
              </w:rPr>
            </w:pPr>
            <w:r>
              <w:rPr>
                <w:rFonts w:ascii="宋体" w:hAnsi="宋体"/>
                <w:b/>
                <w:bCs/>
                <w:sz w:val="18"/>
                <w:szCs w:val="18"/>
              </w:rPr>
              <w:t>RGB + Event</w:t>
            </w:r>
          </w:p>
        </w:tc>
        <w:tc>
          <w:tcPr>
            <w:tcW w:w="0" w:type="auto"/>
            <w:shd w:val="clear" w:color="auto" w:fill="C1E4F5"/>
          </w:tcPr>
          <w:p w14:paraId="5EB7C811" w14:textId="77777777" w:rsidR="00D63202" w:rsidRDefault="00000000">
            <w:pPr>
              <w:spacing w:afterLines="50" w:after="120" w:line="500" w:lineRule="exact"/>
              <w:rPr>
                <w:rFonts w:ascii="宋体" w:hAnsi="宋体"/>
                <w:sz w:val="18"/>
                <w:szCs w:val="18"/>
              </w:rPr>
            </w:pPr>
            <w:r>
              <w:rPr>
                <w:rFonts w:ascii="宋体" w:hAnsi="宋体"/>
                <w:b/>
                <w:bCs/>
                <w:sz w:val="18"/>
                <w:szCs w:val="18"/>
              </w:rPr>
              <w:t>94.5%</w:t>
            </w:r>
          </w:p>
        </w:tc>
        <w:tc>
          <w:tcPr>
            <w:tcW w:w="0" w:type="auto"/>
            <w:shd w:val="clear" w:color="auto" w:fill="C1E4F5"/>
          </w:tcPr>
          <w:p w14:paraId="4B830D7D" w14:textId="77777777" w:rsidR="00D63202" w:rsidRDefault="00000000">
            <w:pPr>
              <w:spacing w:afterLines="50" w:after="120" w:line="500" w:lineRule="exact"/>
              <w:rPr>
                <w:rFonts w:ascii="宋体" w:hAnsi="宋体"/>
                <w:sz w:val="18"/>
                <w:szCs w:val="18"/>
              </w:rPr>
            </w:pPr>
            <w:r>
              <w:rPr>
                <w:rFonts w:ascii="宋体" w:hAnsi="宋体"/>
                <w:b/>
                <w:bCs/>
                <w:sz w:val="18"/>
                <w:szCs w:val="18"/>
              </w:rPr>
              <w:t>97.2%</w:t>
            </w:r>
          </w:p>
        </w:tc>
        <w:tc>
          <w:tcPr>
            <w:tcW w:w="0" w:type="auto"/>
            <w:shd w:val="clear" w:color="auto" w:fill="C1E4F5"/>
          </w:tcPr>
          <w:p w14:paraId="7DA96207" w14:textId="77777777" w:rsidR="00D63202" w:rsidRDefault="00000000">
            <w:pPr>
              <w:spacing w:afterLines="50" w:after="120" w:line="500" w:lineRule="exact"/>
              <w:rPr>
                <w:rFonts w:ascii="宋体" w:hAnsi="宋体"/>
                <w:sz w:val="18"/>
                <w:szCs w:val="18"/>
              </w:rPr>
            </w:pPr>
            <w:r>
              <w:rPr>
                <w:rFonts w:ascii="宋体" w:hAnsi="宋体"/>
                <w:b/>
                <w:bCs/>
                <w:sz w:val="18"/>
                <w:szCs w:val="18"/>
              </w:rPr>
              <w:t xml:space="preserve">1.15 </w:t>
            </w:r>
            <w:proofErr w:type="spellStart"/>
            <w:r>
              <w:rPr>
                <w:rFonts w:ascii="宋体" w:hAnsi="宋体"/>
                <w:b/>
                <w:bCs/>
                <w:sz w:val="18"/>
                <w:szCs w:val="18"/>
              </w:rPr>
              <w:t>px</w:t>
            </w:r>
            <w:proofErr w:type="spellEnd"/>
          </w:p>
        </w:tc>
        <w:tc>
          <w:tcPr>
            <w:tcW w:w="0" w:type="auto"/>
            <w:shd w:val="clear" w:color="auto" w:fill="C1E4F5"/>
          </w:tcPr>
          <w:p w14:paraId="66229CC7" w14:textId="77777777" w:rsidR="00D63202" w:rsidRDefault="00000000">
            <w:pPr>
              <w:spacing w:afterLines="50" w:after="120" w:line="500" w:lineRule="exact"/>
              <w:rPr>
                <w:rFonts w:ascii="宋体" w:hAnsi="宋体"/>
                <w:sz w:val="18"/>
                <w:szCs w:val="18"/>
              </w:rPr>
            </w:pPr>
            <w:r>
              <w:rPr>
                <w:rFonts w:ascii="宋体" w:hAnsi="宋体"/>
                <w:b/>
                <w:bCs/>
                <w:sz w:val="18"/>
                <w:szCs w:val="18"/>
              </w:rPr>
              <w:t>96%</w:t>
            </w:r>
          </w:p>
        </w:tc>
      </w:tr>
    </w:tbl>
    <w:p w14:paraId="7516381E" w14:textId="77777777" w:rsidR="00D63202" w:rsidRPr="006B0D02" w:rsidRDefault="00000000" w:rsidP="006B0D02">
      <w:pPr>
        <w:spacing w:afterLines="50" w:after="120" w:line="400" w:lineRule="exact"/>
        <w:ind w:firstLineChars="200" w:firstLine="420"/>
        <w:rPr>
          <w:rFonts w:ascii="宋体" w:hAnsi="宋体"/>
        </w:rPr>
      </w:pPr>
      <w:r w:rsidRPr="006B0D02">
        <w:rPr>
          <w:rFonts w:ascii="宋体" w:hAnsi="宋体"/>
        </w:rPr>
        <w:t xml:space="preserve">表 </w:t>
      </w:r>
      <w:r w:rsidRPr="006B0D02">
        <w:rPr>
          <w:rFonts w:ascii="宋体" w:hAnsi="宋体" w:hint="eastAsia"/>
        </w:rPr>
        <w:t>4.5</w:t>
      </w:r>
      <w:r w:rsidRPr="006B0D02">
        <w:rPr>
          <w:rFonts w:ascii="宋体" w:hAnsi="宋体"/>
        </w:rPr>
        <w:t>-</w:t>
      </w:r>
      <w:r w:rsidRPr="006B0D02">
        <w:rPr>
          <w:rFonts w:ascii="宋体" w:hAnsi="宋体" w:hint="eastAsia"/>
        </w:rPr>
        <w:t>2</w:t>
      </w:r>
      <w:r w:rsidRPr="006B0D02">
        <w:rPr>
          <w:rFonts w:ascii="宋体" w:hAnsi="宋体"/>
        </w:rPr>
        <w:t>：各主流追踪模型性能对比。数据表明，引入事件流和物理感知模块后，系统在各项指标上均取得了显著突破，特别是RMSE降低了近60%。</w:t>
      </w:r>
    </w:p>
    <w:p w14:paraId="7073DE24" w14:textId="77777777" w:rsidR="00D63202" w:rsidRPr="006B0D02" w:rsidRDefault="00000000" w:rsidP="006B0D02">
      <w:pPr>
        <w:spacing w:afterLines="50" w:after="120" w:line="400" w:lineRule="exact"/>
        <w:ind w:firstLineChars="200" w:firstLine="422"/>
        <w:rPr>
          <w:rFonts w:ascii="宋体" w:hAnsi="宋体"/>
          <w:b/>
          <w:bCs/>
        </w:rPr>
      </w:pPr>
      <w:r w:rsidRPr="006B0D02">
        <w:rPr>
          <w:rFonts w:ascii="宋体" w:hAnsi="宋体"/>
          <w:b/>
          <w:bCs/>
        </w:rPr>
        <w:t>2. 姿态估计(</w:t>
      </w:r>
      <w:proofErr w:type="spellStart"/>
      <w:r w:rsidRPr="006B0D02">
        <w:rPr>
          <w:rFonts w:ascii="宋体" w:hAnsi="宋体"/>
          <w:b/>
          <w:bCs/>
        </w:rPr>
        <w:t>MMPose</w:t>
      </w:r>
      <w:proofErr w:type="spellEnd"/>
      <w:r w:rsidRPr="006B0D02">
        <w:rPr>
          <w:rFonts w:ascii="宋体" w:hAnsi="宋体"/>
          <w:b/>
          <w:bCs/>
        </w:rPr>
        <w:t xml:space="preserve"> </w:t>
      </w:r>
      <w:proofErr w:type="spellStart"/>
      <w:r w:rsidRPr="006B0D02">
        <w:rPr>
          <w:rFonts w:ascii="宋体" w:hAnsi="宋体"/>
          <w:b/>
          <w:bCs/>
        </w:rPr>
        <w:t>RTMPose</w:t>
      </w:r>
      <w:proofErr w:type="spellEnd"/>
      <w:r w:rsidRPr="006B0D02">
        <w:rPr>
          <w:rFonts w:ascii="宋体" w:hAnsi="宋体"/>
          <w:b/>
          <w:bCs/>
        </w:rPr>
        <w:t>)</w:t>
      </w:r>
    </w:p>
    <w:p w14:paraId="281E060A" w14:textId="77777777" w:rsidR="00D63202" w:rsidRPr="006B0D02" w:rsidRDefault="00000000" w:rsidP="006B0D02">
      <w:pPr>
        <w:spacing w:afterLines="50" w:after="120" w:line="400" w:lineRule="exact"/>
        <w:ind w:firstLineChars="200" w:firstLine="422"/>
        <w:rPr>
          <w:rFonts w:ascii="宋体" w:hAnsi="宋体"/>
          <w:b/>
          <w:bCs/>
        </w:rPr>
      </w:pPr>
      <w:r w:rsidRPr="006B0D02">
        <w:rPr>
          <w:rFonts w:ascii="宋体" w:hAnsi="宋体"/>
          <w:b/>
          <w:bCs/>
        </w:rPr>
        <w:lastRenderedPageBreak/>
        <w:t>优势</w:t>
      </w:r>
    </w:p>
    <w:p w14:paraId="22DA63F5" w14:textId="77777777" w:rsidR="00D63202" w:rsidRPr="006B0D02" w:rsidRDefault="00000000" w:rsidP="006B0D02">
      <w:pPr>
        <w:numPr>
          <w:ilvl w:val="0"/>
          <w:numId w:val="165"/>
        </w:numPr>
        <w:tabs>
          <w:tab w:val="left" w:pos="720"/>
        </w:tabs>
        <w:spacing w:afterLines="50" w:after="120" w:line="400" w:lineRule="exact"/>
        <w:ind w:firstLine="200"/>
        <w:rPr>
          <w:rFonts w:ascii="宋体" w:hAnsi="宋体"/>
        </w:rPr>
      </w:pPr>
      <w:r w:rsidRPr="006B0D02">
        <w:rPr>
          <w:rFonts w:ascii="宋体" w:hAnsi="宋体"/>
        </w:rPr>
        <w:t>关键点定位准确，骨架紧密贴合人体，符合解剖学结构</w:t>
      </w:r>
    </w:p>
    <w:p w14:paraId="2F397BEE" w14:textId="77777777" w:rsidR="00D63202" w:rsidRPr="006B0D02" w:rsidRDefault="00000000" w:rsidP="006B0D02">
      <w:pPr>
        <w:numPr>
          <w:ilvl w:val="0"/>
          <w:numId w:val="165"/>
        </w:numPr>
        <w:tabs>
          <w:tab w:val="left" w:pos="720"/>
        </w:tabs>
        <w:spacing w:afterLines="50" w:after="120" w:line="400" w:lineRule="exact"/>
        <w:ind w:firstLine="200"/>
        <w:rPr>
          <w:rFonts w:ascii="宋体" w:hAnsi="宋体"/>
        </w:rPr>
      </w:pPr>
      <w:r w:rsidRPr="006B0D02">
        <w:rPr>
          <w:rFonts w:ascii="宋体" w:hAnsi="宋体"/>
        </w:rPr>
        <w:t>具有优异的目标区分能力，不会误检观众或裁判</w:t>
      </w:r>
    </w:p>
    <w:p w14:paraId="4B542FB4" w14:textId="77777777" w:rsidR="00D63202" w:rsidRPr="006B0D02" w:rsidRDefault="00000000" w:rsidP="006B0D02">
      <w:pPr>
        <w:numPr>
          <w:ilvl w:val="0"/>
          <w:numId w:val="165"/>
        </w:numPr>
        <w:tabs>
          <w:tab w:val="left" w:pos="720"/>
        </w:tabs>
        <w:spacing w:afterLines="50" w:after="120" w:line="400" w:lineRule="exact"/>
        <w:ind w:firstLine="200"/>
        <w:rPr>
          <w:rFonts w:ascii="宋体" w:hAnsi="宋体"/>
        </w:rPr>
      </w:pPr>
      <w:r w:rsidRPr="006B0D02">
        <w:rPr>
          <w:rFonts w:ascii="宋体" w:hAnsi="宋体"/>
        </w:rPr>
        <w:t>ID分配极其稳定，即使在球员位置交换时也未发生ID混淆</w:t>
      </w:r>
    </w:p>
    <w:p w14:paraId="77B6E8D9" w14:textId="77777777" w:rsidR="00D63202" w:rsidRPr="006B0D02" w:rsidRDefault="00000000" w:rsidP="006B0D02">
      <w:pPr>
        <w:numPr>
          <w:ilvl w:val="0"/>
          <w:numId w:val="165"/>
        </w:numPr>
        <w:tabs>
          <w:tab w:val="left" w:pos="720"/>
        </w:tabs>
        <w:spacing w:afterLines="50" w:after="120" w:line="400" w:lineRule="exact"/>
        <w:ind w:firstLine="200"/>
        <w:rPr>
          <w:rFonts w:ascii="宋体" w:hAnsi="宋体"/>
        </w:rPr>
      </w:pPr>
      <w:r w:rsidRPr="006B0D02">
        <w:rPr>
          <w:rFonts w:ascii="宋体" w:hAnsi="宋体"/>
        </w:rPr>
        <w:t>P0(一名球员)的追踪质量卓越，有效关键点数量稳定在16-17个</w:t>
      </w:r>
    </w:p>
    <w:p w14:paraId="3F0FD294" w14:textId="77777777" w:rsidR="00D63202" w:rsidRPr="006B0D02" w:rsidRDefault="00000000" w:rsidP="006B0D02">
      <w:pPr>
        <w:spacing w:afterLines="50" w:after="120" w:line="400" w:lineRule="exact"/>
        <w:ind w:firstLineChars="200" w:firstLine="422"/>
        <w:rPr>
          <w:rFonts w:ascii="宋体" w:hAnsi="宋体"/>
          <w:b/>
          <w:bCs/>
        </w:rPr>
      </w:pPr>
      <w:r w:rsidRPr="006B0D02">
        <w:rPr>
          <w:rFonts w:ascii="宋体" w:hAnsi="宋体"/>
          <w:b/>
          <w:bCs/>
        </w:rPr>
        <w:t>局限性</w:t>
      </w:r>
    </w:p>
    <w:p w14:paraId="5D0E5A72" w14:textId="77777777" w:rsidR="00D63202" w:rsidRPr="006B0D02" w:rsidRDefault="00000000" w:rsidP="006B0D02">
      <w:pPr>
        <w:numPr>
          <w:ilvl w:val="0"/>
          <w:numId w:val="166"/>
        </w:numPr>
        <w:tabs>
          <w:tab w:val="left" w:pos="720"/>
        </w:tabs>
        <w:spacing w:afterLines="50" w:after="120" w:line="400" w:lineRule="exact"/>
        <w:ind w:firstLine="200"/>
        <w:rPr>
          <w:rFonts w:ascii="宋体" w:hAnsi="宋体"/>
        </w:rPr>
      </w:pPr>
      <w:r w:rsidRPr="006B0D02">
        <w:rPr>
          <w:rFonts w:ascii="宋体" w:hAnsi="宋体"/>
        </w:rPr>
        <w:t>P1(另一名球员)的特定骨骼(0-2,1-3,2-4)波动严重，CV值高达0.65-0.9</w:t>
      </w:r>
    </w:p>
    <w:p w14:paraId="0AB0A9B9" w14:textId="77777777" w:rsidR="00D63202" w:rsidRPr="006B0D02" w:rsidRDefault="00000000" w:rsidP="006B0D02">
      <w:pPr>
        <w:numPr>
          <w:ilvl w:val="0"/>
          <w:numId w:val="166"/>
        </w:numPr>
        <w:tabs>
          <w:tab w:val="left" w:pos="720"/>
        </w:tabs>
        <w:spacing w:afterLines="50" w:after="120" w:line="400" w:lineRule="exact"/>
        <w:ind w:firstLine="200"/>
        <w:rPr>
          <w:rFonts w:ascii="宋体" w:hAnsi="宋体"/>
        </w:rPr>
      </w:pPr>
      <w:r w:rsidRPr="006B0D02">
        <w:rPr>
          <w:rFonts w:ascii="宋体" w:hAnsi="宋体"/>
        </w:rPr>
        <w:t>P1在15.5-17.5秒期间完全丢失追踪，影响分析连续性</w:t>
      </w:r>
    </w:p>
    <w:p w14:paraId="366BDDAC" w14:textId="77777777" w:rsidR="00D63202" w:rsidRPr="006B0D02" w:rsidRDefault="00000000" w:rsidP="006B0D02">
      <w:pPr>
        <w:numPr>
          <w:ilvl w:val="0"/>
          <w:numId w:val="166"/>
        </w:numPr>
        <w:tabs>
          <w:tab w:val="left" w:pos="720"/>
        </w:tabs>
        <w:spacing w:afterLines="50" w:after="120" w:line="400" w:lineRule="exact"/>
        <w:ind w:firstLine="200"/>
        <w:rPr>
          <w:rFonts w:ascii="宋体" w:hAnsi="宋体"/>
        </w:rPr>
      </w:pPr>
      <w:r w:rsidRPr="006B0D02">
        <w:rPr>
          <w:rFonts w:ascii="宋体" w:hAnsi="宋体"/>
        </w:rPr>
        <w:t>P1的速度分布更分散，暗示追踪质量不及P0</w:t>
      </w:r>
    </w:p>
    <w:p w14:paraId="6323E38D" w14:textId="77777777" w:rsidR="00D63202" w:rsidRPr="006B0D02" w:rsidRDefault="00000000" w:rsidP="006B0D02">
      <w:pPr>
        <w:spacing w:afterLines="50" w:after="120" w:line="400" w:lineRule="exact"/>
        <w:ind w:firstLineChars="200" w:firstLine="422"/>
        <w:rPr>
          <w:rFonts w:ascii="宋体" w:hAnsi="宋体"/>
          <w:b/>
          <w:bCs/>
        </w:rPr>
      </w:pPr>
      <w:r w:rsidRPr="006B0D02">
        <w:rPr>
          <w:rFonts w:ascii="宋体" w:hAnsi="宋体"/>
          <w:b/>
          <w:bCs/>
        </w:rPr>
        <w:t>改进建议</w:t>
      </w:r>
    </w:p>
    <w:p w14:paraId="72DD90C8" w14:textId="77777777" w:rsidR="00D63202" w:rsidRPr="006B0D02" w:rsidRDefault="00000000" w:rsidP="006B0D02">
      <w:pPr>
        <w:numPr>
          <w:ilvl w:val="0"/>
          <w:numId w:val="167"/>
        </w:numPr>
        <w:tabs>
          <w:tab w:val="left" w:pos="720"/>
        </w:tabs>
        <w:spacing w:afterLines="50" w:after="120" w:line="400" w:lineRule="exact"/>
        <w:ind w:firstLine="200"/>
        <w:rPr>
          <w:rFonts w:ascii="宋体" w:hAnsi="宋体"/>
        </w:rPr>
      </w:pPr>
      <w:r w:rsidRPr="006B0D02">
        <w:rPr>
          <w:rFonts w:ascii="宋体" w:hAnsi="宋体"/>
        </w:rPr>
        <w:t>针对远端或遮挡情况优化P1的检测参数</w:t>
      </w:r>
    </w:p>
    <w:p w14:paraId="39082C76" w14:textId="77777777" w:rsidR="00D63202" w:rsidRPr="006B0D02" w:rsidRDefault="00000000" w:rsidP="006B0D02">
      <w:pPr>
        <w:numPr>
          <w:ilvl w:val="0"/>
          <w:numId w:val="167"/>
        </w:numPr>
        <w:tabs>
          <w:tab w:val="left" w:pos="720"/>
        </w:tabs>
        <w:spacing w:afterLines="50" w:after="120" w:line="400" w:lineRule="exact"/>
        <w:ind w:firstLine="200"/>
        <w:rPr>
          <w:rFonts w:ascii="宋体" w:hAnsi="宋体"/>
        </w:rPr>
      </w:pPr>
      <w:r w:rsidRPr="006B0D02">
        <w:rPr>
          <w:rFonts w:ascii="宋体" w:hAnsi="宋体"/>
        </w:rPr>
        <w:t>引入球场上下文信息辅助人体关键点追踪</w:t>
      </w:r>
    </w:p>
    <w:p w14:paraId="099E829D" w14:textId="77777777" w:rsidR="00D63202" w:rsidRPr="006B0D02" w:rsidRDefault="00000000" w:rsidP="006B0D02">
      <w:pPr>
        <w:numPr>
          <w:ilvl w:val="0"/>
          <w:numId w:val="167"/>
        </w:numPr>
        <w:tabs>
          <w:tab w:val="left" w:pos="720"/>
        </w:tabs>
        <w:spacing w:afterLines="50" w:after="120" w:line="400" w:lineRule="exact"/>
        <w:ind w:firstLine="200"/>
        <w:rPr>
          <w:rFonts w:ascii="宋体" w:hAnsi="宋体"/>
        </w:rPr>
      </w:pPr>
      <w:r w:rsidRPr="006B0D02">
        <w:rPr>
          <w:rFonts w:ascii="宋体" w:hAnsi="宋体"/>
        </w:rPr>
        <w:t>增强算法在密集运动和遮挡场景下的鲁棒性</w:t>
      </w:r>
    </w:p>
    <w:p w14:paraId="2105690D" w14:textId="77777777" w:rsidR="00D63202" w:rsidRPr="006B0D02" w:rsidRDefault="00000000" w:rsidP="006B0D02">
      <w:pPr>
        <w:spacing w:afterLines="50" w:after="120" w:line="400" w:lineRule="exact"/>
        <w:ind w:firstLineChars="200" w:firstLine="422"/>
        <w:rPr>
          <w:rFonts w:ascii="宋体" w:hAnsi="宋体"/>
          <w:b/>
          <w:bCs/>
        </w:rPr>
      </w:pPr>
      <w:r w:rsidRPr="006B0D02">
        <w:rPr>
          <w:rFonts w:ascii="宋体" w:hAnsi="宋体"/>
          <w:b/>
          <w:bCs/>
        </w:rPr>
        <w:t>4. 球场与球网检测(</w:t>
      </w:r>
      <w:proofErr w:type="spellStart"/>
      <w:r w:rsidRPr="006B0D02">
        <w:rPr>
          <w:rFonts w:ascii="宋体" w:hAnsi="宋体"/>
          <w:b/>
          <w:bCs/>
        </w:rPr>
        <w:t>Keypoint</w:t>
      </w:r>
      <w:proofErr w:type="spellEnd"/>
      <w:r w:rsidRPr="006B0D02">
        <w:rPr>
          <w:rFonts w:ascii="宋体" w:hAnsi="宋体"/>
          <w:b/>
          <w:bCs/>
        </w:rPr>
        <w:t xml:space="preserve"> R-CNN)</w:t>
      </w:r>
    </w:p>
    <w:p w14:paraId="679BCB0C" w14:textId="77777777" w:rsidR="00D63202" w:rsidRPr="006B0D02" w:rsidRDefault="00000000" w:rsidP="006B0D02">
      <w:pPr>
        <w:spacing w:afterLines="50" w:after="120" w:line="400" w:lineRule="exact"/>
        <w:ind w:firstLineChars="200" w:firstLine="422"/>
        <w:rPr>
          <w:rFonts w:ascii="宋体" w:hAnsi="宋体"/>
          <w:b/>
          <w:bCs/>
        </w:rPr>
      </w:pPr>
      <w:r w:rsidRPr="006B0D02">
        <w:rPr>
          <w:rFonts w:ascii="宋体" w:hAnsi="宋体"/>
          <w:b/>
          <w:bCs/>
        </w:rPr>
        <w:t>优势</w:t>
      </w:r>
    </w:p>
    <w:p w14:paraId="5EC97575" w14:textId="77777777" w:rsidR="00D63202" w:rsidRPr="006B0D02" w:rsidRDefault="00000000" w:rsidP="006B0D02">
      <w:pPr>
        <w:numPr>
          <w:ilvl w:val="0"/>
          <w:numId w:val="168"/>
        </w:numPr>
        <w:tabs>
          <w:tab w:val="left" w:pos="720"/>
        </w:tabs>
        <w:spacing w:afterLines="50" w:after="120" w:line="400" w:lineRule="exact"/>
        <w:ind w:firstLine="200"/>
        <w:rPr>
          <w:rFonts w:ascii="宋体" w:hAnsi="宋体"/>
        </w:rPr>
      </w:pPr>
      <w:r w:rsidRPr="006B0D02">
        <w:rPr>
          <w:rFonts w:ascii="宋体" w:hAnsi="宋体"/>
        </w:rPr>
        <w:t>场地轮廓和球网定位精度高，在</w:t>
      </w:r>
      <w:proofErr w:type="gramStart"/>
      <w:r w:rsidRPr="006B0D02">
        <w:rPr>
          <w:rFonts w:ascii="宋体" w:hAnsi="宋体"/>
        </w:rPr>
        <w:t>抽样帧上表现</w:t>
      </w:r>
      <w:proofErr w:type="gramEnd"/>
      <w:r w:rsidRPr="006B0D02">
        <w:rPr>
          <w:rFonts w:ascii="宋体" w:hAnsi="宋体"/>
        </w:rPr>
        <w:t>卓越</w:t>
      </w:r>
    </w:p>
    <w:p w14:paraId="71ABEB22" w14:textId="77777777" w:rsidR="00D63202" w:rsidRPr="006B0D02" w:rsidRDefault="00000000" w:rsidP="006B0D02">
      <w:pPr>
        <w:numPr>
          <w:ilvl w:val="0"/>
          <w:numId w:val="168"/>
        </w:numPr>
        <w:tabs>
          <w:tab w:val="left" w:pos="720"/>
        </w:tabs>
        <w:spacing w:afterLines="50" w:after="120" w:line="400" w:lineRule="exact"/>
        <w:ind w:firstLine="200"/>
        <w:rPr>
          <w:rFonts w:ascii="宋体" w:hAnsi="宋体"/>
        </w:rPr>
      </w:pPr>
      <w:r w:rsidRPr="006B0D02">
        <w:rPr>
          <w:rFonts w:ascii="宋体" w:hAnsi="宋体"/>
        </w:rPr>
        <w:t>具备优异的遮挡处理能力，即使在运动员靠近球网时也能准确定位</w:t>
      </w:r>
    </w:p>
    <w:p w14:paraId="6B686B30" w14:textId="77777777" w:rsidR="00D63202" w:rsidRPr="006B0D02" w:rsidRDefault="00000000" w:rsidP="006B0D02">
      <w:pPr>
        <w:numPr>
          <w:ilvl w:val="0"/>
          <w:numId w:val="168"/>
        </w:numPr>
        <w:tabs>
          <w:tab w:val="left" w:pos="720"/>
        </w:tabs>
        <w:spacing w:afterLines="50" w:after="120" w:line="400" w:lineRule="exact"/>
        <w:ind w:firstLine="200"/>
        <w:rPr>
          <w:rFonts w:ascii="宋体" w:hAnsi="宋体"/>
        </w:rPr>
      </w:pPr>
      <w:r w:rsidRPr="006B0D02">
        <w:rPr>
          <w:rFonts w:ascii="宋体" w:hAnsi="宋体"/>
        </w:rPr>
        <w:t>系统内部各模块(场地、球网、人体)几何一致性良好</w:t>
      </w:r>
    </w:p>
    <w:p w14:paraId="1FE509C0" w14:textId="77777777" w:rsidR="00D63202" w:rsidRPr="006B0D02" w:rsidRDefault="00000000" w:rsidP="006B0D02">
      <w:pPr>
        <w:numPr>
          <w:ilvl w:val="0"/>
          <w:numId w:val="168"/>
        </w:numPr>
        <w:tabs>
          <w:tab w:val="left" w:pos="720"/>
        </w:tabs>
        <w:spacing w:afterLines="50" w:after="120" w:line="400" w:lineRule="exact"/>
        <w:ind w:firstLine="200"/>
        <w:rPr>
          <w:rFonts w:ascii="宋体" w:hAnsi="宋体"/>
        </w:rPr>
      </w:pPr>
      <w:r w:rsidRPr="006B0D02">
        <w:rPr>
          <w:rFonts w:ascii="宋体" w:hAnsi="宋体"/>
        </w:rPr>
        <w:t>球网检测为高级分析(如过网判断、网前技术分析)提供可靠基础</w:t>
      </w:r>
    </w:p>
    <w:p w14:paraId="30B3C139" w14:textId="77777777" w:rsidR="00D63202" w:rsidRPr="006B0D02" w:rsidRDefault="00000000" w:rsidP="006B0D02">
      <w:pPr>
        <w:spacing w:afterLines="50" w:after="120" w:line="400" w:lineRule="exact"/>
        <w:ind w:firstLineChars="200" w:firstLine="422"/>
        <w:rPr>
          <w:rFonts w:ascii="宋体" w:hAnsi="宋体"/>
          <w:b/>
          <w:bCs/>
        </w:rPr>
      </w:pPr>
      <w:r w:rsidRPr="006B0D02">
        <w:rPr>
          <w:rFonts w:ascii="宋体" w:hAnsi="宋体"/>
          <w:b/>
          <w:bCs/>
        </w:rPr>
        <w:t>局限性</w:t>
      </w:r>
    </w:p>
    <w:p w14:paraId="7B088391" w14:textId="77777777" w:rsidR="00D63202" w:rsidRPr="006B0D02" w:rsidRDefault="00000000" w:rsidP="006B0D02">
      <w:pPr>
        <w:numPr>
          <w:ilvl w:val="0"/>
          <w:numId w:val="169"/>
        </w:numPr>
        <w:tabs>
          <w:tab w:val="left" w:pos="720"/>
        </w:tabs>
        <w:spacing w:afterLines="50" w:after="120" w:line="400" w:lineRule="exact"/>
        <w:ind w:firstLine="200"/>
        <w:rPr>
          <w:rFonts w:ascii="宋体" w:hAnsi="宋体"/>
        </w:rPr>
      </w:pPr>
      <w:r w:rsidRPr="006B0D02">
        <w:rPr>
          <w:rFonts w:ascii="宋体" w:hAnsi="宋体"/>
        </w:rPr>
        <w:t>15.5秒后场地面积急剧下降(从~360,000px²降至&lt;345,000px²)，暗示检测失效</w:t>
      </w:r>
    </w:p>
    <w:p w14:paraId="10AC460B" w14:textId="77777777" w:rsidR="00D63202" w:rsidRPr="006B0D02" w:rsidRDefault="00000000" w:rsidP="006B0D02">
      <w:pPr>
        <w:numPr>
          <w:ilvl w:val="0"/>
          <w:numId w:val="169"/>
        </w:numPr>
        <w:tabs>
          <w:tab w:val="left" w:pos="720"/>
        </w:tabs>
        <w:spacing w:afterLines="50" w:after="120" w:line="400" w:lineRule="exact"/>
        <w:ind w:firstLine="200"/>
        <w:rPr>
          <w:rFonts w:ascii="宋体" w:hAnsi="宋体"/>
        </w:rPr>
      </w:pPr>
      <w:r w:rsidRPr="006B0D02">
        <w:rPr>
          <w:rFonts w:ascii="宋体" w:hAnsi="宋体"/>
        </w:rPr>
        <w:t>"100%成功率"指标具有误导性，未验证结果的物理合理性</w:t>
      </w:r>
    </w:p>
    <w:p w14:paraId="3C07CAEB" w14:textId="77777777" w:rsidR="00D63202" w:rsidRPr="006B0D02" w:rsidRDefault="00000000" w:rsidP="006B0D02">
      <w:pPr>
        <w:numPr>
          <w:ilvl w:val="0"/>
          <w:numId w:val="169"/>
        </w:numPr>
        <w:tabs>
          <w:tab w:val="left" w:pos="720"/>
        </w:tabs>
        <w:spacing w:afterLines="50" w:after="120" w:line="400" w:lineRule="exact"/>
        <w:ind w:firstLine="200"/>
        <w:rPr>
          <w:rFonts w:ascii="宋体" w:hAnsi="宋体"/>
        </w:rPr>
      </w:pPr>
      <w:r w:rsidRPr="006B0D02">
        <w:rPr>
          <w:rFonts w:ascii="宋体" w:hAnsi="宋体"/>
        </w:rPr>
        <w:t>成功标准定义不严格，</w:t>
      </w:r>
      <w:proofErr w:type="gramStart"/>
      <w:r w:rsidRPr="006B0D02">
        <w:rPr>
          <w:rFonts w:ascii="宋体" w:hAnsi="宋体"/>
        </w:rPr>
        <w:t>仅关注</w:t>
      </w:r>
      <w:proofErr w:type="gramEnd"/>
      <w:r w:rsidRPr="006B0D02">
        <w:rPr>
          <w:rFonts w:ascii="宋体" w:hAnsi="宋体"/>
        </w:rPr>
        <w:t>算法是否返回结果而</w:t>
      </w:r>
      <w:proofErr w:type="gramStart"/>
      <w:r w:rsidRPr="006B0D02">
        <w:rPr>
          <w:rFonts w:ascii="宋体" w:hAnsi="宋体"/>
        </w:rPr>
        <w:t>非结果</w:t>
      </w:r>
      <w:proofErr w:type="gramEnd"/>
      <w:r w:rsidRPr="006B0D02">
        <w:rPr>
          <w:rFonts w:ascii="宋体" w:hAnsi="宋体"/>
        </w:rPr>
        <w:t>正确性</w:t>
      </w:r>
    </w:p>
    <w:p w14:paraId="120078AF" w14:textId="77777777" w:rsidR="00D63202" w:rsidRPr="006B0D02" w:rsidRDefault="00000000" w:rsidP="006B0D02">
      <w:pPr>
        <w:spacing w:afterLines="50" w:after="120" w:line="400" w:lineRule="exact"/>
        <w:ind w:firstLineChars="200" w:firstLine="422"/>
        <w:rPr>
          <w:rFonts w:ascii="宋体" w:hAnsi="宋体"/>
          <w:b/>
          <w:bCs/>
        </w:rPr>
      </w:pPr>
      <w:r w:rsidRPr="006B0D02">
        <w:rPr>
          <w:rFonts w:ascii="宋体" w:hAnsi="宋体"/>
          <w:b/>
          <w:bCs/>
        </w:rPr>
        <w:t>改进建议</w:t>
      </w:r>
    </w:p>
    <w:p w14:paraId="372286D9" w14:textId="77777777" w:rsidR="00D63202" w:rsidRPr="006B0D02" w:rsidRDefault="00000000" w:rsidP="006B0D02">
      <w:pPr>
        <w:numPr>
          <w:ilvl w:val="0"/>
          <w:numId w:val="170"/>
        </w:numPr>
        <w:tabs>
          <w:tab w:val="left" w:pos="720"/>
        </w:tabs>
        <w:spacing w:afterLines="50" w:after="120" w:line="400" w:lineRule="exact"/>
        <w:ind w:firstLine="200"/>
        <w:rPr>
          <w:rFonts w:ascii="宋体" w:hAnsi="宋体"/>
        </w:rPr>
      </w:pPr>
      <w:r w:rsidRPr="006B0D02">
        <w:rPr>
          <w:rFonts w:ascii="宋体" w:hAnsi="宋体"/>
        </w:rPr>
        <w:t>定义严格的物理约束验证(如场地面积应在合理范围内波动)</w:t>
      </w:r>
    </w:p>
    <w:p w14:paraId="429C124A" w14:textId="77777777" w:rsidR="00D63202" w:rsidRPr="006B0D02" w:rsidRDefault="00000000" w:rsidP="006B0D02">
      <w:pPr>
        <w:numPr>
          <w:ilvl w:val="0"/>
          <w:numId w:val="170"/>
        </w:numPr>
        <w:tabs>
          <w:tab w:val="left" w:pos="720"/>
        </w:tabs>
        <w:spacing w:afterLines="50" w:after="120" w:line="400" w:lineRule="exact"/>
        <w:ind w:firstLine="200"/>
        <w:rPr>
          <w:rFonts w:ascii="宋体" w:hAnsi="宋体"/>
        </w:rPr>
      </w:pPr>
      <w:r w:rsidRPr="006B0D02">
        <w:rPr>
          <w:rFonts w:ascii="宋体" w:hAnsi="宋体"/>
        </w:rPr>
        <w:t>采用更科学的评估标准，包括结果合理性检查</w:t>
      </w:r>
    </w:p>
    <w:p w14:paraId="78768A74" w14:textId="77777777" w:rsidR="00D63202" w:rsidRPr="006B0D02" w:rsidRDefault="00000000" w:rsidP="006B0D02">
      <w:pPr>
        <w:numPr>
          <w:ilvl w:val="0"/>
          <w:numId w:val="170"/>
        </w:numPr>
        <w:tabs>
          <w:tab w:val="left" w:pos="720"/>
        </w:tabs>
        <w:spacing w:afterLines="50" w:after="120" w:line="400" w:lineRule="exact"/>
        <w:ind w:firstLine="200"/>
        <w:rPr>
          <w:rFonts w:ascii="宋体" w:hAnsi="宋体"/>
        </w:rPr>
      </w:pPr>
      <w:r w:rsidRPr="006B0D02">
        <w:rPr>
          <w:rFonts w:ascii="宋体" w:hAnsi="宋体"/>
        </w:rPr>
        <w:t>增强极端场景(如严重遮挡、摄像机快速移动)下的鲁棒性</w:t>
      </w:r>
    </w:p>
    <w:p w14:paraId="063F5A2C" w14:textId="55B2C823" w:rsidR="006744AC" w:rsidRPr="006B0D02" w:rsidRDefault="00000000" w:rsidP="006B0D02">
      <w:pPr>
        <w:spacing w:after="240" w:line="400" w:lineRule="exact"/>
        <w:ind w:firstLineChars="200" w:firstLine="420"/>
        <w:rPr>
          <w:rFonts w:ascii="宋体" w:hAnsi="宋体" w:cs="宋体"/>
          <w:color w:val="1F1F1F"/>
        </w:rPr>
      </w:pPr>
      <w:r w:rsidRPr="006B0D02">
        <w:rPr>
          <w:rFonts w:ascii="宋体" w:hAnsi="宋体" w:cs="宋体" w:hint="eastAsia"/>
          <w:color w:val="1F1F1F"/>
        </w:rPr>
        <w:t>在身份维持（</w:t>
      </w:r>
      <w:r w:rsidRPr="006B0D02">
        <w:rPr>
          <w:rFonts w:ascii="宋体" w:hAnsi="宋体" w:cs="Google Sans Text"/>
          <w:color w:val="1F1F1F"/>
        </w:rPr>
        <w:t>ID Maintenance</w:t>
      </w:r>
      <w:r w:rsidRPr="006B0D02">
        <w:rPr>
          <w:rFonts w:ascii="宋体" w:hAnsi="宋体" w:cs="宋体" w:hint="eastAsia"/>
          <w:color w:val="1F1F1F"/>
        </w:rPr>
        <w:t>）任务中，我们将</w:t>
      </w:r>
      <w:r w:rsidRPr="006B0D02">
        <w:rPr>
          <w:rFonts w:ascii="宋体" w:hAnsi="宋体" w:cs="Google Sans Text"/>
          <w:color w:val="1F1F1F"/>
        </w:rPr>
        <w:t>“ID</w:t>
      </w:r>
      <w:r w:rsidRPr="006B0D02">
        <w:rPr>
          <w:rFonts w:ascii="宋体" w:hAnsi="宋体" w:cs="宋体" w:hint="eastAsia"/>
          <w:color w:val="1F1F1F"/>
        </w:rPr>
        <w:t>切换次数</w:t>
      </w:r>
      <w:r w:rsidRPr="006B0D02">
        <w:rPr>
          <w:rFonts w:ascii="宋体" w:hAnsi="宋体" w:cs="Google Sans Text"/>
          <w:color w:val="1F1F1F"/>
        </w:rPr>
        <w:t>”</w:t>
      </w:r>
      <w:r w:rsidRPr="006B0D02">
        <w:rPr>
          <w:rFonts w:ascii="宋体" w:hAnsi="宋体" w:cs="宋体" w:hint="eastAsia"/>
          <w:color w:val="1F1F1F"/>
        </w:rPr>
        <w:t>（</w:t>
      </w:r>
      <w:r w:rsidRPr="006B0D02">
        <w:rPr>
          <w:rFonts w:ascii="宋体" w:hAnsi="宋体" w:cs="Google Sans Text"/>
          <w:color w:val="1F1F1F"/>
        </w:rPr>
        <w:t>ID Switches, IDS</w:t>
      </w:r>
      <w:r w:rsidRPr="006B0D02">
        <w:rPr>
          <w:rFonts w:ascii="宋体" w:hAnsi="宋体" w:cs="宋体" w:hint="eastAsia"/>
          <w:color w:val="1F1F1F"/>
        </w:rPr>
        <w:t>）作为核</w:t>
      </w:r>
      <w:r w:rsidRPr="006B0D02">
        <w:rPr>
          <w:rFonts w:ascii="宋体" w:hAnsi="宋体" w:cs="宋体" w:hint="eastAsia"/>
          <w:color w:val="1F1F1F"/>
        </w:rPr>
        <w:lastRenderedPageBreak/>
        <w:t>心指标（越低越好）。</w:t>
      </w:r>
    </w:p>
    <w:p w14:paraId="4772F3DF" w14:textId="77777777" w:rsidR="00D63202" w:rsidRDefault="00000000" w:rsidP="006B0D02">
      <w:pPr>
        <w:spacing w:beforeLines="50" w:before="120"/>
        <w:jc w:val="center"/>
        <w:rPr>
          <w:rFonts w:ascii="宋体" w:hAnsi="宋体" w:cs="Google Sans Text"/>
          <w:b/>
          <w:bCs/>
          <w:color w:val="1F1F1F"/>
          <w:sz w:val="18"/>
          <w:szCs w:val="18"/>
        </w:rPr>
      </w:pPr>
      <w:r>
        <w:rPr>
          <w:rFonts w:ascii="宋体" w:hAnsi="宋体" w:cs="宋体" w:hint="eastAsia"/>
          <w:b/>
          <w:bCs/>
          <w:color w:val="1F1F1F"/>
          <w:sz w:val="18"/>
          <w:szCs w:val="18"/>
        </w:rPr>
        <w:t>表</w:t>
      </w:r>
      <w:r>
        <w:rPr>
          <w:rFonts w:ascii="宋体" w:hAnsi="宋体" w:cs="Google Sans Text"/>
          <w:b/>
          <w:bCs/>
          <w:color w:val="1F1F1F"/>
          <w:sz w:val="18"/>
          <w:szCs w:val="18"/>
        </w:rPr>
        <w:t xml:space="preserve"> </w:t>
      </w:r>
      <w:r>
        <w:rPr>
          <w:rFonts w:ascii="宋体" w:hAnsi="宋体" w:cs="Google Sans Text" w:hint="eastAsia"/>
          <w:b/>
          <w:bCs/>
          <w:color w:val="1F1F1F"/>
          <w:sz w:val="18"/>
          <w:szCs w:val="18"/>
        </w:rPr>
        <w:t>4.5</w:t>
      </w:r>
      <w:r>
        <w:rPr>
          <w:rFonts w:ascii="宋体" w:hAnsi="宋体" w:cs="Google Sans Text"/>
          <w:b/>
          <w:bCs/>
          <w:color w:val="1F1F1F"/>
          <w:sz w:val="18"/>
          <w:szCs w:val="18"/>
        </w:rPr>
        <w:t>-</w:t>
      </w:r>
      <w:r>
        <w:rPr>
          <w:rFonts w:ascii="宋体" w:hAnsi="宋体" w:cs="Google Sans Text" w:hint="eastAsia"/>
          <w:b/>
          <w:bCs/>
          <w:color w:val="1F1F1F"/>
          <w:sz w:val="18"/>
          <w:szCs w:val="18"/>
        </w:rPr>
        <w:t>3</w:t>
      </w:r>
      <w:r>
        <w:rPr>
          <w:rFonts w:ascii="宋体" w:hAnsi="宋体" w:cs="Google Sans Text"/>
          <w:b/>
          <w:bCs/>
          <w:color w:val="1F1F1F"/>
          <w:sz w:val="18"/>
          <w:szCs w:val="18"/>
        </w:rPr>
        <w:t xml:space="preserve"> </w:t>
      </w:r>
      <w:r>
        <w:rPr>
          <w:rFonts w:ascii="宋体" w:hAnsi="宋体" w:cs="宋体" w:hint="eastAsia"/>
          <w:b/>
          <w:bCs/>
          <w:color w:val="1F1F1F"/>
          <w:sz w:val="18"/>
          <w:szCs w:val="18"/>
        </w:rPr>
        <w:t>身份追踪算法性能对比表</w:t>
      </w:r>
    </w:p>
    <w:tbl>
      <w:tblPr>
        <w:tblW w:w="9360" w:type="dxa"/>
        <w:tblInd w:w="-72"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000" w:firstRow="0" w:lastRow="0" w:firstColumn="0" w:lastColumn="0" w:noHBand="0" w:noVBand="0"/>
      </w:tblPr>
      <w:tblGrid>
        <w:gridCol w:w="2340"/>
        <w:gridCol w:w="2340"/>
        <w:gridCol w:w="2340"/>
        <w:gridCol w:w="2340"/>
      </w:tblGrid>
      <w:tr w:rsidR="00D63202" w14:paraId="7E05CF38" w14:textId="77777777">
        <w:tc>
          <w:tcPr>
            <w:tcW w:w="2340" w:type="dxa"/>
            <w:shd w:val="clear" w:color="auto" w:fill="C1E4F5"/>
          </w:tcPr>
          <w:p w14:paraId="20027A18" w14:textId="77777777" w:rsidR="00D63202" w:rsidRDefault="00000000">
            <w:pPr>
              <w:spacing w:before="120" w:after="120" w:line="275" w:lineRule="auto"/>
              <w:rPr>
                <w:rFonts w:ascii="宋体" w:hAnsi="宋体" w:cs="Google Sans Text"/>
                <w:b/>
                <w:bCs/>
                <w:color w:val="1F1F1F"/>
                <w:sz w:val="18"/>
                <w:szCs w:val="18"/>
              </w:rPr>
            </w:pPr>
            <w:r>
              <w:rPr>
                <w:rFonts w:ascii="宋体" w:hAnsi="宋体" w:cs="宋体" w:hint="eastAsia"/>
                <w:b/>
                <w:bCs/>
                <w:color w:val="1F1F1F"/>
                <w:sz w:val="18"/>
                <w:szCs w:val="18"/>
              </w:rPr>
              <w:t>追踪策略</w:t>
            </w:r>
          </w:p>
        </w:tc>
        <w:tc>
          <w:tcPr>
            <w:tcW w:w="2340" w:type="dxa"/>
            <w:shd w:val="clear" w:color="auto" w:fill="C1E4F5"/>
          </w:tcPr>
          <w:p w14:paraId="1A12BA85" w14:textId="77777777" w:rsidR="00D63202" w:rsidRDefault="00000000">
            <w:pPr>
              <w:spacing w:before="120" w:after="120" w:line="275" w:lineRule="auto"/>
              <w:rPr>
                <w:rFonts w:ascii="宋体" w:hAnsi="宋体" w:cs="Google Sans Text"/>
                <w:b/>
                <w:bCs/>
                <w:color w:val="1F1F1F"/>
                <w:sz w:val="18"/>
                <w:szCs w:val="18"/>
              </w:rPr>
            </w:pPr>
            <w:r>
              <w:rPr>
                <w:rFonts w:ascii="宋体" w:hAnsi="宋体" w:cs="Google Sans Text"/>
                <w:b/>
                <w:bCs/>
                <w:color w:val="1F1F1F"/>
                <w:sz w:val="18"/>
                <w:szCs w:val="18"/>
              </w:rPr>
              <w:t>MOTA (%)</w:t>
            </w:r>
          </w:p>
        </w:tc>
        <w:tc>
          <w:tcPr>
            <w:tcW w:w="2340" w:type="dxa"/>
            <w:shd w:val="clear" w:color="auto" w:fill="C1E4F5"/>
          </w:tcPr>
          <w:p w14:paraId="5B8A44F3" w14:textId="77777777" w:rsidR="00D63202" w:rsidRDefault="00000000">
            <w:pPr>
              <w:spacing w:before="120" w:after="120" w:line="275" w:lineRule="auto"/>
              <w:rPr>
                <w:rFonts w:ascii="宋体" w:hAnsi="宋体" w:cs="Google Sans Text"/>
                <w:b/>
                <w:bCs/>
                <w:color w:val="1F1F1F"/>
                <w:sz w:val="18"/>
                <w:szCs w:val="18"/>
              </w:rPr>
            </w:pPr>
            <w:r>
              <w:rPr>
                <w:rFonts w:ascii="宋体" w:hAnsi="宋体" w:cs="Google Sans Text"/>
                <w:b/>
                <w:bCs/>
                <w:color w:val="1F1F1F"/>
                <w:sz w:val="18"/>
                <w:szCs w:val="18"/>
              </w:rPr>
              <w:t>IDF1 (%)</w:t>
            </w:r>
          </w:p>
        </w:tc>
        <w:tc>
          <w:tcPr>
            <w:tcW w:w="2340" w:type="dxa"/>
            <w:shd w:val="clear" w:color="auto" w:fill="C1E4F5"/>
          </w:tcPr>
          <w:p w14:paraId="628406CD" w14:textId="77777777" w:rsidR="00D63202" w:rsidRDefault="00000000">
            <w:pPr>
              <w:spacing w:before="120" w:after="120" w:line="275" w:lineRule="auto"/>
              <w:rPr>
                <w:rFonts w:ascii="宋体" w:hAnsi="宋体" w:cs="Google Sans Text"/>
                <w:b/>
                <w:bCs/>
                <w:color w:val="1F1F1F"/>
                <w:sz w:val="18"/>
                <w:szCs w:val="18"/>
              </w:rPr>
            </w:pPr>
            <w:r>
              <w:rPr>
                <w:rFonts w:ascii="宋体" w:hAnsi="宋体" w:cs="Google Sans Text"/>
                <w:b/>
                <w:bCs/>
                <w:color w:val="1F1F1F"/>
                <w:sz w:val="18"/>
                <w:szCs w:val="18"/>
              </w:rPr>
              <w:t>ID Switches (</w:t>
            </w:r>
            <w:r>
              <w:rPr>
                <w:rFonts w:ascii="宋体" w:hAnsi="宋体" w:cs="宋体" w:hint="eastAsia"/>
                <w:b/>
                <w:bCs/>
                <w:color w:val="1F1F1F"/>
                <w:sz w:val="18"/>
                <w:szCs w:val="18"/>
              </w:rPr>
              <w:t>次</w:t>
            </w:r>
            <w:r>
              <w:rPr>
                <w:rFonts w:ascii="宋体" w:hAnsi="宋体" w:cs="Google Sans Text"/>
                <w:b/>
                <w:bCs/>
                <w:color w:val="1F1F1F"/>
                <w:sz w:val="18"/>
                <w:szCs w:val="18"/>
              </w:rPr>
              <w:t>/</w:t>
            </w:r>
            <w:r>
              <w:rPr>
                <w:rFonts w:ascii="宋体" w:hAnsi="宋体" w:cs="宋体" w:hint="eastAsia"/>
                <w:b/>
                <w:bCs/>
                <w:color w:val="1F1F1F"/>
                <w:sz w:val="18"/>
                <w:szCs w:val="18"/>
              </w:rPr>
              <w:t>场</w:t>
            </w:r>
            <w:r>
              <w:rPr>
                <w:rFonts w:ascii="宋体" w:hAnsi="宋体" w:cs="Google Sans Text"/>
                <w:b/>
                <w:bCs/>
                <w:color w:val="1F1F1F"/>
                <w:sz w:val="18"/>
                <w:szCs w:val="18"/>
              </w:rPr>
              <w:t>)</w:t>
            </w:r>
          </w:p>
        </w:tc>
      </w:tr>
      <w:tr w:rsidR="00D63202" w14:paraId="131411A8" w14:textId="77777777">
        <w:tc>
          <w:tcPr>
            <w:tcW w:w="2340" w:type="dxa"/>
            <w:shd w:val="clear" w:color="auto" w:fill="C1E4F5"/>
          </w:tcPr>
          <w:p w14:paraId="3FEB9500" w14:textId="77777777" w:rsidR="00D63202" w:rsidRDefault="00000000">
            <w:pPr>
              <w:spacing w:before="120" w:after="120" w:line="275" w:lineRule="auto"/>
              <w:rPr>
                <w:rFonts w:ascii="宋体" w:hAnsi="宋体" w:cs="Google Sans Text"/>
                <w:color w:val="1F1F1F"/>
                <w:sz w:val="18"/>
                <w:szCs w:val="18"/>
              </w:rPr>
            </w:pPr>
            <w:r>
              <w:rPr>
                <w:rFonts w:ascii="宋体" w:hAnsi="宋体" w:cs="宋体" w:hint="eastAsia"/>
                <w:color w:val="1F1F1F"/>
                <w:sz w:val="18"/>
                <w:szCs w:val="18"/>
              </w:rPr>
              <w:t>纯</w:t>
            </w:r>
            <w:proofErr w:type="spellStart"/>
            <w:r>
              <w:rPr>
                <w:rFonts w:ascii="宋体" w:hAnsi="宋体" w:cs="Google Sans Text"/>
                <w:color w:val="1F1F1F"/>
                <w:sz w:val="18"/>
                <w:szCs w:val="18"/>
              </w:rPr>
              <w:t>IoU</w:t>
            </w:r>
            <w:proofErr w:type="spellEnd"/>
            <w:r>
              <w:rPr>
                <w:rFonts w:ascii="宋体" w:hAnsi="宋体" w:cs="宋体" w:hint="eastAsia"/>
                <w:color w:val="1F1F1F"/>
                <w:sz w:val="18"/>
                <w:szCs w:val="18"/>
              </w:rPr>
              <w:t>匹配</w:t>
            </w:r>
            <w:r>
              <w:rPr>
                <w:rFonts w:ascii="宋体" w:hAnsi="宋体" w:cs="Google Sans Text"/>
                <w:color w:val="1F1F1F"/>
                <w:sz w:val="18"/>
                <w:szCs w:val="18"/>
              </w:rPr>
              <w:t xml:space="preserve"> (SORT)</w:t>
            </w:r>
          </w:p>
        </w:tc>
        <w:tc>
          <w:tcPr>
            <w:tcW w:w="2340" w:type="dxa"/>
            <w:shd w:val="clear" w:color="auto" w:fill="C1E4F5"/>
          </w:tcPr>
          <w:p w14:paraId="4BBFEC01" w14:textId="77777777" w:rsidR="00D63202" w:rsidRDefault="00000000">
            <w:pPr>
              <w:spacing w:before="120" w:after="120" w:line="275" w:lineRule="auto"/>
              <w:rPr>
                <w:rFonts w:ascii="宋体" w:hAnsi="宋体" w:cs="Google Sans Text"/>
                <w:color w:val="1F1F1F"/>
                <w:sz w:val="18"/>
                <w:szCs w:val="18"/>
              </w:rPr>
            </w:pPr>
            <w:r>
              <w:rPr>
                <w:rFonts w:ascii="宋体" w:hAnsi="宋体" w:cs="Google Sans Text"/>
                <w:color w:val="1F1F1F"/>
                <w:sz w:val="18"/>
                <w:szCs w:val="18"/>
              </w:rPr>
              <w:t>82.3</w:t>
            </w:r>
          </w:p>
        </w:tc>
        <w:tc>
          <w:tcPr>
            <w:tcW w:w="2340" w:type="dxa"/>
            <w:shd w:val="clear" w:color="auto" w:fill="C1E4F5"/>
          </w:tcPr>
          <w:p w14:paraId="1CCDB563" w14:textId="77777777" w:rsidR="00D63202" w:rsidRDefault="00000000">
            <w:pPr>
              <w:spacing w:before="120" w:after="120" w:line="275" w:lineRule="auto"/>
              <w:rPr>
                <w:rFonts w:ascii="宋体" w:hAnsi="宋体" w:cs="Google Sans Text"/>
                <w:color w:val="1F1F1F"/>
                <w:sz w:val="18"/>
                <w:szCs w:val="18"/>
              </w:rPr>
            </w:pPr>
            <w:r>
              <w:rPr>
                <w:rFonts w:ascii="宋体" w:hAnsi="宋体" w:cs="Google Sans Text"/>
                <w:color w:val="1F1F1F"/>
                <w:sz w:val="18"/>
                <w:szCs w:val="18"/>
              </w:rPr>
              <w:t>76.5</w:t>
            </w:r>
          </w:p>
        </w:tc>
        <w:tc>
          <w:tcPr>
            <w:tcW w:w="2340" w:type="dxa"/>
            <w:shd w:val="clear" w:color="auto" w:fill="C1E4F5"/>
          </w:tcPr>
          <w:p w14:paraId="1AB45455" w14:textId="77777777" w:rsidR="00D63202" w:rsidRDefault="00000000">
            <w:pPr>
              <w:spacing w:before="120" w:after="120" w:line="275" w:lineRule="auto"/>
              <w:rPr>
                <w:rFonts w:ascii="宋体" w:hAnsi="宋体" w:cs="Google Sans Text"/>
                <w:color w:val="1F1F1F"/>
                <w:sz w:val="18"/>
                <w:szCs w:val="18"/>
              </w:rPr>
            </w:pPr>
            <w:r>
              <w:rPr>
                <w:rFonts w:ascii="宋体" w:hAnsi="宋体" w:cs="Google Sans Text"/>
                <w:color w:val="1F1F1F"/>
                <w:sz w:val="18"/>
                <w:szCs w:val="18"/>
              </w:rPr>
              <w:t>42</w:t>
            </w:r>
          </w:p>
        </w:tc>
      </w:tr>
      <w:tr w:rsidR="00D63202" w14:paraId="735231AB" w14:textId="77777777">
        <w:tc>
          <w:tcPr>
            <w:tcW w:w="2340" w:type="dxa"/>
            <w:shd w:val="clear" w:color="auto" w:fill="C1E4F5"/>
          </w:tcPr>
          <w:p w14:paraId="03F6062B" w14:textId="77777777" w:rsidR="00D63202" w:rsidRDefault="00000000">
            <w:pPr>
              <w:spacing w:before="120" w:after="120" w:line="275" w:lineRule="auto"/>
              <w:rPr>
                <w:rFonts w:ascii="宋体" w:hAnsi="宋体" w:cs="Google Sans Text"/>
                <w:color w:val="1F1F1F"/>
                <w:sz w:val="18"/>
                <w:szCs w:val="18"/>
              </w:rPr>
            </w:pPr>
            <w:proofErr w:type="spellStart"/>
            <w:r>
              <w:rPr>
                <w:rFonts w:ascii="宋体" w:hAnsi="宋体" w:cs="Google Sans Text"/>
                <w:color w:val="1F1F1F"/>
                <w:sz w:val="18"/>
                <w:szCs w:val="18"/>
              </w:rPr>
              <w:t>DeepSORT</w:t>
            </w:r>
            <w:proofErr w:type="spellEnd"/>
            <w:r>
              <w:rPr>
                <w:rFonts w:ascii="宋体" w:hAnsi="宋体" w:cs="Google Sans Text"/>
                <w:color w:val="1F1F1F"/>
                <w:sz w:val="18"/>
                <w:szCs w:val="18"/>
              </w:rPr>
              <w:t xml:space="preserve"> (</w:t>
            </w:r>
            <w:r>
              <w:rPr>
                <w:rFonts w:ascii="宋体" w:hAnsi="宋体" w:cs="宋体" w:hint="eastAsia"/>
                <w:color w:val="1F1F1F"/>
                <w:sz w:val="18"/>
                <w:szCs w:val="18"/>
              </w:rPr>
              <w:t>外观特征</w:t>
            </w:r>
            <w:r>
              <w:rPr>
                <w:rFonts w:ascii="宋体" w:hAnsi="宋体" w:cs="Google Sans Text"/>
                <w:color w:val="1F1F1F"/>
                <w:sz w:val="18"/>
                <w:szCs w:val="18"/>
              </w:rPr>
              <w:t>)</w:t>
            </w:r>
          </w:p>
        </w:tc>
        <w:tc>
          <w:tcPr>
            <w:tcW w:w="2340" w:type="dxa"/>
            <w:shd w:val="clear" w:color="auto" w:fill="C1E4F5"/>
          </w:tcPr>
          <w:p w14:paraId="10575293" w14:textId="77777777" w:rsidR="00D63202" w:rsidRDefault="00000000">
            <w:pPr>
              <w:spacing w:before="120" w:after="120" w:line="275" w:lineRule="auto"/>
              <w:rPr>
                <w:rFonts w:ascii="宋体" w:hAnsi="宋体" w:cs="Google Sans Text"/>
                <w:color w:val="1F1F1F"/>
                <w:sz w:val="18"/>
                <w:szCs w:val="18"/>
              </w:rPr>
            </w:pPr>
            <w:r>
              <w:rPr>
                <w:rFonts w:ascii="宋体" w:hAnsi="宋体" w:cs="Google Sans Text"/>
                <w:color w:val="1F1F1F"/>
                <w:sz w:val="18"/>
                <w:szCs w:val="18"/>
              </w:rPr>
              <w:t>85.1</w:t>
            </w:r>
          </w:p>
        </w:tc>
        <w:tc>
          <w:tcPr>
            <w:tcW w:w="2340" w:type="dxa"/>
            <w:shd w:val="clear" w:color="auto" w:fill="C1E4F5"/>
          </w:tcPr>
          <w:p w14:paraId="010798AA" w14:textId="77777777" w:rsidR="00D63202" w:rsidRDefault="00000000">
            <w:pPr>
              <w:spacing w:before="120" w:after="120" w:line="275" w:lineRule="auto"/>
              <w:rPr>
                <w:rFonts w:ascii="宋体" w:hAnsi="宋体" w:cs="Google Sans Text"/>
                <w:color w:val="1F1F1F"/>
                <w:sz w:val="18"/>
                <w:szCs w:val="18"/>
              </w:rPr>
            </w:pPr>
            <w:r>
              <w:rPr>
                <w:rFonts w:ascii="宋体" w:hAnsi="宋体" w:cs="Google Sans Text"/>
                <w:color w:val="1F1F1F"/>
                <w:sz w:val="18"/>
                <w:szCs w:val="18"/>
              </w:rPr>
              <w:t>81.2</w:t>
            </w:r>
          </w:p>
        </w:tc>
        <w:tc>
          <w:tcPr>
            <w:tcW w:w="2340" w:type="dxa"/>
            <w:shd w:val="clear" w:color="auto" w:fill="C1E4F5"/>
          </w:tcPr>
          <w:p w14:paraId="1B785B45" w14:textId="77777777" w:rsidR="00D63202" w:rsidRDefault="00000000">
            <w:pPr>
              <w:spacing w:before="120" w:after="120" w:line="275" w:lineRule="auto"/>
              <w:rPr>
                <w:rFonts w:ascii="宋体" w:hAnsi="宋体" w:cs="Google Sans Text"/>
                <w:color w:val="1F1F1F"/>
                <w:sz w:val="18"/>
                <w:szCs w:val="18"/>
              </w:rPr>
            </w:pPr>
            <w:r>
              <w:rPr>
                <w:rFonts w:ascii="宋体" w:hAnsi="宋体" w:cs="Google Sans Text"/>
                <w:color w:val="1F1F1F"/>
                <w:sz w:val="18"/>
                <w:szCs w:val="18"/>
              </w:rPr>
              <w:t>28</w:t>
            </w:r>
          </w:p>
        </w:tc>
      </w:tr>
      <w:tr w:rsidR="00D63202" w14:paraId="5E56E18B" w14:textId="77777777">
        <w:tc>
          <w:tcPr>
            <w:tcW w:w="2340" w:type="dxa"/>
            <w:shd w:val="clear" w:color="auto" w:fill="C1E4F5"/>
          </w:tcPr>
          <w:p w14:paraId="33485D07" w14:textId="77777777" w:rsidR="00D63202" w:rsidRDefault="00000000">
            <w:pPr>
              <w:spacing w:before="120" w:after="120" w:line="275" w:lineRule="auto"/>
              <w:rPr>
                <w:rFonts w:ascii="宋体" w:hAnsi="宋体" w:cs="Google Sans Text"/>
                <w:b/>
                <w:bCs/>
                <w:color w:val="1F1F1F"/>
                <w:sz w:val="18"/>
                <w:szCs w:val="18"/>
              </w:rPr>
            </w:pPr>
            <w:r>
              <w:rPr>
                <w:rFonts w:ascii="宋体" w:hAnsi="宋体" w:cs="宋体" w:hint="eastAsia"/>
                <w:b/>
                <w:bCs/>
                <w:color w:val="1F1F1F"/>
                <w:sz w:val="18"/>
                <w:szCs w:val="18"/>
              </w:rPr>
              <w:t>本系统</w:t>
            </w:r>
            <w:r>
              <w:rPr>
                <w:rFonts w:ascii="宋体" w:hAnsi="宋体" w:cs="Google Sans Text"/>
                <w:b/>
                <w:bCs/>
                <w:color w:val="1F1F1F"/>
                <w:sz w:val="18"/>
                <w:szCs w:val="18"/>
              </w:rPr>
              <w:t xml:space="preserve"> (</w:t>
            </w:r>
            <w:r>
              <w:rPr>
                <w:rFonts w:ascii="宋体" w:hAnsi="宋体" w:cs="宋体" w:hint="eastAsia"/>
                <w:b/>
                <w:bCs/>
                <w:color w:val="1F1F1F"/>
                <w:sz w:val="18"/>
                <w:szCs w:val="18"/>
              </w:rPr>
              <w:t>场地语义</w:t>
            </w:r>
            <w:r>
              <w:rPr>
                <w:rFonts w:ascii="宋体" w:hAnsi="宋体" w:cs="Google Sans Text"/>
                <w:b/>
                <w:bCs/>
                <w:color w:val="1F1F1F"/>
                <w:sz w:val="18"/>
                <w:szCs w:val="18"/>
              </w:rPr>
              <w:t>+</w:t>
            </w:r>
            <w:r>
              <w:rPr>
                <w:rFonts w:ascii="宋体" w:hAnsi="宋体" w:cs="宋体" w:hint="eastAsia"/>
                <w:b/>
                <w:bCs/>
                <w:color w:val="1F1F1F"/>
                <w:sz w:val="18"/>
                <w:szCs w:val="18"/>
              </w:rPr>
              <w:t>匈牙利匹配</w:t>
            </w:r>
            <w:r>
              <w:rPr>
                <w:rFonts w:ascii="宋体" w:hAnsi="宋体" w:cs="Google Sans Text"/>
                <w:b/>
                <w:bCs/>
                <w:color w:val="1F1F1F"/>
                <w:sz w:val="18"/>
                <w:szCs w:val="18"/>
              </w:rPr>
              <w:t>)</w:t>
            </w:r>
          </w:p>
        </w:tc>
        <w:tc>
          <w:tcPr>
            <w:tcW w:w="2340" w:type="dxa"/>
            <w:shd w:val="clear" w:color="auto" w:fill="C1E4F5"/>
          </w:tcPr>
          <w:p w14:paraId="7A25A6FD" w14:textId="77777777" w:rsidR="00D63202" w:rsidRDefault="00000000">
            <w:pPr>
              <w:spacing w:before="120" w:after="120" w:line="275" w:lineRule="auto"/>
              <w:rPr>
                <w:rFonts w:ascii="宋体" w:hAnsi="宋体" w:cs="Google Sans Text"/>
                <w:b/>
                <w:bCs/>
                <w:color w:val="1F1F1F"/>
                <w:sz w:val="18"/>
                <w:szCs w:val="18"/>
              </w:rPr>
            </w:pPr>
            <w:r>
              <w:rPr>
                <w:rFonts w:ascii="宋体" w:hAnsi="宋体" w:cs="Google Sans Text"/>
                <w:b/>
                <w:bCs/>
                <w:color w:val="1F1F1F"/>
                <w:sz w:val="18"/>
                <w:szCs w:val="18"/>
              </w:rPr>
              <w:t>91.2</w:t>
            </w:r>
          </w:p>
        </w:tc>
        <w:tc>
          <w:tcPr>
            <w:tcW w:w="2340" w:type="dxa"/>
            <w:shd w:val="clear" w:color="auto" w:fill="C1E4F5"/>
          </w:tcPr>
          <w:p w14:paraId="118422C3" w14:textId="77777777" w:rsidR="00D63202" w:rsidRDefault="00000000">
            <w:pPr>
              <w:spacing w:before="120" w:after="120" w:line="275" w:lineRule="auto"/>
              <w:rPr>
                <w:rFonts w:ascii="宋体" w:hAnsi="宋体" w:cs="Google Sans Text"/>
                <w:b/>
                <w:bCs/>
                <w:color w:val="1F1F1F"/>
                <w:sz w:val="18"/>
                <w:szCs w:val="18"/>
              </w:rPr>
            </w:pPr>
            <w:r>
              <w:rPr>
                <w:rFonts w:ascii="宋体" w:hAnsi="宋体" w:cs="Google Sans Text"/>
                <w:b/>
                <w:bCs/>
                <w:color w:val="1F1F1F"/>
                <w:sz w:val="18"/>
                <w:szCs w:val="18"/>
              </w:rPr>
              <w:t>89.4</w:t>
            </w:r>
          </w:p>
        </w:tc>
        <w:tc>
          <w:tcPr>
            <w:tcW w:w="2340" w:type="dxa"/>
            <w:shd w:val="clear" w:color="auto" w:fill="C1E4F5"/>
          </w:tcPr>
          <w:p w14:paraId="15364738" w14:textId="77777777" w:rsidR="00D63202" w:rsidRDefault="00000000">
            <w:pPr>
              <w:spacing w:before="120" w:after="120" w:line="275" w:lineRule="auto"/>
              <w:rPr>
                <w:rFonts w:ascii="宋体" w:hAnsi="宋体" w:cs="Google Sans Text"/>
                <w:b/>
                <w:bCs/>
                <w:color w:val="1F1F1F"/>
                <w:sz w:val="18"/>
                <w:szCs w:val="18"/>
              </w:rPr>
            </w:pPr>
            <w:r>
              <w:rPr>
                <w:rFonts w:ascii="宋体" w:hAnsi="宋体" w:cs="Google Sans Text"/>
                <w:b/>
                <w:bCs/>
                <w:color w:val="1F1F1F"/>
                <w:sz w:val="18"/>
                <w:szCs w:val="18"/>
              </w:rPr>
              <w:t>5</w:t>
            </w:r>
          </w:p>
        </w:tc>
      </w:tr>
    </w:tbl>
    <w:p w14:paraId="46178629" w14:textId="77777777" w:rsidR="00D63202" w:rsidRPr="006B0D02" w:rsidRDefault="00000000" w:rsidP="006B0D02">
      <w:pPr>
        <w:spacing w:before="480" w:after="240" w:line="400" w:lineRule="exact"/>
        <w:ind w:firstLineChars="200" w:firstLine="420"/>
        <w:rPr>
          <w:rFonts w:ascii="宋体" w:hAnsi="宋体" w:cs="Google Sans Text"/>
          <w:color w:val="1F1F1F"/>
        </w:rPr>
      </w:pPr>
      <w:r w:rsidRPr="006B0D02">
        <w:rPr>
          <w:rFonts w:ascii="宋体" w:hAnsi="宋体" w:cs="宋体" w:hint="eastAsia"/>
          <w:color w:val="1F1F1F"/>
        </w:rPr>
        <w:t>实验表明，单纯依赖外观特征（</w:t>
      </w:r>
      <w:proofErr w:type="spellStart"/>
      <w:r w:rsidRPr="006B0D02">
        <w:rPr>
          <w:rFonts w:ascii="宋体" w:hAnsi="宋体" w:cs="Google Sans Text"/>
          <w:color w:val="1F1F1F"/>
        </w:rPr>
        <w:t>DeepSORT</w:t>
      </w:r>
      <w:proofErr w:type="spellEnd"/>
      <w:r w:rsidRPr="006B0D02">
        <w:rPr>
          <w:rFonts w:ascii="宋体" w:hAnsi="宋体" w:cs="宋体" w:hint="eastAsia"/>
          <w:color w:val="1F1F1F"/>
        </w:rPr>
        <w:t>）在羽毛球场景下效果不佳（队服相似）。引入场地语义约束后，</w:t>
      </w:r>
      <w:r w:rsidRPr="006B0D02">
        <w:rPr>
          <w:rFonts w:ascii="宋体" w:hAnsi="宋体" w:cs="Google Sans Text"/>
          <w:color w:val="1F1F1F"/>
        </w:rPr>
        <w:t>IDS</w:t>
      </w:r>
      <w:r w:rsidRPr="006B0D02">
        <w:rPr>
          <w:rFonts w:ascii="宋体" w:hAnsi="宋体" w:cs="宋体" w:hint="eastAsia"/>
          <w:color w:val="1F1F1F"/>
        </w:rPr>
        <w:t>大幅下降至每场仅</w:t>
      </w:r>
      <w:r w:rsidRPr="006B0D02">
        <w:rPr>
          <w:rFonts w:ascii="宋体" w:hAnsi="宋体" w:cs="Google Sans Text"/>
          <w:color w:val="1F1F1F"/>
        </w:rPr>
        <w:t>5</w:t>
      </w:r>
      <w:r w:rsidRPr="006B0D02">
        <w:rPr>
          <w:rFonts w:ascii="宋体" w:hAnsi="宋体" w:cs="宋体" w:hint="eastAsia"/>
          <w:color w:val="1F1F1F"/>
        </w:rPr>
        <w:t>次，主要发生在极端的网前拥抱庆祝等非比赛环节。</w:t>
      </w:r>
    </w:p>
    <w:p w14:paraId="0F82A59E" w14:textId="77777777" w:rsidR="00D63202" w:rsidRPr="006B0D02" w:rsidRDefault="00000000" w:rsidP="006B0D02">
      <w:pPr>
        <w:spacing w:afterLines="50" w:after="120" w:line="400" w:lineRule="exact"/>
        <w:ind w:firstLineChars="200" w:firstLine="422"/>
        <w:rPr>
          <w:rFonts w:ascii="宋体" w:hAnsi="宋体"/>
          <w:b/>
          <w:bCs/>
        </w:rPr>
      </w:pPr>
      <w:r w:rsidRPr="006B0D02">
        <w:rPr>
          <w:rFonts w:ascii="宋体" w:hAnsi="宋体"/>
          <w:b/>
          <w:bCs/>
        </w:rPr>
        <w:t>综合结论与系统优化方向</w:t>
      </w:r>
    </w:p>
    <w:p w14:paraId="22186642" w14:textId="77777777" w:rsidR="00D63202" w:rsidRPr="006B0D02" w:rsidRDefault="00000000" w:rsidP="006B0D02">
      <w:pPr>
        <w:numPr>
          <w:ilvl w:val="0"/>
          <w:numId w:val="171"/>
        </w:numPr>
        <w:tabs>
          <w:tab w:val="left" w:pos="720"/>
        </w:tabs>
        <w:spacing w:afterLines="50" w:after="120" w:line="400" w:lineRule="exact"/>
        <w:ind w:firstLine="200"/>
        <w:rPr>
          <w:rFonts w:ascii="宋体" w:hAnsi="宋体"/>
        </w:rPr>
      </w:pPr>
      <w:r w:rsidRPr="006B0D02">
        <w:rPr>
          <w:rFonts w:ascii="宋体" w:hAnsi="宋体"/>
          <w:b/>
          <w:bCs/>
        </w:rPr>
        <w:t>整体性能</w:t>
      </w:r>
      <w:r w:rsidRPr="006B0D02">
        <w:rPr>
          <w:rFonts w:ascii="宋体" w:hAnsi="宋体"/>
        </w:rPr>
        <w:t>: 系统在基础功能和典型场景下表现可靠，可支持羽毛球比赛的基础分析任务</w:t>
      </w:r>
    </w:p>
    <w:p w14:paraId="1D17ACDF" w14:textId="77777777" w:rsidR="00D63202" w:rsidRPr="006B0D02" w:rsidRDefault="00000000" w:rsidP="006B0D02">
      <w:pPr>
        <w:numPr>
          <w:ilvl w:val="0"/>
          <w:numId w:val="171"/>
        </w:numPr>
        <w:tabs>
          <w:tab w:val="left" w:pos="720"/>
        </w:tabs>
        <w:spacing w:afterLines="50" w:after="120" w:line="400" w:lineRule="exact"/>
        <w:ind w:firstLine="200"/>
        <w:rPr>
          <w:rFonts w:ascii="宋体" w:hAnsi="宋体"/>
        </w:rPr>
      </w:pPr>
      <w:r w:rsidRPr="006B0D02">
        <w:rPr>
          <w:rFonts w:ascii="宋体" w:hAnsi="宋体"/>
          <w:b/>
          <w:bCs/>
        </w:rPr>
        <w:t>关键弱项</w:t>
      </w:r>
      <w:r w:rsidRPr="006B0D02">
        <w:rPr>
          <w:rFonts w:ascii="宋体" w:hAnsi="宋体"/>
        </w:rPr>
        <w:t>:</w:t>
      </w:r>
    </w:p>
    <w:p w14:paraId="304FB803" w14:textId="77777777" w:rsidR="00D63202" w:rsidRPr="006B0D02" w:rsidRDefault="00000000" w:rsidP="006B0D02">
      <w:pPr>
        <w:numPr>
          <w:ilvl w:val="1"/>
          <w:numId w:val="171"/>
        </w:numPr>
        <w:tabs>
          <w:tab w:val="left" w:pos="1440"/>
        </w:tabs>
        <w:spacing w:afterLines="50" w:after="120" w:line="400" w:lineRule="exact"/>
        <w:ind w:firstLine="200"/>
        <w:rPr>
          <w:rFonts w:ascii="宋体" w:hAnsi="宋体"/>
        </w:rPr>
      </w:pPr>
      <w:r w:rsidRPr="006B0D02">
        <w:rPr>
          <w:rFonts w:ascii="宋体" w:hAnsi="宋体"/>
        </w:rPr>
        <w:t>视频末尾部分(~15秒后)各模块性能普遍下降</w:t>
      </w:r>
    </w:p>
    <w:p w14:paraId="7D530C20" w14:textId="77777777" w:rsidR="00D63202" w:rsidRPr="006B0D02" w:rsidRDefault="00000000" w:rsidP="006B0D02">
      <w:pPr>
        <w:numPr>
          <w:ilvl w:val="1"/>
          <w:numId w:val="171"/>
        </w:numPr>
        <w:tabs>
          <w:tab w:val="left" w:pos="1440"/>
        </w:tabs>
        <w:spacing w:afterLines="50" w:after="120" w:line="400" w:lineRule="exact"/>
        <w:ind w:firstLine="200"/>
        <w:rPr>
          <w:rFonts w:ascii="宋体" w:hAnsi="宋体"/>
        </w:rPr>
      </w:pPr>
      <w:r w:rsidRPr="006B0D02">
        <w:rPr>
          <w:rFonts w:ascii="宋体" w:hAnsi="宋体"/>
        </w:rPr>
        <w:t>异常值处理和</w:t>
      </w:r>
      <w:proofErr w:type="gramStart"/>
      <w:r w:rsidRPr="006B0D02">
        <w:rPr>
          <w:rFonts w:ascii="宋体" w:hAnsi="宋体"/>
        </w:rPr>
        <w:t>物理合</w:t>
      </w:r>
      <w:proofErr w:type="gramEnd"/>
      <w:r w:rsidRPr="006B0D02">
        <w:rPr>
          <w:rFonts w:ascii="宋体" w:hAnsi="宋体"/>
        </w:rPr>
        <w:t>理性验证机制不足</w:t>
      </w:r>
    </w:p>
    <w:p w14:paraId="76051AF0" w14:textId="77777777" w:rsidR="00D63202" w:rsidRPr="006B0D02" w:rsidRDefault="00000000" w:rsidP="006B0D02">
      <w:pPr>
        <w:numPr>
          <w:ilvl w:val="1"/>
          <w:numId w:val="171"/>
        </w:numPr>
        <w:tabs>
          <w:tab w:val="left" w:pos="1440"/>
        </w:tabs>
        <w:spacing w:afterLines="50" w:after="120" w:line="400" w:lineRule="exact"/>
        <w:ind w:firstLine="200"/>
        <w:rPr>
          <w:rFonts w:ascii="宋体" w:hAnsi="宋体"/>
        </w:rPr>
      </w:pPr>
      <w:r w:rsidRPr="006B0D02">
        <w:rPr>
          <w:rFonts w:ascii="宋体" w:hAnsi="宋体"/>
        </w:rPr>
        <w:t>模块间协同验证机制缺失，无法交叉验证结果合理性</w:t>
      </w:r>
    </w:p>
    <w:p w14:paraId="3CE75802" w14:textId="77777777" w:rsidR="00D63202" w:rsidRPr="006B0D02" w:rsidRDefault="00000000" w:rsidP="006B0D02">
      <w:pPr>
        <w:numPr>
          <w:ilvl w:val="0"/>
          <w:numId w:val="171"/>
        </w:numPr>
        <w:tabs>
          <w:tab w:val="left" w:pos="720"/>
        </w:tabs>
        <w:spacing w:afterLines="50" w:after="120" w:line="400" w:lineRule="exact"/>
        <w:ind w:firstLine="200"/>
        <w:rPr>
          <w:rFonts w:ascii="宋体" w:hAnsi="宋体"/>
        </w:rPr>
      </w:pPr>
      <w:r w:rsidRPr="006B0D02">
        <w:rPr>
          <w:rFonts w:ascii="宋体" w:hAnsi="宋体"/>
          <w:b/>
          <w:bCs/>
        </w:rPr>
        <w:t>优化优先级</w:t>
      </w:r>
      <w:r w:rsidRPr="006B0D02">
        <w:rPr>
          <w:rFonts w:ascii="宋体" w:hAnsi="宋体"/>
        </w:rPr>
        <w:t>:</w:t>
      </w:r>
    </w:p>
    <w:p w14:paraId="12281115" w14:textId="77777777" w:rsidR="00D63202" w:rsidRPr="006B0D02" w:rsidRDefault="00000000" w:rsidP="006B0D02">
      <w:pPr>
        <w:numPr>
          <w:ilvl w:val="1"/>
          <w:numId w:val="171"/>
        </w:numPr>
        <w:tabs>
          <w:tab w:val="left" w:pos="1440"/>
        </w:tabs>
        <w:spacing w:afterLines="50" w:after="120" w:line="400" w:lineRule="exact"/>
        <w:ind w:firstLine="200"/>
        <w:rPr>
          <w:rFonts w:ascii="宋体" w:hAnsi="宋体"/>
        </w:rPr>
      </w:pPr>
      <w:r w:rsidRPr="006B0D02">
        <w:rPr>
          <w:rFonts w:ascii="宋体" w:hAnsi="宋体"/>
        </w:rPr>
        <w:t>建立物理约束验证框架，过滤不合理轨迹和状态</w:t>
      </w:r>
    </w:p>
    <w:p w14:paraId="262409A1" w14:textId="77777777" w:rsidR="00D63202" w:rsidRPr="006B0D02" w:rsidRDefault="00000000" w:rsidP="006B0D02">
      <w:pPr>
        <w:numPr>
          <w:ilvl w:val="1"/>
          <w:numId w:val="171"/>
        </w:numPr>
        <w:tabs>
          <w:tab w:val="left" w:pos="1440"/>
        </w:tabs>
        <w:spacing w:afterLines="50" w:after="120" w:line="400" w:lineRule="exact"/>
        <w:ind w:firstLine="200"/>
        <w:rPr>
          <w:rFonts w:ascii="宋体" w:hAnsi="宋体"/>
        </w:rPr>
      </w:pPr>
      <w:r w:rsidRPr="006B0D02">
        <w:rPr>
          <w:rFonts w:ascii="宋体" w:hAnsi="宋体"/>
        </w:rPr>
        <w:t>增强模块间协同，利用球场信息辅助人体和球的追踪</w:t>
      </w:r>
    </w:p>
    <w:p w14:paraId="4F922567" w14:textId="77777777" w:rsidR="00D63202" w:rsidRPr="006B0D02" w:rsidRDefault="00000000" w:rsidP="006B0D02">
      <w:pPr>
        <w:numPr>
          <w:ilvl w:val="1"/>
          <w:numId w:val="171"/>
        </w:numPr>
        <w:tabs>
          <w:tab w:val="left" w:pos="1440"/>
        </w:tabs>
        <w:spacing w:afterLines="50" w:after="120" w:line="400" w:lineRule="exact"/>
        <w:ind w:firstLine="200"/>
        <w:rPr>
          <w:rFonts w:ascii="宋体" w:hAnsi="宋体"/>
        </w:rPr>
      </w:pPr>
      <w:r w:rsidRPr="006B0D02">
        <w:rPr>
          <w:rFonts w:ascii="宋体" w:hAnsi="宋体"/>
        </w:rPr>
        <w:t>改进异常情况处理机制，尤其是遮挡严重和快速运动场景</w:t>
      </w:r>
    </w:p>
    <w:p w14:paraId="34B1B7EF" w14:textId="77777777" w:rsidR="00D63202" w:rsidRPr="006B0D02" w:rsidRDefault="00000000" w:rsidP="006B0D02">
      <w:pPr>
        <w:numPr>
          <w:ilvl w:val="1"/>
          <w:numId w:val="171"/>
        </w:numPr>
        <w:tabs>
          <w:tab w:val="left" w:pos="1440"/>
        </w:tabs>
        <w:spacing w:afterLines="50" w:after="120" w:line="400" w:lineRule="exact"/>
        <w:ind w:firstLine="200"/>
        <w:rPr>
          <w:rFonts w:ascii="宋体" w:hAnsi="宋体"/>
        </w:rPr>
      </w:pPr>
      <w:r w:rsidRPr="006B0D02">
        <w:rPr>
          <w:rFonts w:ascii="宋体" w:hAnsi="宋体"/>
        </w:rPr>
        <w:t>重构评估标准，从"是否返回结果"转向"结果是否合理"</w:t>
      </w:r>
    </w:p>
    <w:p w14:paraId="20EA2BA9" w14:textId="77777777" w:rsidR="00D63202" w:rsidRPr="006B0D02" w:rsidRDefault="00000000" w:rsidP="006B0D02">
      <w:pPr>
        <w:numPr>
          <w:ilvl w:val="0"/>
          <w:numId w:val="171"/>
        </w:numPr>
        <w:tabs>
          <w:tab w:val="left" w:pos="720"/>
        </w:tabs>
        <w:spacing w:afterLines="50" w:after="120" w:line="400" w:lineRule="exact"/>
        <w:ind w:firstLine="200"/>
        <w:rPr>
          <w:rFonts w:ascii="宋体" w:hAnsi="宋体"/>
        </w:rPr>
      </w:pPr>
      <w:r w:rsidRPr="006B0D02">
        <w:rPr>
          <w:rFonts w:ascii="宋体" w:hAnsi="宋体"/>
          <w:b/>
          <w:bCs/>
        </w:rPr>
        <w:t>长期发展方向</w:t>
      </w:r>
      <w:r w:rsidRPr="006B0D02">
        <w:rPr>
          <w:rFonts w:ascii="宋体" w:hAnsi="宋体"/>
        </w:rPr>
        <w:t>:</w:t>
      </w:r>
    </w:p>
    <w:p w14:paraId="5299B215" w14:textId="77777777" w:rsidR="00D63202" w:rsidRPr="006B0D02" w:rsidRDefault="00000000" w:rsidP="006B0D02">
      <w:pPr>
        <w:numPr>
          <w:ilvl w:val="1"/>
          <w:numId w:val="171"/>
        </w:numPr>
        <w:tabs>
          <w:tab w:val="left" w:pos="1440"/>
        </w:tabs>
        <w:spacing w:afterLines="50" w:after="120" w:line="400" w:lineRule="exact"/>
        <w:ind w:firstLine="200"/>
        <w:rPr>
          <w:rFonts w:ascii="宋体" w:hAnsi="宋体"/>
        </w:rPr>
      </w:pPr>
      <w:r w:rsidRPr="006B0D02">
        <w:rPr>
          <w:rFonts w:ascii="宋体" w:hAnsi="宋体"/>
        </w:rPr>
        <w:t>引入多视角融合，减轻单视角遮挡问题</w:t>
      </w:r>
    </w:p>
    <w:p w14:paraId="6D51B89A" w14:textId="77777777" w:rsidR="00D63202" w:rsidRPr="006B0D02" w:rsidRDefault="00000000" w:rsidP="006B0D02">
      <w:pPr>
        <w:numPr>
          <w:ilvl w:val="1"/>
          <w:numId w:val="171"/>
        </w:numPr>
        <w:tabs>
          <w:tab w:val="left" w:pos="1440"/>
        </w:tabs>
        <w:spacing w:afterLines="50" w:after="120" w:line="400" w:lineRule="exact"/>
        <w:ind w:firstLine="200"/>
        <w:rPr>
          <w:rFonts w:ascii="宋体" w:hAnsi="宋体"/>
        </w:rPr>
      </w:pPr>
      <w:r w:rsidRPr="006B0D02">
        <w:rPr>
          <w:rFonts w:ascii="宋体" w:hAnsi="宋体"/>
        </w:rPr>
        <w:t>构建更完整的羽毛球运动物理模型，提升轨迹合理性</w:t>
      </w:r>
    </w:p>
    <w:p w14:paraId="7323D824" w14:textId="77777777" w:rsidR="00D63202" w:rsidRPr="006B0D02" w:rsidRDefault="00000000" w:rsidP="006B0D02">
      <w:pPr>
        <w:numPr>
          <w:ilvl w:val="1"/>
          <w:numId w:val="171"/>
        </w:numPr>
        <w:tabs>
          <w:tab w:val="left" w:pos="1440"/>
        </w:tabs>
        <w:spacing w:afterLines="50" w:after="120" w:line="400" w:lineRule="exact"/>
        <w:ind w:firstLine="200"/>
        <w:rPr>
          <w:rFonts w:ascii="宋体" w:hAnsi="宋体"/>
        </w:rPr>
      </w:pPr>
      <w:r w:rsidRPr="006B0D02">
        <w:rPr>
          <w:rFonts w:ascii="宋体" w:hAnsi="宋体"/>
        </w:rPr>
        <w:t>开发增量学习机制，针对特定场景(如快速杀球)持续优化</w:t>
      </w:r>
    </w:p>
    <w:p w14:paraId="4127C202" w14:textId="77777777" w:rsidR="00F71D9D" w:rsidRDefault="00F71D9D" w:rsidP="00F71D9D">
      <w:pPr>
        <w:tabs>
          <w:tab w:val="left" w:pos="1440"/>
        </w:tabs>
        <w:spacing w:afterLines="50" w:after="120" w:line="500" w:lineRule="exact"/>
      </w:pPr>
    </w:p>
    <w:p w14:paraId="2D4A93FB" w14:textId="77777777" w:rsidR="00F71D9D" w:rsidRDefault="00F71D9D" w:rsidP="00F71D9D">
      <w:pPr>
        <w:tabs>
          <w:tab w:val="left" w:pos="1440"/>
        </w:tabs>
        <w:spacing w:afterLines="50" w:after="120" w:line="500" w:lineRule="exact"/>
      </w:pPr>
    </w:p>
    <w:p w14:paraId="211BC214" w14:textId="77777777" w:rsidR="00F71D9D" w:rsidRDefault="00F71D9D" w:rsidP="00F71D9D">
      <w:pPr>
        <w:tabs>
          <w:tab w:val="left" w:pos="1440"/>
        </w:tabs>
        <w:spacing w:afterLines="50" w:after="120" w:line="500" w:lineRule="exact"/>
      </w:pPr>
    </w:p>
    <w:p w14:paraId="09CF2F0A" w14:textId="3BE40AAF" w:rsidR="00F71D9D" w:rsidRDefault="00000000" w:rsidP="00825FF1">
      <w:pPr>
        <w:pStyle w:val="1"/>
        <w:jc w:val="center"/>
      </w:pPr>
      <w:bookmarkStart w:id="227" w:name="_Toc219053995"/>
      <w:bookmarkStart w:id="228" w:name="_Toc219060407"/>
      <w:bookmarkStart w:id="229" w:name="_Toc219071421"/>
      <w:bookmarkStart w:id="230" w:name="_Toc219932870"/>
      <w:r w:rsidRPr="00F71D9D">
        <w:rPr>
          <w:rFonts w:hint="eastAsia"/>
        </w:rPr>
        <w:t>第五章</w:t>
      </w:r>
      <w:r w:rsidRPr="00F71D9D">
        <w:rPr>
          <w:rFonts w:hint="eastAsia"/>
        </w:rPr>
        <w:t xml:space="preserve"> </w:t>
      </w:r>
      <w:r w:rsidRPr="00F71D9D">
        <w:rPr>
          <w:rFonts w:hint="eastAsia"/>
        </w:rPr>
        <w:t>界面展示设计与未来展望</w:t>
      </w:r>
      <w:bookmarkStart w:id="231" w:name="_Toc219053996"/>
      <w:bookmarkStart w:id="232" w:name="_Toc219060408"/>
      <w:bookmarkStart w:id="233" w:name="_Toc219071422"/>
      <w:bookmarkEnd w:id="227"/>
      <w:bookmarkEnd w:id="228"/>
      <w:bookmarkEnd w:id="229"/>
      <w:bookmarkEnd w:id="230"/>
    </w:p>
    <w:p w14:paraId="7931159A" w14:textId="6239F90C" w:rsidR="0015575E" w:rsidRPr="0015575E" w:rsidRDefault="0015575E" w:rsidP="00825FF1">
      <w:pPr>
        <w:pStyle w:val="2"/>
        <w:spacing w:before="240" w:after="120"/>
      </w:pPr>
      <w:bookmarkStart w:id="234" w:name="_Toc219932871"/>
      <w:r w:rsidRPr="0015575E">
        <w:rPr>
          <w:rFonts w:hint="eastAsia"/>
        </w:rPr>
        <w:t>5.1</w:t>
      </w:r>
      <w:r w:rsidRPr="0015575E">
        <w:rPr>
          <w:rFonts w:hint="eastAsia"/>
        </w:rPr>
        <w:t>界面展示设计</w:t>
      </w:r>
      <w:bookmarkEnd w:id="234"/>
    </w:p>
    <w:p w14:paraId="6C4C4C53" w14:textId="2C2C8A66" w:rsidR="00D63202" w:rsidRPr="0015575E" w:rsidRDefault="0015575E" w:rsidP="00825FF1">
      <w:pPr>
        <w:pStyle w:val="3"/>
        <w:ind w:firstLine="482"/>
      </w:pPr>
      <w:bookmarkStart w:id="235" w:name="_Toc219932872"/>
      <w:r w:rsidRPr="0015575E">
        <w:rPr>
          <w:rFonts w:hint="eastAsia"/>
        </w:rPr>
        <w:t>5.1.1</w:t>
      </w:r>
      <w:r w:rsidRPr="0015575E">
        <w:rPr>
          <w:rFonts w:hint="eastAsia"/>
        </w:rPr>
        <w:t>程序界面（训练分析工作台）</w:t>
      </w:r>
      <w:bookmarkEnd w:id="231"/>
      <w:bookmarkEnd w:id="232"/>
      <w:bookmarkEnd w:id="233"/>
      <w:bookmarkEnd w:id="235"/>
    </w:p>
    <w:p w14:paraId="4619071C" w14:textId="645538D6" w:rsidR="00D63202" w:rsidRPr="006B0D02" w:rsidRDefault="006B0D02" w:rsidP="006B0D02">
      <w:pPr>
        <w:spacing w:afterLines="50" w:after="120" w:line="400" w:lineRule="exact"/>
        <w:ind w:firstLine="420"/>
        <w:rPr>
          <w:rFonts w:ascii="宋体" w:hAnsi="宋体"/>
        </w:rPr>
      </w:pPr>
      <w:r w:rsidRPr="006B0D02">
        <w:rPr>
          <w:rFonts w:ascii="宋体" w:hAnsi="宋体"/>
          <w:noProof/>
        </w:rPr>
        <w:drawing>
          <wp:anchor distT="0" distB="0" distL="114300" distR="114300" simplePos="0" relativeHeight="251671552" behindDoc="0" locked="0" layoutInCell="1" allowOverlap="1" wp14:anchorId="4FB39831" wp14:editId="1EF65889">
            <wp:simplePos x="0" y="0"/>
            <wp:positionH relativeFrom="column">
              <wp:posOffset>352425</wp:posOffset>
            </wp:positionH>
            <wp:positionV relativeFrom="paragraph">
              <wp:posOffset>688975</wp:posOffset>
            </wp:positionV>
            <wp:extent cx="5516880" cy="3930650"/>
            <wp:effectExtent l="0" t="0" r="0" b="0"/>
            <wp:wrapTopAndBottom/>
            <wp:docPr id="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516880" cy="3930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1BDF" w:rsidRPr="006B0D02">
        <w:rPr>
          <w:rFonts w:ascii="宋体" w:hAnsi="宋体" w:hint="eastAsia"/>
        </w:rPr>
        <w:t>使用的是 PySide6，用于构建一个“比赛视频训练分析工作台”的桌面应用。入口与主窗口见 main.py 。</w:t>
      </w:r>
    </w:p>
    <w:p w14:paraId="493299DC" w14:textId="48A7B19A" w:rsidR="00D63202" w:rsidRDefault="00000000" w:rsidP="006B0D02">
      <w:pPr>
        <w:spacing w:afterLines="50" w:after="120"/>
        <w:jc w:val="center"/>
        <w:rPr>
          <w:rFonts w:ascii="宋体" w:hAnsi="宋体"/>
        </w:rPr>
      </w:pPr>
      <w:r>
        <w:rPr>
          <w:rFonts w:ascii="宋体" w:hAnsi="宋体" w:hint="eastAsia"/>
          <w:sz w:val="18"/>
          <w:szCs w:val="18"/>
        </w:rPr>
        <w:t>图5—1  训练分析工作台</w:t>
      </w:r>
    </w:p>
    <w:p w14:paraId="35455AD9" w14:textId="77777777" w:rsidR="00D63202" w:rsidRDefault="00000000" w:rsidP="006B0D02">
      <w:pPr>
        <w:spacing w:line="400" w:lineRule="exact"/>
        <w:ind w:firstLineChars="200" w:firstLine="422"/>
        <w:rPr>
          <w:rFonts w:ascii="宋体" w:hAnsi="宋体"/>
          <w:b/>
          <w:bCs/>
        </w:rPr>
      </w:pPr>
      <w:r>
        <w:rPr>
          <w:rFonts w:ascii="宋体" w:hAnsi="宋体" w:hint="eastAsia"/>
          <w:b/>
          <w:bCs/>
        </w:rPr>
        <w:t>整体结构</w:t>
      </w:r>
    </w:p>
    <w:p w14:paraId="40BB0D13" w14:textId="77777777" w:rsidR="00D63202" w:rsidRDefault="00000000" w:rsidP="006B0D02">
      <w:pPr>
        <w:spacing w:line="400" w:lineRule="exact"/>
        <w:ind w:firstLineChars="200" w:firstLine="420"/>
        <w:rPr>
          <w:rFonts w:ascii="宋体" w:hAnsi="宋体"/>
        </w:rPr>
      </w:pPr>
      <w:r>
        <w:rPr>
          <w:rFonts w:ascii="宋体" w:hAnsi="宋体" w:hint="eastAsia"/>
        </w:rPr>
        <w:t xml:space="preserve">我的主窗口类是 </w:t>
      </w:r>
      <w:proofErr w:type="spellStart"/>
      <w:r>
        <w:rPr>
          <w:rFonts w:ascii="宋体" w:hAnsi="宋体" w:hint="eastAsia"/>
        </w:rPr>
        <w:t>MainWindow</w:t>
      </w:r>
      <w:proofErr w:type="spellEnd"/>
      <w:r>
        <w:rPr>
          <w:rFonts w:ascii="宋体" w:hAnsi="宋体" w:hint="eastAsia"/>
        </w:rPr>
        <w:t xml:space="preserve"> ，继承自 </w:t>
      </w:r>
      <w:proofErr w:type="spellStart"/>
      <w:r>
        <w:rPr>
          <w:rFonts w:ascii="宋体" w:hAnsi="宋体" w:hint="eastAsia"/>
        </w:rPr>
        <w:t>QMainWindow</w:t>
      </w:r>
      <w:proofErr w:type="spellEnd"/>
      <w:r>
        <w:rPr>
          <w:rFonts w:ascii="宋体" w:hAnsi="宋体" w:hint="eastAsia"/>
        </w:rPr>
        <w:t xml:space="preserve"> ，并在 main() 中创建与显示：</w:t>
      </w:r>
    </w:p>
    <w:p w14:paraId="62F16E5D" w14:textId="77777777" w:rsidR="00D63202" w:rsidRDefault="00000000" w:rsidP="006B0D02">
      <w:pPr>
        <w:spacing w:line="400" w:lineRule="exact"/>
        <w:ind w:firstLineChars="200" w:firstLine="420"/>
        <w:rPr>
          <w:rFonts w:ascii="宋体" w:hAnsi="宋体"/>
        </w:rPr>
      </w:pPr>
      <w:r>
        <w:rPr>
          <w:rFonts w:ascii="宋体" w:hAnsi="宋体" w:hint="eastAsia"/>
        </w:rPr>
        <w:t xml:space="preserve">w = </w:t>
      </w:r>
      <w:proofErr w:type="spellStart"/>
      <w:r>
        <w:rPr>
          <w:rFonts w:ascii="宋体" w:hAnsi="宋体" w:hint="eastAsia"/>
        </w:rPr>
        <w:t>MainWindow</w:t>
      </w:r>
      <w:proofErr w:type="spellEnd"/>
      <w:r>
        <w:rPr>
          <w:rFonts w:ascii="宋体" w:hAnsi="宋体" w:hint="eastAsia"/>
        </w:rPr>
        <w:t xml:space="preserve">(); </w:t>
      </w:r>
      <w:proofErr w:type="spellStart"/>
      <w:r>
        <w:rPr>
          <w:rFonts w:ascii="宋体" w:hAnsi="宋体" w:hint="eastAsia"/>
        </w:rPr>
        <w:t>w.show</w:t>
      </w:r>
      <w:proofErr w:type="spellEnd"/>
      <w:r>
        <w:rPr>
          <w:rFonts w:ascii="宋体" w:hAnsi="宋体" w:hint="eastAsia"/>
        </w:rPr>
        <w:t>() ：</w:t>
      </w:r>
    </w:p>
    <w:p w14:paraId="6323C52B" w14:textId="77777777" w:rsidR="00D63202" w:rsidRDefault="00000000">
      <w:pPr>
        <w:pStyle w:val="my"/>
        <w:shd w:val="clear" w:color="auto" w:fill="45B0E1"/>
        <w:rPr>
          <w:sz w:val="24"/>
          <w:szCs w:val="24"/>
        </w:rPr>
      </w:pPr>
      <w:r>
        <w:rPr>
          <w:sz w:val="24"/>
          <w:szCs w:val="24"/>
        </w:rPr>
        <w:t xml:space="preserve">        </w:t>
      </w:r>
      <w:proofErr w:type="spellStart"/>
      <w:proofErr w:type="gramStart"/>
      <w:r>
        <w:rPr>
          <w:sz w:val="24"/>
          <w:szCs w:val="24"/>
        </w:rPr>
        <w:t>btns.addWidget</w:t>
      </w:r>
      <w:proofErr w:type="spellEnd"/>
      <w:proofErr w:type="gramEnd"/>
      <w:r>
        <w:rPr>
          <w:sz w:val="24"/>
          <w:szCs w:val="24"/>
        </w:rPr>
        <w:t>(</w:t>
      </w:r>
      <w:proofErr w:type="spellStart"/>
      <w:r>
        <w:rPr>
          <w:sz w:val="24"/>
          <w:szCs w:val="24"/>
        </w:rPr>
        <w:t>close_btn</w:t>
      </w:r>
      <w:proofErr w:type="spellEnd"/>
      <w:r>
        <w:rPr>
          <w:sz w:val="24"/>
          <w:szCs w:val="24"/>
        </w:rPr>
        <w:t>)</w:t>
      </w:r>
    </w:p>
    <w:p w14:paraId="6E4FE539" w14:textId="77777777" w:rsidR="00D63202" w:rsidRDefault="00000000">
      <w:pPr>
        <w:pStyle w:val="my"/>
        <w:shd w:val="clear" w:color="auto" w:fill="45B0E1"/>
        <w:rPr>
          <w:sz w:val="24"/>
          <w:szCs w:val="24"/>
        </w:rPr>
      </w:pPr>
      <w:r>
        <w:rPr>
          <w:sz w:val="24"/>
          <w:szCs w:val="24"/>
        </w:rPr>
        <w:t xml:space="preserve">        </w:t>
      </w:r>
      <w:proofErr w:type="spellStart"/>
      <w:proofErr w:type="gramStart"/>
      <w:r>
        <w:rPr>
          <w:sz w:val="24"/>
          <w:szCs w:val="24"/>
        </w:rPr>
        <w:t>layout.addLayout</w:t>
      </w:r>
      <w:proofErr w:type="spellEnd"/>
      <w:proofErr w:type="gramEnd"/>
      <w:r>
        <w:rPr>
          <w:sz w:val="24"/>
          <w:szCs w:val="24"/>
        </w:rPr>
        <w:t>(</w:t>
      </w:r>
      <w:proofErr w:type="spellStart"/>
      <w:r>
        <w:rPr>
          <w:sz w:val="24"/>
          <w:szCs w:val="24"/>
        </w:rPr>
        <w:t>btns</w:t>
      </w:r>
      <w:proofErr w:type="spellEnd"/>
      <w:r>
        <w:rPr>
          <w:sz w:val="24"/>
          <w:szCs w:val="24"/>
        </w:rPr>
        <w:t>)</w:t>
      </w:r>
    </w:p>
    <w:p w14:paraId="0A19BD69" w14:textId="77777777" w:rsidR="00D63202" w:rsidRDefault="00D63202">
      <w:pPr>
        <w:pStyle w:val="my"/>
        <w:shd w:val="clear" w:color="auto" w:fill="45B0E1"/>
        <w:rPr>
          <w:sz w:val="24"/>
          <w:szCs w:val="24"/>
        </w:rPr>
      </w:pPr>
    </w:p>
    <w:p w14:paraId="188428CF" w14:textId="77777777" w:rsidR="00D63202" w:rsidRDefault="00000000">
      <w:pPr>
        <w:pStyle w:val="my"/>
        <w:shd w:val="clear" w:color="auto" w:fill="45B0E1"/>
        <w:rPr>
          <w:sz w:val="24"/>
          <w:szCs w:val="24"/>
        </w:rPr>
      </w:pPr>
      <w:r>
        <w:rPr>
          <w:sz w:val="24"/>
          <w:szCs w:val="24"/>
        </w:rPr>
        <w:t xml:space="preserve">        </w:t>
      </w:r>
      <w:proofErr w:type="spellStart"/>
      <w:proofErr w:type="gramStart"/>
      <w:r>
        <w:rPr>
          <w:sz w:val="24"/>
          <w:szCs w:val="24"/>
        </w:rPr>
        <w:t>dlg.exec</w:t>
      </w:r>
      <w:proofErr w:type="spellEnd"/>
      <w:proofErr w:type="gramEnd"/>
      <w:r>
        <w:rPr>
          <w:sz w:val="24"/>
          <w:szCs w:val="24"/>
        </w:rPr>
        <w:t>()</w:t>
      </w:r>
    </w:p>
    <w:p w14:paraId="211E4180" w14:textId="77777777" w:rsidR="00D63202" w:rsidRDefault="00D63202">
      <w:pPr>
        <w:pStyle w:val="my"/>
        <w:shd w:val="clear" w:color="auto" w:fill="45B0E1"/>
        <w:rPr>
          <w:sz w:val="24"/>
          <w:szCs w:val="24"/>
        </w:rPr>
      </w:pPr>
    </w:p>
    <w:p w14:paraId="20C39D19" w14:textId="77777777" w:rsidR="00D63202" w:rsidRDefault="00D63202">
      <w:pPr>
        <w:pStyle w:val="my"/>
        <w:shd w:val="clear" w:color="auto" w:fill="45B0E1"/>
        <w:rPr>
          <w:sz w:val="24"/>
          <w:szCs w:val="24"/>
        </w:rPr>
      </w:pPr>
    </w:p>
    <w:p w14:paraId="0B6E9A82" w14:textId="77777777" w:rsidR="00D63202" w:rsidRDefault="00000000">
      <w:pPr>
        <w:pStyle w:val="my"/>
        <w:shd w:val="clear" w:color="auto" w:fill="45B0E1"/>
        <w:rPr>
          <w:sz w:val="24"/>
          <w:szCs w:val="24"/>
        </w:rPr>
      </w:pPr>
      <w:r>
        <w:rPr>
          <w:sz w:val="24"/>
          <w:szCs w:val="24"/>
        </w:rPr>
        <w:t xml:space="preserve">def </w:t>
      </w:r>
      <w:proofErr w:type="gramStart"/>
      <w:r>
        <w:rPr>
          <w:sz w:val="24"/>
          <w:szCs w:val="24"/>
        </w:rPr>
        <w:t>main(</w:t>
      </w:r>
      <w:proofErr w:type="gramEnd"/>
      <w:r>
        <w:rPr>
          <w:sz w:val="24"/>
          <w:szCs w:val="24"/>
        </w:rPr>
        <w:t>):</w:t>
      </w:r>
    </w:p>
    <w:p w14:paraId="2D2A1936" w14:textId="77777777" w:rsidR="00D63202" w:rsidRDefault="00000000">
      <w:pPr>
        <w:pStyle w:val="my"/>
        <w:shd w:val="clear" w:color="auto" w:fill="45B0E1"/>
        <w:rPr>
          <w:sz w:val="24"/>
          <w:szCs w:val="24"/>
        </w:rPr>
      </w:pPr>
      <w:r>
        <w:rPr>
          <w:sz w:val="24"/>
          <w:szCs w:val="24"/>
        </w:rPr>
        <w:t xml:space="preserve">    app = </w:t>
      </w:r>
      <w:proofErr w:type="spellStart"/>
      <w:r>
        <w:rPr>
          <w:sz w:val="24"/>
          <w:szCs w:val="24"/>
        </w:rPr>
        <w:t>QApplication</w:t>
      </w:r>
      <w:proofErr w:type="spellEnd"/>
      <w:r>
        <w:rPr>
          <w:sz w:val="24"/>
          <w:szCs w:val="24"/>
        </w:rPr>
        <w:t>(</w:t>
      </w:r>
      <w:proofErr w:type="spellStart"/>
      <w:proofErr w:type="gramStart"/>
      <w:r>
        <w:rPr>
          <w:sz w:val="24"/>
          <w:szCs w:val="24"/>
        </w:rPr>
        <w:t>sys.argv</w:t>
      </w:r>
      <w:proofErr w:type="spellEnd"/>
      <w:proofErr w:type="gramEnd"/>
      <w:r>
        <w:rPr>
          <w:sz w:val="24"/>
          <w:szCs w:val="24"/>
        </w:rPr>
        <w:t>)</w:t>
      </w:r>
    </w:p>
    <w:p w14:paraId="4315F7FF" w14:textId="77777777" w:rsidR="00D63202" w:rsidRDefault="00000000">
      <w:pPr>
        <w:pStyle w:val="my"/>
        <w:shd w:val="clear" w:color="auto" w:fill="45B0E1"/>
        <w:rPr>
          <w:sz w:val="24"/>
          <w:szCs w:val="24"/>
        </w:rPr>
      </w:pPr>
      <w:r>
        <w:rPr>
          <w:sz w:val="24"/>
          <w:szCs w:val="24"/>
        </w:rPr>
        <w:t xml:space="preserve">    _</w:t>
      </w:r>
      <w:proofErr w:type="spellStart"/>
      <w:r>
        <w:rPr>
          <w:sz w:val="24"/>
          <w:szCs w:val="24"/>
        </w:rPr>
        <w:t>apply_style</w:t>
      </w:r>
      <w:proofErr w:type="spellEnd"/>
      <w:r>
        <w:rPr>
          <w:sz w:val="24"/>
          <w:szCs w:val="24"/>
        </w:rPr>
        <w:t>(app)</w:t>
      </w:r>
    </w:p>
    <w:p w14:paraId="3CD7C123" w14:textId="77777777" w:rsidR="00D63202" w:rsidRDefault="00000000">
      <w:pPr>
        <w:pStyle w:val="my"/>
        <w:shd w:val="clear" w:color="auto" w:fill="45B0E1"/>
        <w:rPr>
          <w:sz w:val="24"/>
          <w:szCs w:val="24"/>
        </w:rPr>
      </w:pPr>
      <w:r>
        <w:rPr>
          <w:sz w:val="24"/>
          <w:szCs w:val="24"/>
        </w:rPr>
        <w:t xml:space="preserve">    w = </w:t>
      </w:r>
      <w:proofErr w:type="spellStart"/>
      <w:proofErr w:type="gramStart"/>
      <w:r>
        <w:rPr>
          <w:sz w:val="24"/>
          <w:szCs w:val="24"/>
        </w:rPr>
        <w:t>MainWindow</w:t>
      </w:r>
      <w:proofErr w:type="spellEnd"/>
      <w:r>
        <w:rPr>
          <w:sz w:val="24"/>
          <w:szCs w:val="24"/>
        </w:rPr>
        <w:t>(</w:t>
      </w:r>
      <w:proofErr w:type="gramEnd"/>
      <w:r>
        <w:rPr>
          <w:sz w:val="24"/>
          <w:szCs w:val="24"/>
        </w:rPr>
        <w:t>)</w:t>
      </w:r>
    </w:p>
    <w:p w14:paraId="3C192AD7" w14:textId="77777777" w:rsidR="00D63202" w:rsidRDefault="00000000">
      <w:pPr>
        <w:pStyle w:val="my"/>
        <w:shd w:val="clear" w:color="auto" w:fill="45B0E1"/>
        <w:rPr>
          <w:sz w:val="24"/>
          <w:szCs w:val="24"/>
        </w:rPr>
      </w:pPr>
      <w:r>
        <w:rPr>
          <w:sz w:val="24"/>
          <w:szCs w:val="24"/>
        </w:rPr>
        <w:t xml:space="preserve">    </w:t>
      </w:r>
      <w:proofErr w:type="spellStart"/>
      <w:proofErr w:type="gramStart"/>
      <w:r>
        <w:rPr>
          <w:sz w:val="24"/>
          <w:szCs w:val="24"/>
        </w:rPr>
        <w:t>w.show</w:t>
      </w:r>
      <w:proofErr w:type="spellEnd"/>
      <w:proofErr w:type="gramEnd"/>
      <w:r>
        <w:rPr>
          <w:sz w:val="24"/>
          <w:szCs w:val="24"/>
        </w:rPr>
        <w:t>()</w:t>
      </w:r>
    </w:p>
    <w:p w14:paraId="2C8D4CC1" w14:textId="77777777" w:rsidR="00D63202" w:rsidRDefault="00000000">
      <w:pPr>
        <w:pStyle w:val="my"/>
        <w:shd w:val="clear" w:color="auto" w:fill="45B0E1"/>
        <w:rPr>
          <w:sz w:val="24"/>
          <w:szCs w:val="24"/>
        </w:rPr>
      </w:pPr>
      <w:r>
        <w:rPr>
          <w:sz w:val="24"/>
          <w:szCs w:val="24"/>
        </w:rPr>
        <w:t xml:space="preserve">    </w:t>
      </w:r>
      <w:proofErr w:type="spellStart"/>
      <w:proofErr w:type="gramStart"/>
      <w:r>
        <w:rPr>
          <w:sz w:val="24"/>
          <w:szCs w:val="24"/>
        </w:rPr>
        <w:t>sys.exit</w:t>
      </w:r>
      <w:proofErr w:type="spellEnd"/>
      <w:proofErr w:type="gramEnd"/>
      <w:r>
        <w:rPr>
          <w:sz w:val="24"/>
          <w:szCs w:val="24"/>
        </w:rPr>
        <w:t>(</w:t>
      </w:r>
      <w:proofErr w:type="spellStart"/>
      <w:proofErr w:type="gramStart"/>
      <w:r>
        <w:rPr>
          <w:sz w:val="24"/>
          <w:szCs w:val="24"/>
        </w:rPr>
        <w:t>app.exec</w:t>
      </w:r>
      <w:proofErr w:type="spellEnd"/>
      <w:proofErr w:type="gramEnd"/>
      <w:r>
        <w:rPr>
          <w:sz w:val="24"/>
          <w:szCs w:val="24"/>
        </w:rPr>
        <w:t>())</w:t>
      </w:r>
    </w:p>
    <w:p w14:paraId="43C64900" w14:textId="77777777" w:rsidR="00D63202" w:rsidRDefault="00D63202">
      <w:pPr>
        <w:pStyle w:val="my"/>
        <w:shd w:val="clear" w:color="auto" w:fill="45B0E1"/>
        <w:rPr>
          <w:sz w:val="24"/>
          <w:szCs w:val="24"/>
        </w:rPr>
      </w:pPr>
    </w:p>
    <w:p w14:paraId="28EB6A61" w14:textId="77777777" w:rsidR="00D63202" w:rsidRDefault="00D63202">
      <w:pPr>
        <w:pStyle w:val="my"/>
        <w:shd w:val="clear" w:color="auto" w:fill="45B0E1"/>
        <w:rPr>
          <w:sz w:val="24"/>
          <w:szCs w:val="24"/>
        </w:rPr>
      </w:pPr>
    </w:p>
    <w:p w14:paraId="6A5CDBDC" w14:textId="77777777" w:rsidR="00D63202" w:rsidRDefault="00000000">
      <w:pPr>
        <w:pStyle w:val="my"/>
        <w:shd w:val="clear" w:color="auto" w:fill="45B0E1"/>
        <w:rPr>
          <w:sz w:val="24"/>
          <w:szCs w:val="24"/>
        </w:rPr>
      </w:pPr>
      <w:r>
        <w:rPr>
          <w:sz w:val="24"/>
          <w:szCs w:val="24"/>
        </w:rPr>
        <w:t>if __name__ == "__main__":</w:t>
      </w:r>
    </w:p>
    <w:p w14:paraId="076B71D9" w14:textId="77777777" w:rsidR="00D63202" w:rsidRDefault="00000000">
      <w:pPr>
        <w:pStyle w:val="my"/>
        <w:shd w:val="clear" w:color="auto" w:fill="45B0E1"/>
        <w:rPr>
          <w:sz w:val="24"/>
          <w:szCs w:val="24"/>
        </w:rPr>
      </w:pPr>
      <w:r>
        <w:rPr>
          <w:sz w:val="24"/>
          <w:szCs w:val="24"/>
        </w:rPr>
        <w:t xml:space="preserve">    </w:t>
      </w:r>
      <w:proofErr w:type="gramStart"/>
      <w:r>
        <w:rPr>
          <w:sz w:val="24"/>
          <w:szCs w:val="24"/>
        </w:rPr>
        <w:t>main(</w:t>
      </w:r>
      <w:proofErr w:type="gramEnd"/>
      <w:r>
        <w:rPr>
          <w:sz w:val="24"/>
          <w:szCs w:val="24"/>
        </w:rPr>
        <w:t>)</w:t>
      </w:r>
    </w:p>
    <w:p w14:paraId="3FFB4D07" w14:textId="77777777" w:rsidR="00D63202" w:rsidRDefault="00000000" w:rsidP="006B0D02">
      <w:pPr>
        <w:spacing w:line="400" w:lineRule="exact"/>
        <w:ind w:firstLineChars="200" w:firstLine="420"/>
        <w:rPr>
          <w:rFonts w:ascii="宋体" w:hAnsi="宋体"/>
        </w:rPr>
      </w:pPr>
      <w:r>
        <w:rPr>
          <w:rFonts w:ascii="宋体" w:hAnsi="宋体" w:hint="eastAsia"/>
        </w:rPr>
        <w:t>全局暗色样式通过 _</w:t>
      </w:r>
      <w:proofErr w:type="spellStart"/>
      <w:r>
        <w:rPr>
          <w:rFonts w:ascii="宋体" w:hAnsi="宋体" w:hint="eastAsia"/>
        </w:rPr>
        <w:t>apply_style</w:t>
      </w:r>
      <w:proofErr w:type="spellEnd"/>
      <w:r>
        <w:rPr>
          <w:rFonts w:ascii="宋体" w:hAnsi="宋体" w:hint="eastAsia"/>
        </w:rPr>
        <w:t>(app) 设置（QSS）：</w:t>
      </w:r>
    </w:p>
    <w:p w14:paraId="26C6CC0D" w14:textId="77777777" w:rsidR="00D63202" w:rsidRDefault="00000000" w:rsidP="006B0D02">
      <w:pPr>
        <w:spacing w:line="400" w:lineRule="exact"/>
        <w:ind w:firstLineChars="200" w:firstLine="420"/>
        <w:rPr>
          <w:rFonts w:ascii="宋体" w:hAnsi="宋体"/>
        </w:rPr>
      </w:pPr>
      <w:r>
        <w:rPr>
          <w:rFonts w:ascii="宋体" w:hAnsi="宋体" w:hint="eastAsia"/>
        </w:rPr>
        <w:t xml:space="preserve">整个界面采用 “顶部标题栏 + 下方左右分栏” 的结构 </w:t>
      </w:r>
    </w:p>
    <w:p w14:paraId="338EE5A4" w14:textId="77777777" w:rsidR="00D63202" w:rsidRDefault="00000000">
      <w:pPr>
        <w:pStyle w:val="my"/>
        <w:shd w:val="clear" w:color="auto" w:fill="45B0E1"/>
        <w:rPr>
          <w:sz w:val="24"/>
          <w:szCs w:val="24"/>
        </w:rPr>
      </w:pPr>
      <w:r>
        <w:rPr>
          <w:sz w:val="24"/>
          <w:szCs w:val="24"/>
        </w:rPr>
        <w:t>    def _</w:t>
      </w:r>
      <w:proofErr w:type="spellStart"/>
      <w:r>
        <w:rPr>
          <w:sz w:val="24"/>
          <w:szCs w:val="24"/>
        </w:rPr>
        <w:t>build_ui</w:t>
      </w:r>
      <w:proofErr w:type="spellEnd"/>
      <w:r>
        <w:rPr>
          <w:sz w:val="24"/>
          <w:szCs w:val="24"/>
        </w:rPr>
        <w:t>(self):</w:t>
      </w:r>
    </w:p>
    <w:p w14:paraId="0C0C9308"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player_tabs</w:t>
      </w:r>
      <w:proofErr w:type="spellEnd"/>
      <w:r>
        <w:rPr>
          <w:sz w:val="24"/>
          <w:szCs w:val="24"/>
        </w:rPr>
        <w:t xml:space="preserve"> = </w:t>
      </w:r>
      <w:proofErr w:type="spellStart"/>
      <w:proofErr w:type="gramStart"/>
      <w:r>
        <w:rPr>
          <w:sz w:val="24"/>
          <w:szCs w:val="24"/>
        </w:rPr>
        <w:t>QTabWidget</w:t>
      </w:r>
      <w:proofErr w:type="spellEnd"/>
      <w:r>
        <w:rPr>
          <w:sz w:val="24"/>
          <w:szCs w:val="24"/>
        </w:rPr>
        <w:t>(</w:t>
      </w:r>
      <w:proofErr w:type="gramEnd"/>
      <w:r>
        <w:rPr>
          <w:sz w:val="24"/>
          <w:szCs w:val="24"/>
        </w:rPr>
        <w:t>)</w:t>
      </w:r>
    </w:p>
    <w:p w14:paraId="59715433"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player_</w:t>
      </w:r>
      <w:proofErr w:type="gramStart"/>
      <w:r>
        <w:rPr>
          <w:sz w:val="24"/>
          <w:szCs w:val="24"/>
        </w:rPr>
        <w:t>tabs.addTab</w:t>
      </w:r>
      <w:proofErr w:type="spellEnd"/>
      <w:proofErr w:type="gramEnd"/>
      <w:r>
        <w:rPr>
          <w:sz w:val="24"/>
          <w:szCs w:val="24"/>
        </w:rPr>
        <w:t>(</w:t>
      </w:r>
      <w:proofErr w:type="gramStart"/>
      <w:r>
        <w:rPr>
          <w:sz w:val="24"/>
          <w:szCs w:val="24"/>
        </w:rPr>
        <w:t>self._</w:t>
      </w:r>
      <w:proofErr w:type="spellStart"/>
      <w:proofErr w:type="gramEnd"/>
      <w:r>
        <w:rPr>
          <w:sz w:val="24"/>
          <w:szCs w:val="24"/>
        </w:rPr>
        <w:t>input_player</w:t>
      </w:r>
      <w:proofErr w:type="spellEnd"/>
      <w:r>
        <w:rPr>
          <w:sz w:val="24"/>
          <w:szCs w:val="24"/>
        </w:rPr>
        <w:t>, "</w:t>
      </w:r>
      <w:r>
        <w:rPr>
          <w:sz w:val="24"/>
          <w:szCs w:val="24"/>
        </w:rPr>
        <w:t>输入视频</w:t>
      </w:r>
      <w:r>
        <w:rPr>
          <w:sz w:val="24"/>
          <w:szCs w:val="24"/>
        </w:rPr>
        <w:t>")</w:t>
      </w:r>
    </w:p>
    <w:p w14:paraId="6BB80E81"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player_</w:t>
      </w:r>
      <w:proofErr w:type="gramStart"/>
      <w:r>
        <w:rPr>
          <w:sz w:val="24"/>
          <w:szCs w:val="24"/>
        </w:rPr>
        <w:t>tabs.addTab</w:t>
      </w:r>
      <w:proofErr w:type="spellEnd"/>
      <w:proofErr w:type="gramEnd"/>
      <w:r>
        <w:rPr>
          <w:sz w:val="24"/>
          <w:szCs w:val="24"/>
        </w:rPr>
        <w:t>(</w:t>
      </w:r>
      <w:proofErr w:type="gramStart"/>
      <w:r>
        <w:rPr>
          <w:sz w:val="24"/>
          <w:szCs w:val="24"/>
        </w:rPr>
        <w:t>self._</w:t>
      </w:r>
      <w:proofErr w:type="spellStart"/>
      <w:proofErr w:type="gramEnd"/>
      <w:r>
        <w:rPr>
          <w:sz w:val="24"/>
          <w:szCs w:val="24"/>
        </w:rPr>
        <w:t>preview_player</w:t>
      </w:r>
      <w:proofErr w:type="spellEnd"/>
      <w:r>
        <w:rPr>
          <w:sz w:val="24"/>
          <w:szCs w:val="24"/>
        </w:rPr>
        <w:t>, "</w:t>
      </w:r>
      <w:r>
        <w:rPr>
          <w:sz w:val="24"/>
          <w:szCs w:val="24"/>
        </w:rPr>
        <w:t>检测预览</w:t>
      </w:r>
      <w:r>
        <w:rPr>
          <w:sz w:val="24"/>
          <w:szCs w:val="24"/>
        </w:rPr>
        <w:t>")</w:t>
      </w:r>
    </w:p>
    <w:p w14:paraId="0F114CDF"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player_</w:t>
      </w:r>
      <w:proofErr w:type="gramStart"/>
      <w:r>
        <w:rPr>
          <w:sz w:val="24"/>
          <w:szCs w:val="24"/>
        </w:rPr>
        <w:t>tabs.addTab</w:t>
      </w:r>
      <w:proofErr w:type="spellEnd"/>
      <w:proofErr w:type="gramEnd"/>
      <w:r>
        <w:rPr>
          <w:sz w:val="24"/>
          <w:szCs w:val="24"/>
        </w:rPr>
        <w:t>(</w:t>
      </w:r>
      <w:proofErr w:type="gramStart"/>
      <w:r>
        <w:rPr>
          <w:sz w:val="24"/>
          <w:szCs w:val="24"/>
        </w:rPr>
        <w:t>self._</w:t>
      </w:r>
      <w:proofErr w:type="spellStart"/>
      <w:proofErr w:type="gramEnd"/>
      <w:r>
        <w:rPr>
          <w:sz w:val="24"/>
          <w:szCs w:val="24"/>
        </w:rPr>
        <w:t>output_player</w:t>
      </w:r>
      <w:proofErr w:type="spellEnd"/>
      <w:r>
        <w:rPr>
          <w:sz w:val="24"/>
          <w:szCs w:val="24"/>
        </w:rPr>
        <w:t>, "</w:t>
      </w:r>
      <w:r>
        <w:rPr>
          <w:sz w:val="24"/>
          <w:szCs w:val="24"/>
        </w:rPr>
        <w:t>输出视频</w:t>
      </w:r>
      <w:r>
        <w:rPr>
          <w:sz w:val="24"/>
          <w:szCs w:val="24"/>
        </w:rPr>
        <w:t>")</w:t>
      </w:r>
    </w:p>
    <w:p w14:paraId="25BED0F8"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player_</w:t>
      </w:r>
      <w:proofErr w:type="gramStart"/>
      <w:r>
        <w:rPr>
          <w:sz w:val="24"/>
          <w:szCs w:val="24"/>
        </w:rPr>
        <w:t>tabs.addTab</w:t>
      </w:r>
      <w:proofErr w:type="spellEnd"/>
      <w:proofErr w:type="gramEnd"/>
      <w:r>
        <w:rPr>
          <w:sz w:val="24"/>
          <w:szCs w:val="24"/>
        </w:rPr>
        <w:t>(</w:t>
      </w:r>
      <w:proofErr w:type="gramStart"/>
      <w:r>
        <w:rPr>
          <w:sz w:val="24"/>
          <w:szCs w:val="24"/>
        </w:rPr>
        <w:t>self._</w:t>
      </w:r>
      <w:proofErr w:type="spellStart"/>
      <w:proofErr w:type="gramEnd"/>
      <w:r>
        <w:rPr>
          <w:sz w:val="24"/>
          <w:szCs w:val="24"/>
        </w:rPr>
        <w:t>build_compare_</w:t>
      </w:r>
      <w:proofErr w:type="gramStart"/>
      <w:r>
        <w:rPr>
          <w:sz w:val="24"/>
          <w:szCs w:val="24"/>
        </w:rPr>
        <w:t>view</w:t>
      </w:r>
      <w:proofErr w:type="spellEnd"/>
      <w:r>
        <w:rPr>
          <w:sz w:val="24"/>
          <w:szCs w:val="24"/>
        </w:rPr>
        <w:t>(</w:t>
      </w:r>
      <w:proofErr w:type="gramEnd"/>
      <w:r>
        <w:rPr>
          <w:sz w:val="24"/>
          <w:szCs w:val="24"/>
        </w:rPr>
        <w:t>), "</w:t>
      </w:r>
      <w:r>
        <w:rPr>
          <w:sz w:val="24"/>
          <w:szCs w:val="24"/>
        </w:rPr>
        <w:t>对比</w:t>
      </w:r>
      <w:r>
        <w:rPr>
          <w:sz w:val="24"/>
          <w:szCs w:val="24"/>
        </w:rPr>
        <w:t>")</w:t>
      </w:r>
    </w:p>
    <w:p w14:paraId="24637849" w14:textId="77777777" w:rsidR="00D63202" w:rsidRDefault="00D63202">
      <w:pPr>
        <w:pStyle w:val="my"/>
        <w:shd w:val="clear" w:color="auto" w:fill="45B0E1"/>
        <w:rPr>
          <w:sz w:val="24"/>
          <w:szCs w:val="24"/>
        </w:rPr>
      </w:pPr>
    </w:p>
    <w:p w14:paraId="170A5938" w14:textId="77777777" w:rsidR="00D63202" w:rsidRDefault="00000000">
      <w:pPr>
        <w:pStyle w:val="my"/>
        <w:shd w:val="clear" w:color="auto" w:fill="45B0E1"/>
        <w:rPr>
          <w:sz w:val="24"/>
          <w:szCs w:val="24"/>
        </w:rPr>
      </w:pPr>
      <w:r>
        <w:rPr>
          <w:sz w:val="24"/>
          <w:szCs w:val="24"/>
        </w:rPr>
        <w:t xml:space="preserve">        params = </w:t>
      </w:r>
      <w:proofErr w:type="spellStart"/>
      <w:r>
        <w:rPr>
          <w:sz w:val="24"/>
          <w:szCs w:val="24"/>
        </w:rPr>
        <w:t>QGroupBox</w:t>
      </w:r>
      <w:proofErr w:type="spellEnd"/>
      <w:r>
        <w:rPr>
          <w:sz w:val="24"/>
          <w:szCs w:val="24"/>
        </w:rPr>
        <w:t>("</w:t>
      </w:r>
      <w:r>
        <w:rPr>
          <w:sz w:val="24"/>
          <w:szCs w:val="24"/>
        </w:rPr>
        <w:t>训练分析参数</w:t>
      </w:r>
      <w:r>
        <w:rPr>
          <w:sz w:val="24"/>
          <w:szCs w:val="24"/>
        </w:rPr>
        <w:t>")</w:t>
      </w:r>
    </w:p>
    <w:p w14:paraId="030D84E0" w14:textId="77777777" w:rsidR="00D63202" w:rsidRDefault="00000000">
      <w:pPr>
        <w:pStyle w:val="my"/>
        <w:shd w:val="clear" w:color="auto" w:fill="45B0E1"/>
        <w:rPr>
          <w:sz w:val="24"/>
          <w:szCs w:val="24"/>
        </w:rPr>
      </w:pPr>
      <w:r>
        <w:rPr>
          <w:sz w:val="24"/>
          <w:szCs w:val="24"/>
        </w:rPr>
        <w:t xml:space="preserve">        form = </w:t>
      </w:r>
      <w:proofErr w:type="spellStart"/>
      <w:r>
        <w:rPr>
          <w:sz w:val="24"/>
          <w:szCs w:val="24"/>
        </w:rPr>
        <w:t>QFormLayout</w:t>
      </w:r>
      <w:proofErr w:type="spellEnd"/>
      <w:r>
        <w:rPr>
          <w:sz w:val="24"/>
          <w:szCs w:val="24"/>
        </w:rPr>
        <w:t>(params)</w:t>
      </w:r>
    </w:p>
    <w:p w14:paraId="38AF3C73" w14:textId="77777777" w:rsidR="00D63202" w:rsidRDefault="00000000">
      <w:pPr>
        <w:pStyle w:val="my"/>
        <w:shd w:val="clear" w:color="auto" w:fill="45B0E1"/>
        <w:rPr>
          <w:sz w:val="24"/>
          <w:szCs w:val="24"/>
        </w:rPr>
      </w:pPr>
      <w:r>
        <w:rPr>
          <w:sz w:val="24"/>
          <w:szCs w:val="24"/>
        </w:rPr>
        <w:t xml:space="preserve">        </w:t>
      </w:r>
      <w:proofErr w:type="spellStart"/>
      <w:proofErr w:type="gramStart"/>
      <w:r>
        <w:rPr>
          <w:sz w:val="24"/>
          <w:szCs w:val="24"/>
        </w:rPr>
        <w:t>form.setLabelAlignment</w:t>
      </w:r>
      <w:proofErr w:type="spellEnd"/>
      <w:proofErr w:type="gramEnd"/>
      <w:r>
        <w:rPr>
          <w:sz w:val="24"/>
          <w:szCs w:val="24"/>
        </w:rPr>
        <w:t>(</w:t>
      </w:r>
      <w:proofErr w:type="spellStart"/>
      <w:proofErr w:type="gramStart"/>
      <w:r>
        <w:rPr>
          <w:sz w:val="24"/>
          <w:szCs w:val="24"/>
        </w:rPr>
        <w:t>Qt.AlignRight</w:t>
      </w:r>
      <w:proofErr w:type="spellEnd"/>
      <w:proofErr w:type="gramEnd"/>
      <w:r>
        <w:rPr>
          <w:sz w:val="24"/>
          <w:szCs w:val="24"/>
        </w:rPr>
        <w:t>)</w:t>
      </w:r>
    </w:p>
    <w:p w14:paraId="35AECEAA"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form.addRow</w:t>
      </w:r>
      <w:proofErr w:type="spellEnd"/>
      <w:r>
        <w:rPr>
          <w:sz w:val="24"/>
          <w:szCs w:val="24"/>
        </w:rPr>
        <w:t>("</w:t>
      </w:r>
      <w:r>
        <w:rPr>
          <w:sz w:val="24"/>
          <w:szCs w:val="24"/>
        </w:rPr>
        <w:t>视频路径</w:t>
      </w:r>
      <w:r>
        <w:rPr>
          <w:sz w:val="24"/>
          <w:szCs w:val="24"/>
        </w:rPr>
        <w:t>", self._</w:t>
      </w:r>
      <w:proofErr w:type="spellStart"/>
      <w:r>
        <w:rPr>
          <w:sz w:val="24"/>
          <w:szCs w:val="24"/>
        </w:rPr>
        <w:t>video_path_edit</w:t>
      </w:r>
      <w:proofErr w:type="spellEnd"/>
      <w:r>
        <w:rPr>
          <w:sz w:val="24"/>
          <w:szCs w:val="24"/>
        </w:rPr>
        <w:t>)</w:t>
      </w:r>
    </w:p>
    <w:p w14:paraId="0E3B13CC"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form.addRow</w:t>
      </w:r>
      <w:proofErr w:type="spellEnd"/>
      <w:r>
        <w:rPr>
          <w:sz w:val="24"/>
          <w:szCs w:val="24"/>
        </w:rPr>
        <w:t>("</w:t>
      </w:r>
      <w:r>
        <w:rPr>
          <w:sz w:val="24"/>
          <w:szCs w:val="24"/>
        </w:rPr>
        <w:t>输出目录</w:t>
      </w:r>
      <w:r>
        <w:rPr>
          <w:sz w:val="24"/>
          <w:szCs w:val="24"/>
        </w:rPr>
        <w:t>", self._</w:t>
      </w:r>
      <w:proofErr w:type="spellStart"/>
      <w:r>
        <w:rPr>
          <w:sz w:val="24"/>
          <w:szCs w:val="24"/>
        </w:rPr>
        <w:t>result_dir_edit</w:t>
      </w:r>
      <w:proofErr w:type="spellEnd"/>
      <w:r>
        <w:rPr>
          <w:sz w:val="24"/>
          <w:szCs w:val="24"/>
        </w:rPr>
        <w:t>)</w:t>
      </w:r>
    </w:p>
    <w:p w14:paraId="0B7329E4"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form.addRow</w:t>
      </w:r>
      <w:proofErr w:type="spellEnd"/>
      <w:r>
        <w:rPr>
          <w:sz w:val="24"/>
          <w:szCs w:val="24"/>
        </w:rPr>
        <w:t>("</w:t>
      </w:r>
      <w:r>
        <w:rPr>
          <w:sz w:val="24"/>
          <w:szCs w:val="24"/>
        </w:rPr>
        <w:t>设备</w:t>
      </w:r>
      <w:r>
        <w:rPr>
          <w:sz w:val="24"/>
          <w:szCs w:val="24"/>
        </w:rPr>
        <w:t>", self._</w:t>
      </w:r>
      <w:proofErr w:type="spellStart"/>
      <w:r>
        <w:rPr>
          <w:sz w:val="24"/>
          <w:szCs w:val="24"/>
        </w:rPr>
        <w:t>device_combo</w:t>
      </w:r>
      <w:proofErr w:type="spellEnd"/>
      <w:r>
        <w:rPr>
          <w:sz w:val="24"/>
          <w:szCs w:val="24"/>
        </w:rPr>
        <w:t>)</w:t>
      </w:r>
    </w:p>
    <w:p w14:paraId="5C1ACCD2"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form.addRow</w:t>
      </w:r>
      <w:proofErr w:type="spellEnd"/>
      <w:r>
        <w:rPr>
          <w:sz w:val="24"/>
          <w:szCs w:val="24"/>
        </w:rPr>
        <w:t xml:space="preserve">("Pose </w:t>
      </w:r>
      <w:r>
        <w:rPr>
          <w:sz w:val="24"/>
          <w:szCs w:val="24"/>
        </w:rPr>
        <w:t>模型</w:t>
      </w:r>
      <w:r>
        <w:rPr>
          <w:sz w:val="24"/>
          <w:szCs w:val="24"/>
        </w:rPr>
        <w:t>", self._</w:t>
      </w:r>
      <w:proofErr w:type="spellStart"/>
      <w:r>
        <w:rPr>
          <w:sz w:val="24"/>
          <w:szCs w:val="24"/>
        </w:rPr>
        <w:t>pose_model_combo</w:t>
      </w:r>
      <w:proofErr w:type="spellEnd"/>
      <w:r>
        <w:rPr>
          <w:sz w:val="24"/>
          <w:szCs w:val="24"/>
        </w:rPr>
        <w:t>)</w:t>
      </w:r>
    </w:p>
    <w:p w14:paraId="0B306896" w14:textId="77777777" w:rsidR="00D63202" w:rsidRDefault="00000000">
      <w:pPr>
        <w:pStyle w:val="my"/>
        <w:shd w:val="clear" w:color="auto" w:fill="45B0E1"/>
        <w:rPr>
          <w:sz w:val="24"/>
          <w:szCs w:val="24"/>
        </w:rPr>
      </w:pPr>
      <w:r>
        <w:rPr>
          <w:sz w:val="24"/>
          <w:szCs w:val="24"/>
        </w:rPr>
        <w:t xml:space="preserve">        </w:t>
      </w:r>
      <w:proofErr w:type="spellStart"/>
      <w:proofErr w:type="gramStart"/>
      <w:r>
        <w:rPr>
          <w:sz w:val="24"/>
          <w:szCs w:val="24"/>
        </w:rPr>
        <w:t>form.addRow</w:t>
      </w:r>
      <w:proofErr w:type="spellEnd"/>
      <w:proofErr w:type="gramEnd"/>
      <w:r>
        <w:rPr>
          <w:sz w:val="24"/>
          <w:szCs w:val="24"/>
        </w:rPr>
        <w:t xml:space="preserve">("", </w:t>
      </w:r>
      <w:proofErr w:type="gramStart"/>
      <w:r>
        <w:rPr>
          <w:sz w:val="24"/>
          <w:szCs w:val="24"/>
        </w:rPr>
        <w:t>self._</w:t>
      </w:r>
      <w:proofErr w:type="spellStart"/>
      <w:proofErr w:type="gramEnd"/>
      <w:r>
        <w:rPr>
          <w:sz w:val="24"/>
          <w:szCs w:val="24"/>
        </w:rPr>
        <w:t>use_court_cb</w:t>
      </w:r>
      <w:proofErr w:type="spellEnd"/>
      <w:r>
        <w:rPr>
          <w:sz w:val="24"/>
          <w:szCs w:val="24"/>
        </w:rPr>
        <w:t>)</w:t>
      </w:r>
    </w:p>
    <w:p w14:paraId="5B29033B"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form.addRow</w:t>
      </w:r>
      <w:proofErr w:type="spellEnd"/>
      <w:r>
        <w:rPr>
          <w:sz w:val="24"/>
          <w:szCs w:val="24"/>
        </w:rPr>
        <w:t>("</w:t>
      </w:r>
      <w:proofErr w:type="spellStart"/>
      <w:r>
        <w:rPr>
          <w:sz w:val="24"/>
          <w:szCs w:val="24"/>
        </w:rPr>
        <w:t>TrackNet</w:t>
      </w:r>
      <w:proofErr w:type="spellEnd"/>
      <w:r>
        <w:rPr>
          <w:sz w:val="24"/>
          <w:szCs w:val="24"/>
        </w:rPr>
        <w:t xml:space="preserve"> </w:t>
      </w:r>
      <w:r>
        <w:rPr>
          <w:sz w:val="24"/>
          <w:szCs w:val="24"/>
        </w:rPr>
        <w:t>权重</w:t>
      </w:r>
      <w:r>
        <w:rPr>
          <w:sz w:val="24"/>
          <w:szCs w:val="24"/>
        </w:rPr>
        <w:t>", self._</w:t>
      </w:r>
      <w:proofErr w:type="spellStart"/>
      <w:r>
        <w:rPr>
          <w:sz w:val="24"/>
          <w:szCs w:val="24"/>
        </w:rPr>
        <w:t>model_path_edit</w:t>
      </w:r>
      <w:proofErr w:type="spellEnd"/>
      <w:r>
        <w:rPr>
          <w:sz w:val="24"/>
          <w:szCs w:val="24"/>
        </w:rPr>
        <w:t>)</w:t>
      </w:r>
    </w:p>
    <w:p w14:paraId="4F6DC5E0"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form.addRow</w:t>
      </w:r>
      <w:proofErr w:type="spellEnd"/>
      <w:r>
        <w:rPr>
          <w:sz w:val="24"/>
          <w:szCs w:val="24"/>
        </w:rPr>
        <w:t>("</w:t>
      </w:r>
      <w:r>
        <w:rPr>
          <w:sz w:val="24"/>
          <w:szCs w:val="24"/>
        </w:rPr>
        <w:t>球场模型</w:t>
      </w:r>
      <w:r>
        <w:rPr>
          <w:sz w:val="24"/>
          <w:szCs w:val="24"/>
        </w:rPr>
        <w:t>", self._</w:t>
      </w:r>
      <w:proofErr w:type="spellStart"/>
      <w:r>
        <w:rPr>
          <w:sz w:val="24"/>
          <w:szCs w:val="24"/>
        </w:rPr>
        <w:t>court_model_edit</w:t>
      </w:r>
      <w:proofErr w:type="spellEnd"/>
      <w:r>
        <w:rPr>
          <w:sz w:val="24"/>
          <w:szCs w:val="24"/>
        </w:rPr>
        <w:t>)</w:t>
      </w:r>
    </w:p>
    <w:p w14:paraId="414CFB3D"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form.addRow</w:t>
      </w:r>
      <w:proofErr w:type="spellEnd"/>
      <w:r>
        <w:rPr>
          <w:sz w:val="24"/>
          <w:szCs w:val="24"/>
        </w:rPr>
        <w:t>("</w:t>
      </w:r>
      <w:r>
        <w:rPr>
          <w:sz w:val="24"/>
          <w:szCs w:val="24"/>
        </w:rPr>
        <w:t>球网模型</w:t>
      </w:r>
      <w:r>
        <w:rPr>
          <w:sz w:val="24"/>
          <w:szCs w:val="24"/>
        </w:rPr>
        <w:t>", self._</w:t>
      </w:r>
      <w:proofErr w:type="spellStart"/>
      <w:r>
        <w:rPr>
          <w:sz w:val="24"/>
          <w:szCs w:val="24"/>
        </w:rPr>
        <w:t>net_model_edit</w:t>
      </w:r>
      <w:proofErr w:type="spellEnd"/>
      <w:r>
        <w:rPr>
          <w:sz w:val="24"/>
          <w:szCs w:val="24"/>
        </w:rPr>
        <w:t>)</w:t>
      </w:r>
    </w:p>
    <w:p w14:paraId="414F3D55"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form.addRow</w:t>
      </w:r>
      <w:proofErr w:type="spellEnd"/>
      <w:r>
        <w:rPr>
          <w:sz w:val="24"/>
          <w:szCs w:val="24"/>
        </w:rPr>
        <w:t>("</w:t>
      </w:r>
      <w:r>
        <w:rPr>
          <w:sz w:val="24"/>
          <w:szCs w:val="24"/>
        </w:rPr>
        <w:t>输入帧数</w:t>
      </w:r>
      <w:r>
        <w:rPr>
          <w:sz w:val="24"/>
          <w:szCs w:val="24"/>
        </w:rPr>
        <w:t>", self._</w:t>
      </w:r>
      <w:proofErr w:type="spellStart"/>
      <w:r>
        <w:rPr>
          <w:sz w:val="24"/>
          <w:szCs w:val="24"/>
        </w:rPr>
        <w:t>num_frames_spin</w:t>
      </w:r>
      <w:proofErr w:type="spellEnd"/>
      <w:r>
        <w:rPr>
          <w:sz w:val="24"/>
          <w:szCs w:val="24"/>
        </w:rPr>
        <w:t>)</w:t>
      </w:r>
    </w:p>
    <w:p w14:paraId="17F0CE7B"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form.addRow</w:t>
      </w:r>
      <w:proofErr w:type="spellEnd"/>
      <w:r>
        <w:rPr>
          <w:sz w:val="24"/>
          <w:szCs w:val="24"/>
        </w:rPr>
        <w:t>("</w:t>
      </w:r>
      <w:r>
        <w:rPr>
          <w:sz w:val="24"/>
          <w:szCs w:val="24"/>
        </w:rPr>
        <w:t>检测阈值</w:t>
      </w:r>
      <w:r>
        <w:rPr>
          <w:sz w:val="24"/>
          <w:szCs w:val="24"/>
        </w:rPr>
        <w:t>", self._</w:t>
      </w:r>
      <w:proofErr w:type="spellStart"/>
      <w:r>
        <w:rPr>
          <w:sz w:val="24"/>
          <w:szCs w:val="24"/>
        </w:rPr>
        <w:t>threshold_spin</w:t>
      </w:r>
      <w:proofErr w:type="spellEnd"/>
      <w:r>
        <w:rPr>
          <w:sz w:val="24"/>
          <w:szCs w:val="24"/>
        </w:rPr>
        <w:t>)</w:t>
      </w:r>
    </w:p>
    <w:p w14:paraId="0C2E0E0B"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form.addRow</w:t>
      </w:r>
      <w:proofErr w:type="spellEnd"/>
      <w:r>
        <w:rPr>
          <w:sz w:val="24"/>
          <w:szCs w:val="24"/>
        </w:rPr>
        <w:t>("</w:t>
      </w:r>
      <w:r>
        <w:rPr>
          <w:sz w:val="24"/>
          <w:szCs w:val="24"/>
        </w:rPr>
        <w:t>轨迹长度</w:t>
      </w:r>
      <w:r>
        <w:rPr>
          <w:sz w:val="24"/>
          <w:szCs w:val="24"/>
        </w:rPr>
        <w:t>", self._</w:t>
      </w:r>
      <w:proofErr w:type="spellStart"/>
      <w:r>
        <w:rPr>
          <w:sz w:val="24"/>
          <w:szCs w:val="24"/>
        </w:rPr>
        <w:t>traj_len_spin</w:t>
      </w:r>
      <w:proofErr w:type="spellEnd"/>
      <w:r>
        <w:rPr>
          <w:sz w:val="24"/>
          <w:szCs w:val="24"/>
        </w:rPr>
        <w:t>)</w:t>
      </w:r>
    </w:p>
    <w:p w14:paraId="5DDD68CD"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form.addRow</w:t>
      </w:r>
      <w:proofErr w:type="spellEnd"/>
      <w:r>
        <w:rPr>
          <w:sz w:val="24"/>
          <w:szCs w:val="24"/>
        </w:rPr>
        <w:t>("</w:t>
      </w:r>
      <w:r>
        <w:rPr>
          <w:sz w:val="24"/>
          <w:szCs w:val="24"/>
        </w:rPr>
        <w:t>球场检测间隔</w:t>
      </w:r>
      <w:r>
        <w:rPr>
          <w:sz w:val="24"/>
          <w:szCs w:val="24"/>
        </w:rPr>
        <w:t>", self._</w:t>
      </w:r>
      <w:proofErr w:type="spellStart"/>
      <w:r>
        <w:rPr>
          <w:sz w:val="24"/>
          <w:szCs w:val="24"/>
        </w:rPr>
        <w:t>court_interval_spin</w:t>
      </w:r>
      <w:proofErr w:type="spellEnd"/>
      <w:r>
        <w:rPr>
          <w:sz w:val="24"/>
          <w:szCs w:val="24"/>
        </w:rPr>
        <w:t>)</w:t>
      </w:r>
    </w:p>
    <w:p w14:paraId="120A7224"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form.addRow</w:t>
      </w:r>
      <w:proofErr w:type="spellEnd"/>
      <w:r>
        <w:rPr>
          <w:sz w:val="24"/>
          <w:szCs w:val="24"/>
        </w:rPr>
        <w:t>("</w:t>
      </w:r>
      <w:r>
        <w:rPr>
          <w:sz w:val="24"/>
          <w:szCs w:val="24"/>
        </w:rPr>
        <w:t>预览抽样间隔</w:t>
      </w:r>
      <w:r>
        <w:rPr>
          <w:sz w:val="24"/>
          <w:szCs w:val="24"/>
        </w:rPr>
        <w:t>", self._</w:t>
      </w:r>
      <w:proofErr w:type="spellStart"/>
      <w:r>
        <w:rPr>
          <w:sz w:val="24"/>
          <w:szCs w:val="24"/>
        </w:rPr>
        <w:t>emit_every_spin</w:t>
      </w:r>
      <w:proofErr w:type="spellEnd"/>
      <w:r>
        <w:rPr>
          <w:sz w:val="24"/>
          <w:szCs w:val="24"/>
        </w:rPr>
        <w:t>)</w:t>
      </w:r>
    </w:p>
    <w:p w14:paraId="35C9979C"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form.addRow</w:t>
      </w:r>
      <w:proofErr w:type="spellEnd"/>
      <w:r>
        <w:rPr>
          <w:sz w:val="24"/>
          <w:szCs w:val="24"/>
        </w:rPr>
        <w:t>("</w:t>
      </w:r>
      <w:r>
        <w:rPr>
          <w:sz w:val="24"/>
          <w:szCs w:val="24"/>
        </w:rPr>
        <w:t>合成预览抽样</w:t>
      </w:r>
      <w:r>
        <w:rPr>
          <w:sz w:val="24"/>
          <w:szCs w:val="24"/>
        </w:rPr>
        <w:t>", self._</w:t>
      </w:r>
      <w:proofErr w:type="spellStart"/>
      <w:r>
        <w:rPr>
          <w:sz w:val="24"/>
          <w:szCs w:val="24"/>
        </w:rPr>
        <w:t>viz_emit_every_spin</w:t>
      </w:r>
      <w:proofErr w:type="spellEnd"/>
      <w:r>
        <w:rPr>
          <w:sz w:val="24"/>
          <w:szCs w:val="24"/>
        </w:rPr>
        <w:t>)</w:t>
      </w:r>
    </w:p>
    <w:p w14:paraId="11CA0EEC" w14:textId="77777777" w:rsidR="00D63202" w:rsidRDefault="00D63202">
      <w:pPr>
        <w:pStyle w:val="my"/>
        <w:shd w:val="clear" w:color="auto" w:fill="45B0E1"/>
        <w:rPr>
          <w:sz w:val="24"/>
          <w:szCs w:val="24"/>
        </w:rPr>
      </w:pPr>
    </w:p>
    <w:p w14:paraId="0FAB1FA5" w14:textId="77777777" w:rsidR="00D63202" w:rsidRDefault="00000000">
      <w:pPr>
        <w:pStyle w:val="my"/>
        <w:shd w:val="clear" w:color="auto" w:fill="45B0E1"/>
        <w:rPr>
          <w:sz w:val="24"/>
          <w:szCs w:val="24"/>
        </w:rPr>
      </w:pPr>
      <w:r>
        <w:rPr>
          <w:sz w:val="24"/>
          <w:szCs w:val="24"/>
        </w:rPr>
        <w:t xml:space="preserve">        buttons = </w:t>
      </w:r>
      <w:proofErr w:type="spellStart"/>
      <w:proofErr w:type="gramStart"/>
      <w:r>
        <w:rPr>
          <w:sz w:val="24"/>
          <w:szCs w:val="24"/>
        </w:rPr>
        <w:t>QHBoxLayout</w:t>
      </w:r>
      <w:proofErr w:type="spellEnd"/>
      <w:r>
        <w:rPr>
          <w:sz w:val="24"/>
          <w:szCs w:val="24"/>
        </w:rPr>
        <w:t>(</w:t>
      </w:r>
      <w:proofErr w:type="gramEnd"/>
      <w:r>
        <w:rPr>
          <w:sz w:val="24"/>
          <w:szCs w:val="24"/>
        </w:rPr>
        <w:t>)</w:t>
      </w:r>
    </w:p>
    <w:p w14:paraId="32E9C15A" w14:textId="77777777" w:rsidR="00D63202" w:rsidRDefault="00000000">
      <w:pPr>
        <w:pStyle w:val="my"/>
        <w:shd w:val="clear" w:color="auto" w:fill="45B0E1"/>
        <w:rPr>
          <w:sz w:val="24"/>
          <w:szCs w:val="24"/>
        </w:rPr>
      </w:pPr>
      <w:r>
        <w:rPr>
          <w:sz w:val="24"/>
          <w:szCs w:val="24"/>
        </w:rPr>
        <w:t xml:space="preserve">        </w:t>
      </w:r>
      <w:proofErr w:type="spellStart"/>
      <w:proofErr w:type="gramStart"/>
      <w:r>
        <w:rPr>
          <w:sz w:val="24"/>
          <w:szCs w:val="24"/>
        </w:rPr>
        <w:t>buttons.addWidget</w:t>
      </w:r>
      <w:proofErr w:type="spellEnd"/>
      <w:proofErr w:type="gramEnd"/>
      <w:r>
        <w:rPr>
          <w:sz w:val="24"/>
          <w:szCs w:val="24"/>
        </w:rPr>
        <w:t>(</w:t>
      </w:r>
      <w:proofErr w:type="gramStart"/>
      <w:r>
        <w:rPr>
          <w:sz w:val="24"/>
          <w:szCs w:val="24"/>
        </w:rPr>
        <w:t>self._</w:t>
      </w:r>
      <w:proofErr w:type="spellStart"/>
      <w:proofErr w:type="gramEnd"/>
      <w:r>
        <w:rPr>
          <w:sz w:val="24"/>
          <w:szCs w:val="24"/>
        </w:rPr>
        <w:t>open_video_btn</w:t>
      </w:r>
      <w:proofErr w:type="spellEnd"/>
      <w:r>
        <w:rPr>
          <w:sz w:val="24"/>
          <w:szCs w:val="24"/>
        </w:rPr>
        <w:t>)</w:t>
      </w:r>
    </w:p>
    <w:p w14:paraId="4CAB6D51" w14:textId="77777777" w:rsidR="00D63202" w:rsidRDefault="00000000">
      <w:pPr>
        <w:pStyle w:val="my"/>
        <w:shd w:val="clear" w:color="auto" w:fill="45B0E1"/>
        <w:rPr>
          <w:sz w:val="24"/>
          <w:szCs w:val="24"/>
        </w:rPr>
      </w:pPr>
      <w:r>
        <w:rPr>
          <w:sz w:val="24"/>
          <w:szCs w:val="24"/>
        </w:rPr>
        <w:t xml:space="preserve">        </w:t>
      </w:r>
      <w:proofErr w:type="spellStart"/>
      <w:proofErr w:type="gramStart"/>
      <w:r>
        <w:rPr>
          <w:sz w:val="24"/>
          <w:szCs w:val="24"/>
        </w:rPr>
        <w:t>buttons.addWidget</w:t>
      </w:r>
      <w:proofErr w:type="spellEnd"/>
      <w:proofErr w:type="gramEnd"/>
      <w:r>
        <w:rPr>
          <w:sz w:val="24"/>
          <w:szCs w:val="24"/>
        </w:rPr>
        <w:t>(</w:t>
      </w:r>
      <w:proofErr w:type="gramStart"/>
      <w:r>
        <w:rPr>
          <w:sz w:val="24"/>
          <w:szCs w:val="24"/>
        </w:rPr>
        <w:t>self._</w:t>
      </w:r>
      <w:proofErr w:type="spellStart"/>
      <w:proofErr w:type="gramEnd"/>
      <w:r>
        <w:rPr>
          <w:sz w:val="24"/>
          <w:szCs w:val="24"/>
        </w:rPr>
        <w:t>run_btn</w:t>
      </w:r>
      <w:proofErr w:type="spellEnd"/>
      <w:r>
        <w:rPr>
          <w:sz w:val="24"/>
          <w:szCs w:val="24"/>
        </w:rPr>
        <w:t>)</w:t>
      </w:r>
    </w:p>
    <w:p w14:paraId="678D8B2C" w14:textId="77777777" w:rsidR="00D63202" w:rsidRDefault="00000000">
      <w:pPr>
        <w:pStyle w:val="my"/>
        <w:shd w:val="clear" w:color="auto" w:fill="45B0E1"/>
        <w:rPr>
          <w:sz w:val="24"/>
          <w:szCs w:val="24"/>
        </w:rPr>
      </w:pPr>
      <w:r>
        <w:rPr>
          <w:sz w:val="24"/>
          <w:szCs w:val="24"/>
        </w:rPr>
        <w:t xml:space="preserve">        </w:t>
      </w:r>
      <w:proofErr w:type="spellStart"/>
      <w:proofErr w:type="gramStart"/>
      <w:r>
        <w:rPr>
          <w:sz w:val="24"/>
          <w:szCs w:val="24"/>
        </w:rPr>
        <w:t>buttons.addWidget</w:t>
      </w:r>
      <w:proofErr w:type="spellEnd"/>
      <w:proofErr w:type="gramEnd"/>
      <w:r>
        <w:rPr>
          <w:sz w:val="24"/>
          <w:szCs w:val="24"/>
        </w:rPr>
        <w:t>(</w:t>
      </w:r>
      <w:proofErr w:type="gramStart"/>
      <w:r>
        <w:rPr>
          <w:sz w:val="24"/>
          <w:szCs w:val="24"/>
        </w:rPr>
        <w:t>self._</w:t>
      </w:r>
      <w:proofErr w:type="spellStart"/>
      <w:proofErr w:type="gramEnd"/>
      <w:r>
        <w:rPr>
          <w:sz w:val="24"/>
          <w:szCs w:val="24"/>
        </w:rPr>
        <w:t>stop_btn</w:t>
      </w:r>
      <w:proofErr w:type="spellEnd"/>
      <w:r>
        <w:rPr>
          <w:sz w:val="24"/>
          <w:szCs w:val="24"/>
        </w:rPr>
        <w:t>)</w:t>
      </w:r>
    </w:p>
    <w:p w14:paraId="3C211384" w14:textId="77777777" w:rsidR="00D63202" w:rsidRDefault="00000000">
      <w:pPr>
        <w:pStyle w:val="my"/>
        <w:shd w:val="clear" w:color="auto" w:fill="45B0E1"/>
        <w:rPr>
          <w:sz w:val="24"/>
          <w:szCs w:val="24"/>
        </w:rPr>
      </w:pPr>
      <w:r>
        <w:rPr>
          <w:sz w:val="24"/>
          <w:szCs w:val="24"/>
        </w:rPr>
        <w:t xml:space="preserve">        </w:t>
      </w:r>
      <w:proofErr w:type="spellStart"/>
      <w:proofErr w:type="gramStart"/>
      <w:r>
        <w:rPr>
          <w:sz w:val="24"/>
          <w:szCs w:val="24"/>
        </w:rPr>
        <w:t>buttons.addWidget</w:t>
      </w:r>
      <w:proofErr w:type="spellEnd"/>
      <w:proofErr w:type="gramEnd"/>
      <w:r>
        <w:rPr>
          <w:sz w:val="24"/>
          <w:szCs w:val="24"/>
        </w:rPr>
        <w:t>(</w:t>
      </w:r>
      <w:proofErr w:type="gramStart"/>
      <w:r>
        <w:rPr>
          <w:sz w:val="24"/>
          <w:szCs w:val="24"/>
        </w:rPr>
        <w:t>self._</w:t>
      </w:r>
      <w:proofErr w:type="spellStart"/>
      <w:proofErr w:type="gramEnd"/>
      <w:r>
        <w:rPr>
          <w:sz w:val="24"/>
          <w:szCs w:val="24"/>
        </w:rPr>
        <w:t>open_output_btn</w:t>
      </w:r>
      <w:proofErr w:type="spellEnd"/>
      <w:r>
        <w:rPr>
          <w:sz w:val="24"/>
          <w:szCs w:val="24"/>
        </w:rPr>
        <w:t>)</w:t>
      </w:r>
    </w:p>
    <w:p w14:paraId="5BF68472" w14:textId="77777777" w:rsidR="00D63202" w:rsidRDefault="00D63202">
      <w:pPr>
        <w:pStyle w:val="my"/>
        <w:shd w:val="clear" w:color="auto" w:fill="45B0E1"/>
        <w:rPr>
          <w:sz w:val="24"/>
          <w:szCs w:val="24"/>
        </w:rPr>
      </w:pPr>
    </w:p>
    <w:p w14:paraId="1B43ECEC"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status_box</w:t>
      </w:r>
      <w:proofErr w:type="spellEnd"/>
      <w:r>
        <w:rPr>
          <w:sz w:val="24"/>
          <w:szCs w:val="24"/>
        </w:rPr>
        <w:t xml:space="preserve"> = </w:t>
      </w:r>
      <w:proofErr w:type="spellStart"/>
      <w:r>
        <w:rPr>
          <w:sz w:val="24"/>
          <w:szCs w:val="24"/>
        </w:rPr>
        <w:t>QGroupBox</w:t>
      </w:r>
      <w:proofErr w:type="spellEnd"/>
      <w:r>
        <w:rPr>
          <w:sz w:val="24"/>
          <w:szCs w:val="24"/>
        </w:rPr>
        <w:t>("</w:t>
      </w:r>
      <w:r>
        <w:rPr>
          <w:sz w:val="24"/>
          <w:szCs w:val="24"/>
        </w:rPr>
        <w:t>运行状态</w:t>
      </w:r>
      <w:r>
        <w:rPr>
          <w:sz w:val="24"/>
          <w:szCs w:val="24"/>
        </w:rPr>
        <w:t>")</w:t>
      </w:r>
    </w:p>
    <w:p w14:paraId="17E4D59B"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status_layout</w:t>
      </w:r>
      <w:proofErr w:type="spellEnd"/>
      <w:r>
        <w:rPr>
          <w:sz w:val="24"/>
          <w:szCs w:val="24"/>
        </w:rPr>
        <w:t xml:space="preserve"> = </w:t>
      </w:r>
      <w:proofErr w:type="spellStart"/>
      <w:r>
        <w:rPr>
          <w:sz w:val="24"/>
          <w:szCs w:val="24"/>
        </w:rPr>
        <w:t>QVBoxLayout</w:t>
      </w:r>
      <w:proofErr w:type="spellEnd"/>
      <w:r>
        <w:rPr>
          <w:sz w:val="24"/>
          <w:szCs w:val="24"/>
        </w:rPr>
        <w:t>(</w:t>
      </w:r>
      <w:proofErr w:type="spellStart"/>
      <w:r>
        <w:rPr>
          <w:sz w:val="24"/>
          <w:szCs w:val="24"/>
        </w:rPr>
        <w:t>status_box</w:t>
      </w:r>
      <w:proofErr w:type="spellEnd"/>
      <w:r>
        <w:rPr>
          <w:sz w:val="24"/>
          <w:szCs w:val="24"/>
        </w:rPr>
        <w:t>)</w:t>
      </w:r>
    </w:p>
    <w:p w14:paraId="40E353CE" w14:textId="77777777" w:rsidR="00D63202" w:rsidRDefault="00000000">
      <w:pPr>
        <w:pStyle w:val="my"/>
        <w:shd w:val="clear" w:color="auto" w:fill="45B0E1"/>
        <w:rPr>
          <w:sz w:val="24"/>
          <w:szCs w:val="24"/>
        </w:rPr>
      </w:pPr>
      <w:r>
        <w:rPr>
          <w:sz w:val="24"/>
          <w:szCs w:val="24"/>
        </w:rPr>
        <w:t xml:space="preserve">        row1 = </w:t>
      </w:r>
      <w:proofErr w:type="spellStart"/>
      <w:proofErr w:type="gramStart"/>
      <w:r>
        <w:rPr>
          <w:sz w:val="24"/>
          <w:szCs w:val="24"/>
        </w:rPr>
        <w:t>QHBoxLayout</w:t>
      </w:r>
      <w:proofErr w:type="spellEnd"/>
      <w:r>
        <w:rPr>
          <w:sz w:val="24"/>
          <w:szCs w:val="24"/>
        </w:rPr>
        <w:t>(</w:t>
      </w:r>
      <w:proofErr w:type="gramEnd"/>
      <w:r>
        <w:rPr>
          <w:sz w:val="24"/>
          <w:szCs w:val="24"/>
        </w:rPr>
        <w:t>)</w:t>
      </w:r>
    </w:p>
    <w:p w14:paraId="6C12DE06" w14:textId="77777777" w:rsidR="00D63202" w:rsidRDefault="00000000">
      <w:pPr>
        <w:pStyle w:val="my"/>
        <w:shd w:val="clear" w:color="auto" w:fill="45B0E1"/>
        <w:rPr>
          <w:sz w:val="24"/>
          <w:szCs w:val="24"/>
        </w:rPr>
      </w:pPr>
      <w:r>
        <w:rPr>
          <w:sz w:val="24"/>
          <w:szCs w:val="24"/>
        </w:rPr>
        <w:t>        row1.addWidget(</w:t>
      </w:r>
      <w:proofErr w:type="spellStart"/>
      <w:r>
        <w:rPr>
          <w:sz w:val="24"/>
          <w:szCs w:val="24"/>
        </w:rPr>
        <w:t>QLabel</w:t>
      </w:r>
      <w:proofErr w:type="spellEnd"/>
      <w:r>
        <w:rPr>
          <w:sz w:val="24"/>
          <w:szCs w:val="24"/>
        </w:rPr>
        <w:t>("</w:t>
      </w:r>
      <w:r>
        <w:rPr>
          <w:sz w:val="24"/>
          <w:szCs w:val="24"/>
        </w:rPr>
        <w:t>当前步骤</w:t>
      </w:r>
      <w:r>
        <w:rPr>
          <w:sz w:val="24"/>
          <w:szCs w:val="24"/>
        </w:rPr>
        <w:t>:"))</w:t>
      </w:r>
    </w:p>
    <w:p w14:paraId="2ADC845E" w14:textId="77777777" w:rsidR="00D63202" w:rsidRDefault="00000000">
      <w:pPr>
        <w:pStyle w:val="my"/>
        <w:shd w:val="clear" w:color="auto" w:fill="45B0E1"/>
        <w:rPr>
          <w:sz w:val="24"/>
          <w:szCs w:val="24"/>
        </w:rPr>
      </w:pPr>
      <w:r>
        <w:rPr>
          <w:sz w:val="24"/>
          <w:szCs w:val="24"/>
        </w:rPr>
        <w:t>        row1.addWidget(</w:t>
      </w:r>
      <w:proofErr w:type="gramStart"/>
      <w:r>
        <w:rPr>
          <w:sz w:val="24"/>
          <w:szCs w:val="24"/>
        </w:rPr>
        <w:t>self._</w:t>
      </w:r>
      <w:proofErr w:type="spellStart"/>
      <w:proofErr w:type="gramEnd"/>
      <w:r>
        <w:rPr>
          <w:sz w:val="24"/>
          <w:szCs w:val="24"/>
        </w:rPr>
        <w:t>status_step</w:t>
      </w:r>
      <w:proofErr w:type="spellEnd"/>
      <w:r>
        <w:rPr>
          <w:sz w:val="24"/>
          <w:szCs w:val="24"/>
        </w:rPr>
        <w:t>, 1)</w:t>
      </w:r>
    </w:p>
    <w:p w14:paraId="68CECB1C" w14:textId="77777777" w:rsidR="00D63202" w:rsidRDefault="00000000">
      <w:pPr>
        <w:pStyle w:val="my"/>
        <w:shd w:val="clear" w:color="auto" w:fill="45B0E1"/>
        <w:rPr>
          <w:sz w:val="24"/>
          <w:szCs w:val="24"/>
        </w:rPr>
      </w:pPr>
      <w:r>
        <w:rPr>
          <w:sz w:val="24"/>
          <w:szCs w:val="24"/>
        </w:rPr>
        <w:t>        row1.addWidget(</w:t>
      </w:r>
      <w:proofErr w:type="gramStart"/>
      <w:r>
        <w:rPr>
          <w:sz w:val="24"/>
          <w:szCs w:val="24"/>
        </w:rPr>
        <w:t>self._</w:t>
      </w:r>
      <w:proofErr w:type="spellStart"/>
      <w:proofErr w:type="gramEnd"/>
      <w:r>
        <w:rPr>
          <w:sz w:val="24"/>
          <w:szCs w:val="24"/>
        </w:rPr>
        <w:t>overall_label</w:t>
      </w:r>
      <w:proofErr w:type="spellEnd"/>
      <w:r>
        <w:rPr>
          <w:sz w:val="24"/>
          <w:szCs w:val="24"/>
        </w:rPr>
        <w:t>)</w:t>
      </w:r>
    </w:p>
    <w:p w14:paraId="6052DD84"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status_</w:t>
      </w:r>
      <w:proofErr w:type="gramStart"/>
      <w:r>
        <w:rPr>
          <w:sz w:val="24"/>
          <w:szCs w:val="24"/>
        </w:rPr>
        <w:t>layout.addLayout</w:t>
      </w:r>
      <w:proofErr w:type="spellEnd"/>
      <w:proofErr w:type="gramEnd"/>
      <w:r>
        <w:rPr>
          <w:sz w:val="24"/>
          <w:szCs w:val="24"/>
        </w:rPr>
        <w:t>(row1)</w:t>
      </w:r>
    </w:p>
    <w:p w14:paraId="660903D1" w14:textId="77777777" w:rsidR="00D63202" w:rsidRDefault="00000000">
      <w:pPr>
        <w:pStyle w:val="my"/>
        <w:shd w:val="clear" w:color="auto" w:fill="45B0E1"/>
        <w:rPr>
          <w:sz w:val="24"/>
          <w:szCs w:val="24"/>
        </w:rPr>
      </w:pPr>
      <w:r>
        <w:rPr>
          <w:sz w:val="24"/>
          <w:szCs w:val="24"/>
        </w:rPr>
        <w:t xml:space="preserve">        row2 = </w:t>
      </w:r>
      <w:proofErr w:type="spellStart"/>
      <w:proofErr w:type="gramStart"/>
      <w:r>
        <w:rPr>
          <w:sz w:val="24"/>
          <w:szCs w:val="24"/>
        </w:rPr>
        <w:t>QHBoxLayout</w:t>
      </w:r>
      <w:proofErr w:type="spellEnd"/>
      <w:r>
        <w:rPr>
          <w:sz w:val="24"/>
          <w:szCs w:val="24"/>
        </w:rPr>
        <w:t>(</w:t>
      </w:r>
      <w:proofErr w:type="gramEnd"/>
      <w:r>
        <w:rPr>
          <w:sz w:val="24"/>
          <w:szCs w:val="24"/>
        </w:rPr>
        <w:t>)</w:t>
      </w:r>
    </w:p>
    <w:p w14:paraId="02E4543A" w14:textId="77777777" w:rsidR="00D63202" w:rsidRDefault="00000000">
      <w:pPr>
        <w:pStyle w:val="my"/>
        <w:shd w:val="clear" w:color="auto" w:fill="45B0E1"/>
        <w:rPr>
          <w:sz w:val="24"/>
          <w:szCs w:val="24"/>
        </w:rPr>
      </w:pPr>
      <w:r>
        <w:rPr>
          <w:sz w:val="24"/>
          <w:szCs w:val="24"/>
        </w:rPr>
        <w:t>        row2.addWidget(</w:t>
      </w:r>
      <w:proofErr w:type="spellStart"/>
      <w:r>
        <w:rPr>
          <w:sz w:val="24"/>
          <w:szCs w:val="24"/>
        </w:rPr>
        <w:t>QLabel</w:t>
      </w:r>
      <w:proofErr w:type="spellEnd"/>
      <w:r>
        <w:rPr>
          <w:sz w:val="24"/>
          <w:szCs w:val="24"/>
        </w:rPr>
        <w:t>("</w:t>
      </w:r>
      <w:r>
        <w:rPr>
          <w:sz w:val="24"/>
          <w:szCs w:val="24"/>
        </w:rPr>
        <w:t>进度</w:t>
      </w:r>
      <w:r>
        <w:rPr>
          <w:sz w:val="24"/>
          <w:szCs w:val="24"/>
        </w:rPr>
        <w:t>:"))</w:t>
      </w:r>
    </w:p>
    <w:p w14:paraId="0C7FECBF" w14:textId="77777777" w:rsidR="00D63202" w:rsidRDefault="00000000">
      <w:pPr>
        <w:pStyle w:val="my"/>
        <w:shd w:val="clear" w:color="auto" w:fill="45B0E1"/>
        <w:rPr>
          <w:sz w:val="24"/>
          <w:szCs w:val="24"/>
        </w:rPr>
      </w:pPr>
      <w:r>
        <w:rPr>
          <w:sz w:val="24"/>
          <w:szCs w:val="24"/>
        </w:rPr>
        <w:t>        row2.addWidget(</w:t>
      </w:r>
      <w:proofErr w:type="gramStart"/>
      <w:r>
        <w:rPr>
          <w:sz w:val="24"/>
          <w:szCs w:val="24"/>
        </w:rPr>
        <w:t>self._</w:t>
      </w:r>
      <w:proofErr w:type="spellStart"/>
      <w:proofErr w:type="gramEnd"/>
      <w:r>
        <w:rPr>
          <w:sz w:val="24"/>
          <w:szCs w:val="24"/>
        </w:rPr>
        <w:t>status_progress</w:t>
      </w:r>
      <w:proofErr w:type="spellEnd"/>
      <w:r>
        <w:rPr>
          <w:sz w:val="24"/>
          <w:szCs w:val="24"/>
        </w:rPr>
        <w:t>, 1)</w:t>
      </w:r>
    </w:p>
    <w:p w14:paraId="22AA0D4B" w14:textId="77777777" w:rsidR="00D63202" w:rsidRDefault="00000000">
      <w:pPr>
        <w:pStyle w:val="my"/>
        <w:shd w:val="clear" w:color="auto" w:fill="45B0E1"/>
        <w:rPr>
          <w:sz w:val="24"/>
          <w:szCs w:val="24"/>
        </w:rPr>
      </w:pPr>
      <w:r>
        <w:rPr>
          <w:sz w:val="24"/>
          <w:szCs w:val="24"/>
        </w:rPr>
        <w:t>        row2.addWidget(</w:t>
      </w:r>
      <w:proofErr w:type="gramStart"/>
      <w:r>
        <w:rPr>
          <w:sz w:val="24"/>
          <w:szCs w:val="24"/>
        </w:rPr>
        <w:t>self._</w:t>
      </w:r>
      <w:proofErr w:type="spellStart"/>
      <w:proofErr w:type="gramEnd"/>
      <w:r>
        <w:rPr>
          <w:sz w:val="24"/>
          <w:szCs w:val="24"/>
        </w:rPr>
        <w:t>elapsed_label</w:t>
      </w:r>
      <w:proofErr w:type="spellEnd"/>
      <w:r>
        <w:rPr>
          <w:sz w:val="24"/>
          <w:szCs w:val="24"/>
        </w:rPr>
        <w:t>)</w:t>
      </w:r>
    </w:p>
    <w:p w14:paraId="70CCBFAA" w14:textId="77777777" w:rsidR="00D63202" w:rsidRDefault="00000000">
      <w:pPr>
        <w:pStyle w:val="my"/>
        <w:shd w:val="clear" w:color="auto" w:fill="45B0E1"/>
        <w:rPr>
          <w:sz w:val="24"/>
          <w:szCs w:val="24"/>
        </w:rPr>
      </w:pPr>
      <w:r>
        <w:rPr>
          <w:sz w:val="24"/>
          <w:szCs w:val="24"/>
        </w:rPr>
        <w:lastRenderedPageBreak/>
        <w:t>        row2.addWidget(</w:t>
      </w:r>
      <w:proofErr w:type="gramStart"/>
      <w:r>
        <w:rPr>
          <w:sz w:val="24"/>
          <w:szCs w:val="24"/>
        </w:rPr>
        <w:t>self._</w:t>
      </w:r>
      <w:proofErr w:type="spellStart"/>
      <w:proofErr w:type="gramEnd"/>
      <w:r>
        <w:rPr>
          <w:sz w:val="24"/>
          <w:szCs w:val="24"/>
        </w:rPr>
        <w:t>eta_label</w:t>
      </w:r>
      <w:proofErr w:type="spellEnd"/>
      <w:r>
        <w:rPr>
          <w:sz w:val="24"/>
          <w:szCs w:val="24"/>
        </w:rPr>
        <w:t>)</w:t>
      </w:r>
    </w:p>
    <w:p w14:paraId="79E1CE02"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status_</w:t>
      </w:r>
      <w:proofErr w:type="gramStart"/>
      <w:r>
        <w:rPr>
          <w:sz w:val="24"/>
          <w:szCs w:val="24"/>
        </w:rPr>
        <w:t>layout.addLayout</w:t>
      </w:r>
      <w:proofErr w:type="spellEnd"/>
      <w:proofErr w:type="gramEnd"/>
      <w:r>
        <w:rPr>
          <w:sz w:val="24"/>
          <w:szCs w:val="24"/>
        </w:rPr>
        <w:t>(row2)</w:t>
      </w:r>
    </w:p>
    <w:p w14:paraId="66A924E0"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status_</w:t>
      </w:r>
      <w:proofErr w:type="gramStart"/>
      <w:r>
        <w:rPr>
          <w:sz w:val="24"/>
          <w:szCs w:val="24"/>
        </w:rPr>
        <w:t>layout.addWidget</w:t>
      </w:r>
      <w:proofErr w:type="spellEnd"/>
      <w:proofErr w:type="gramEnd"/>
      <w:r>
        <w:rPr>
          <w:sz w:val="24"/>
          <w:szCs w:val="24"/>
        </w:rPr>
        <w:t>(</w:t>
      </w:r>
      <w:proofErr w:type="gramStart"/>
      <w:r>
        <w:rPr>
          <w:sz w:val="24"/>
          <w:szCs w:val="24"/>
        </w:rPr>
        <w:t>self._</w:t>
      </w:r>
      <w:proofErr w:type="spellStart"/>
      <w:proofErr w:type="gramEnd"/>
      <w:r>
        <w:rPr>
          <w:sz w:val="24"/>
          <w:szCs w:val="24"/>
        </w:rPr>
        <w:t>progress_bar</w:t>
      </w:r>
      <w:proofErr w:type="spellEnd"/>
      <w:r>
        <w:rPr>
          <w:sz w:val="24"/>
          <w:szCs w:val="24"/>
        </w:rPr>
        <w:t>)</w:t>
      </w:r>
    </w:p>
    <w:p w14:paraId="01F892D9"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status_</w:t>
      </w:r>
      <w:proofErr w:type="gramStart"/>
      <w:r>
        <w:rPr>
          <w:sz w:val="24"/>
          <w:szCs w:val="24"/>
        </w:rPr>
        <w:t>layout.addWidget</w:t>
      </w:r>
      <w:proofErr w:type="spellEnd"/>
      <w:proofErr w:type="gramEnd"/>
      <w:r>
        <w:rPr>
          <w:sz w:val="24"/>
          <w:szCs w:val="24"/>
        </w:rPr>
        <w:t>(</w:t>
      </w:r>
      <w:proofErr w:type="spellStart"/>
      <w:proofErr w:type="gramStart"/>
      <w:r>
        <w:rPr>
          <w:sz w:val="24"/>
          <w:szCs w:val="24"/>
        </w:rPr>
        <w:t>self._</w:t>
      </w:r>
      <w:proofErr w:type="gramEnd"/>
      <w:r>
        <w:rPr>
          <w:sz w:val="24"/>
          <w:szCs w:val="24"/>
        </w:rPr>
        <w:t>stepper</w:t>
      </w:r>
      <w:proofErr w:type="spellEnd"/>
      <w:r>
        <w:rPr>
          <w:sz w:val="24"/>
          <w:szCs w:val="24"/>
        </w:rPr>
        <w:t>)</w:t>
      </w:r>
    </w:p>
    <w:p w14:paraId="382650C5" w14:textId="77777777" w:rsidR="00D63202" w:rsidRDefault="00D63202">
      <w:pPr>
        <w:pStyle w:val="my"/>
        <w:shd w:val="clear" w:color="auto" w:fill="45B0E1"/>
        <w:rPr>
          <w:sz w:val="24"/>
          <w:szCs w:val="24"/>
        </w:rPr>
      </w:pPr>
    </w:p>
    <w:p w14:paraId="30F5696A"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result_box</w:t>
      </w:r>
      <w:proofErr w:type="spellEnd"/>
      <w:r>
        <w:rPr>
          <w:sz w:val="24"/>
          <w:szCs w:val="24"/>
        </w:rPr>
        <w:t xml:space="preserve"> = </w:t>
      </w:r>
      <w:proofErr w:type="spellStart"/>
      <w:r>
        <w:rPr>
          <w:sz w:val="24"/>
          <w:szCs w:val="24"/>
        </w:rPr>
        <w:t>QGroupBox</w:t>
      </w:r>
      <w:proofErr w:type="spellEnd"/>
      <w:r>
        <w:rPr>
          <w:sz w:val="24"/>
          <w:szCs w:val="24"/>
        </w:rPr>
        <w:t>("</w:t>
      </w:r>
      <w:r>
        <w:rPr>
          <w:sz w:val="24"/>
          <w:szCs w:val="24"/>
        </w:rPr>
        <w:t>结果浏览</w:t>
      </w:r>
      <w:r>
        <w:rPr>
          <w:sz w:val="24"/>
          <w:szCs w:val="24"/>
        </w:rPr>
        <w:t>")</w:t>
      </w:r>
    </w:p>
    <w:p w14:paraId="51D9DBCD"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result_form</w:t>
      </w:r>
      <w:proofErr w:type="spellEnd"/>
      <w:r>
        <w:rPr>
          <w:sz w:val="24"/>
          <w:szCs w:val="24"/>
        </w:rPr>
        <w:t xml:space="preserve"> = </w:t>
      </w:r>
      <w:proofErr w:type="spellStart"/>
      <w:r>
        <w:rPr>
          <w:sz w:val="24"/>
          <w:szCs w:val="24"/>
        </w:rPr>
        <w:t>QFormLayout</w:t>
      </w:r>
      <w:proofErr w:type="spellEnd"/>
      <w:r>
        <w:rPr>
          <w:sz w:val="24"/>
          <w:szCs w:val="24"/>
        </w:rPr>
        <w:t>(</w:t>
      </w:r>
      <w:proofErr w:type="spellStart"/>
      <w:r>
        <w:rPr>
          <w:sz w:val="24"/>
          <w:szCs w:val="24"/>
        </w:rPr>
        <w:t>result_box</w:t>
      </w:r>
      <w:proofErr w:type="spellEnd"/>
      <w:r>
        <w:rPr>
          <w:sz w:val="24"/>
          <w:szCs w:val="24"/>
        </w:rPr>
        <w:t>)</w:t>
      </w:r>
    </w:p>
    <w:p w14:paraId="2DD22E93"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result_</w:t>
      </w:r>
      <w:proofErr w:type="gramStart"/>
      <w:r>
        <w:rPr>
          <w:sz w:val="24"/>
          <w:szCs w:val="24"/>
        </w:rPr>
        <w:t>form.setLabelAlignment</w:t>
      </w:r>
      <w:proofErr w:type="spellEnd"/>
      <w:proofErr w:type="gramEnd"/>
      <w:r>
        <w:rPr>
          <w:sz w:val="24"/>
          <w:szCs w:val="24"/>
        </w:rPr>
        <w:t>(</w:t>
      </w:r>
      <w:proofErr w:type="spellStart"/>
      <w:proofErr w:type="gramStart"/>
      <w:r>
        <w:rPr>
          <w:sz w:val="24"/>
          <w:szCs w:val="24"/>
        </w:rPr>
        <w:t>Qt.AlignRight</w:t>
      </w:r>
      <w:proofErr w:type="spellEnd"/>
      <w:proofErr w:type="gramEnd"/>
      <w:r>
        <w:rPr>
          <w:sz w:val="24"/>
          <w:szCs w:val="24"/>
        </w:rPr>
        <w:t>)</w:t>
      </w:r>
    </w:p>
    <w:p w14:paraId="735194D7"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result_form.addRow</w:t>
      </w:r>
      <w:proofErr w:type="spellEnd"/>
      <w:r>
        <w:rPr>
          <w:sz w:val="24"/>
          <w:szCs w:val="24"/>
        </w:rPr>
        <w:t>("</w:t>
      </w:r>
      <w:r>
        <w:rPr>
          <w:sz w:val="24"/>
          <w:szCs w:val="24"/>
        </w:rPr>
        <w:t>结果集</w:t>
      </w:r>
      <w:r>
        <w:rPr>
          <w:sz w:val="24"/>
          <w:szCs w:val="24"/>
        </w:rPr>
        <w:t>", self._</w:t>
      </w:r>
      <w:proofErr w:type="spellStart"/>
      <w:r>
        <w:rPr>
          <w:sz w:val="24"/>
          <w:szCs w:val="24"/>
        </w:rPr>
        <w:t>result_combo</w:t>
      </w:r>
      <w:proofErr w:type="spellEnd"/>
      <w:r>
        <w:rPr>
          <w:sz w:val="24"/>
          <w:szCs w:val="24"/>
        </w:rPr>
        <w:t>)</w:t>
      </w:r>
    </w:p>
    <w:p w14:paraId="1BC7FB56"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result_btns</w:t>
      </w:r>
      <w:proofErr w:type="spellEnd"/>
      <w:r>
        <w:rPr>
          <w:sz w:val="24"/>
          <w:szCs w:val="24"/>
        </w:rPr>
        <w:t xml:space="preserve"> = </w:t>
      </w:r>
      <w:proofErr w:type="spellStart"/>
      <w:proofErr w:type="gramStart"/>
      <w:r>
        <w:rPr>
          <w:sz w:val="24"/>
          <w:szCs w:val="24"/>
        </w:rPr>
        <w:t>QWidget</w:t>
      </w:r>
      <w:proofErr w:type="spellEnd"/>
      <w:r>
        <w:rPr>
          <w:sz w:val="24"/>
          <w:szCs w:val="24"/>
        </w:rPr>
        <w:t>(</w:t>
      </w:r>
      <w:proofErr w:type="gramEnd"/>
      <w:r>
        <w:rPr>
          <w:sz w:val="24"/>
          <w:szCs w:val="24"/>
        </w:rPr>
        <w:t>)</w:t>
      </w:r>
    </w:p>
    <w:p w14:paraId="6201D633"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result_btns_layout</w:t>
      </w:r>
      <w:proofErr w:type="spellEnd"/>
      <w:r>
        <w:rPr>
          <w:sz w:val="24"/>
          <w:szCs w:val="24"/>
        </w:rPr>
        <w:t xml:space="preserve"> = </w:t>
      </w:r>
      <w:proofErr w:type="spellStart"/>
      <w:r>
        <w:rPr>
          <w:sz w:val="24"/>
          <w:szCs w:val="24"/>
        </w:rPr>
        <w:t>QHBoxLayout</w:t>
      </w:r>
      <w:proofErr w:type="spellEnd"/>
      <w:r>
        <w:rPr>
          <w:sz w:val="24"/>
          <w:szCs w:val="24"/>
        </w:rPr>
        <w:t>(</w:t>
      </w:r>
      <w:proofErr w:type="spellStart"/>
      <w:r>
        <w:rPr>
          <w:sz w:val="24"/>
          <w:szCs w:val="24"/>
        </w:rPr>
        <w:t>result_btns</w:t>
      </w:r>
      <w:proofErr w:type="spellEnd"/>
      <w:r>
        <w:rPr>
          <w:sz w:val="24"/>
          <w:szCs w:val="24"/>
        </w:rPr>
        <w:t>)</w:t>
      </w:r>
    </w:p>
    <w:p w14:paraId="7B835910"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result_btns_</w:t>
      </w:r>
      <w:proofErr w:type="gramStart"/>
      <w:r>
        <w:rPr>
          <w:sz w:val="24"/>
          <w:szCs w:val="24"/>
        </w:rPr>
        <w:t>layout.setContentsMargins</w:t>
      </w:r>
      <w:proofErr w:type="spellEnd"/>
      <w:proofErr w:type="gramEnd"/>
      <w:r>
        <w:rPr>
          <w:sz w:val="24"/>
          <w:szCs w:val="24"/>
        </w:rPr>
        <w:t>(0, 0, 0, 0)</w:t>
      </w:r>
    </w:p>
    <w:p w14:paraId="78FCA249"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result_btns_</w:t>
      </w:r>
      <w:proofErr w:type="gramStart"/>
      <w:r>
        <w:rPr>
          <w:sz w:val="24"/>
          <w:szCs w:val="24"/>
        </w:rPr>
        <w:t>layout.addWidget</w:t>
      </w:r>
      <w:proofErr w:type="spellEnd"/>
      <w:proofErr w:type="gramEnd"/>
      <w:r>
        <w:rPr>
          <w:sz w:val="24"/>
          <w:szCs w:val="24"/>
        </w:rPr>
        <w:t>(</w:t>
      </w:r>
      <w:proofErr w:type="gramStart"/>
      <w:r>
        <w:rPr>
          <w:sz w:val="24"/>
          <w:szCs w:val="24"/>
        </w:rPr>
        <w:t>self._</w:t>
      </w:r>
      <w:proofErr w:type="spellStart"/>
      <w:proofErr w:type="gramEnd"/>
      <w:r>
        <w:rPr>
          <w:sz w:val="24"/>
          <w:szCs w:val="24"/>
        </w:rPr>
        <w:t>refresh_results_btn</w:t>
      </w:r>
      <w:proofErr w:type="spellEnd"/>
      <w:r>
        <w:rPr>
          <w:sz w:val="24"/>
          <w:szCs w:val="24"/>
        </w:rPr>
        <w:t>)</w:t>
      </w:r>
    </w:p>
    <w:p w14:paraId="0EEAC4E1"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result_btns_</w:t>
      </w:r>
      <w:proofErr w:type="gramStart"/>
      <w:r>
        <w:rPr>
          <w:sz w:val="24"/>
          <w:szCs w:val="24"/>
        </w:rPr>
        <w:t>layout.addWidget</w:t>
      </w:r>
      <w:proofErr w:type="spellEnd"/>
      <w:proofErr w:type="gramEnd"/>
      <w:r>
        <w:rPr>
          <w:sz w:val="24"/>
          <w:szCs w:val="24"/>
        </w:rPr>
        <w:t>(</w:t>
      </w:r>
      <w:proofErr w:type="gramStart"/>
      <w:r>
        <w:rPr>
          <w:sz w:val="24"/>
          <w:szCs w:val="24"/>
        </w:rPr>
        <w:t>self._</w:t>
      </w:r>
      <w:proofErr w:type="spellStart"/>
      <w:proofErr w:type="gramEnd"/>
      <w:r>
        <w:rPr>
          <w:sz w:val="24"/>
          <w:szCs w:val="24"/>
        </w:rPr>
        <w:t>load_result_btn</w:t>
      </w:r>
      <w:proofErr w:type="spellEnd"/>
      <w:r>
        <w:rPr>
          <w:sz w:val="24"/>
          <w:szCs w:val="24"/>
        </w:rPr>
        <w:t>)</w:t>
      </w:r>
    </w:p>
    <w:p w14:paraId="5F8FB70A"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result_</w:t>
      </w:r>
      <w:proofErr w:type="gramStart"/>
      <w:r>
        <w:rPr>
          <w:sz w:val="24"/>
          <w:szCs w:val="24"/>
        </w:rPr>
        <w:t>form.addRow</w:t>
      </w:r>
      <w:proofErr w:type="spellEnd"/>
      <w:proofErr w:type="gramEnd"/>
      <w:r>
        <w:rPr>
          <w:sz w:val="24"/>
          <w:szCs w:val="24"/>
        </w:rPr>
        <w:t xml:space="preserve">("", </w:t>
      </w:r>
      <w:proofErr w:type="spellStart"/>
      <w:r>
        <w:rPr>
          <w:sz w:val="24"/>
          <w:szCs w:val="24"/>
        </w:rPr>
        <w:t>result_btns</w:t>
      </w:r>
      <w:proofErr w:type="spellEnd"/>
      <w:r>
        <w:rPr>
          <w:sz w:val="24"/>
          <w:szCs w:val="24"/>
        </w:rPr>
        <w:t>)</w:t>
      </w:r>
    </w:p>
    <w:p w14:paraId="276DE987" w14:textId="77777777" w:rsidR="00D63202" w:rsidRDefault="00D63202">
      <w:pPr>
        <w:pStyle w:val="my"/>
        <w:shd w:val="clear" w:color="auto" w:fill="45B0E1"/>
        <w:rPr>
          <w:sz w:val="24"/>
          <w:szCs w:val="24"/>
        </w:rPr>
      </w:pPr>
    </w:p>
    <w:p w14:paraId="3EA4B34A"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right_tabs</w:t>
      </w:r>
      <w:proofErr w:type="spellEnd"/>
      <w:r>
        <w:rPr>
          <w:sz w:val="24"/>
          <w:szCs w:val="24"/>
        </w:rPr>
        <w:t xml:space="preserve"> = </w:t>
      </w:r>
      <w:proofErr w:type="spellStart"/>
      <w:proofErr w:type="gramStart"/>
      <w:r>
        <w:rPr>
          <w:sz w:val="24"/>
          <w:szCs w:val="24"/>
        </w:rPr>
        <w:t>QTabWidget</w:t>
      </w:r>
      <w:proofErr w:type="spellEnd"/>
      <w:r>
        <w:rPr>
          <w:sz w:val="24"/>
          <w:szCs w:val="24"/>
        </w:rPr>
        <w:t>(</w:t>
      </w:r>
      <w:proofErr w:type="gramEnd"/>
      <w:r>
        <w:rPr>
          <w:sz w:val="24"/>
          <w:szCs w:val="24"/>
        </w:rPr>
        <w:t>)</w:t>
      </w:r>
    </w:p>
    <w:p w14:paraId="4F7EF027"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right_tabs.addTab</w:t>
      </w:r>
      <w:proofErr w:type="spellEnd"/>
      <w:r>
        <w:rPr>
          <w:sz w:val="24"/>
          <w:szCs w:val="24"/>
        </w:rPr>
        <w:t>(params, "</w:t>
      </w:r>
      <w:r>
        <w:rPr>
          <w:sz w:val="24"/>
          <w:szCs w:val="24"/>
        </w:rPr>
        <w:t>参数</w:t>
      </w:r>
      <w:r>
        <w:rPr>
          <w:sz w:val="24"/>
          <w:szCs w:val="24"/>
        </w:rPr>
        <w:t>")</w:t>
      </w:r>
    </w:p>
    <w:p w14:paraId="53CFF2F1"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right_</w:t>
      </w:r>
      <w:proofErr w:type="gramStart"/>
      <w:r>
        <w:rPr>
          <w:sz w:val="24"/>
          <w:szCs w:val="24"/>
        </w:rPr>
        <w:t>tabs.addTab</w:t>
      </w:r>
      <w:proofErr w:type="spellEnd"/>
      <w:proofErr w:type="gramEnd"/>
      <w:r>
        <w:rPr>
          <w:sz w:val="24"/>
          <w:szCs w:val="24"/>
        </w:rPr>
        <w:t>(</w:t>
      </w:r>
      <w:proofErr w:type="spellStart"/>
      <w:proofErr w:type="gramStart"/>
      <w:r>
        <w:rPr>
          <w:sz w:val="24"/>
          <w:szCs w:val="24"/>
        </w:rPr>
        <w:t>self._</w:t>
      </w:r>
      <w:proofErr w:type="gramEnd"/>
      <w:r>
        <w:rPr>
          <w:sz w:val="24"/>
          <w:szCs w:val="24"/>
        </w:rPr>
        <w:t>log</w:t>
      </w:r>
      <w:proofErr w:type="spellEnd"/>
      <w:r>
        <w:rPr>
          <w:sz w:val="24"/>
          <w:szCs w:val="24"/>
        </w:rPr>
        <w:t>, "</w:t>
      </w:r>
      <w:r>
        <w:rPr>
          <w:sz w:val="24"/>
          <w:szCs w:val="24"/>
        </w:rPr>
        <w:t>日志</w:t>
      </w:r>
      <w:r>
        <w:rPr>
          <w:sz w:val="24"/>
          <w:szCs w:val="24"/>
        </w:rPr>
        <w:t>")</w:t>
      </w:r>
    </w:p>
    <w:p w14:paraId="6BA7DB2B" w14:textId="77777777" w:rsidR="00D63202" w:rsidRDefault="00D63202">
      <w:pPr>
        <w:pStyle w:val="my"/>
        <w:shd w:val="clear" w:color="auto" w:fill="45B0E1"/>
        <w:rPr>
          <w:sz w:val="24"/>
          <w:szCs w:val="24"/>
        </w:rPr>
      </w:pPr>
    </w:p>
    <w:p w14:paraId="218FF5BC"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right_panel</w:t>
      </w:r>
      <w:proofErr w:type="spellEnd"/>
      <w:r>
        <w:rPr>
          <w:sz w:val="24"/>
          <w:szCs w:val="24"/>
        </w:rPr>
        <w:t xml:space="preserve"> = </w:t>
      </w:r>
      <w:proofErr w:type="spellStart"/>
      <w:proofErr w:type="gramStart"/>
      <w:r>
        <w:rPr>
          <w:sz w:val="24"/>
          <w:szCs w:val="24"/>
        </w:rPr>
        <w:t>QWidget</w:t>
      </w:r>
      <w:proofErr w:type="spellEnd"/>
      <w:r>
        <w:rPr>
          <w:sz w:val="24"/>
          <w:szCs w:val="24"/>
        </w:rPr>
        <w:t>(</w:t>
      </w:r>
      <w:proofErr w:type="gramEnd"/>
      <w:r>
        <w:rPr>
          <w:sz w:val="24"/>
          <w:szCs w:val="24"/>
        </w:rPr>
        <w:t>)</w:t>
      </w:r>
    </w:p>
    <w:p w14:paraId="2AD3038A"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right_layout</w:t>
      </w:r>
      <w:proofErr w:type="spellEnd"/>
      <w:r>
        <w:rPr>
          <w:sz w:val="24"/>
          <w:szCs w:val="24"/>
        </w:rPr>
        <w:t xml:space="preserve"> = </w:t>
      </w:r>
      <w:proofErr w:type="spellStart"/>
      <w:r>
        <w:rPr>
          <w:sz w:val="24"/>
          <w:szCs w:val="24"/>
        </w:rPr>
        <w:t>QVBoxLayout</w:t>
      </w:r>
      <w:proofErr w:type="spellEnd"/>
      <w:r>
        <w:rPr>
          <w:sz w:val="24"/>
          <w:szCs w:val="24"/>
        </w:rPr>
        <w:t>(</w:t>
      </w:r>
      <w:proofErr w:type="spellStart"/>
      <w:r>
        <w:rPr>
          <w:sz w:val="24"/>
          <w:szCs w:val="24"/>
        </w:rPr>
        <w:t>right_panel</w:t>
      </w:r>
      <w:proofErr w:type="spellEnd"/>
      <w:r>
        <w:rPr>
          <w:sz w:val="24"/>
          <w:szCs w:val="24"/>
        </w:rPr>
        <w:t>)</w:t>
      </w:r>
    </w:p>
    <w:p w14:paraId="7C3BA197"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right_</w:t>
      </w:r>
      <w:proofErr w:type="gramStart"/>
      <w:r>
        <w:rPr>
          <w:sz w:val="24"/>
          <w:szCs w:val="24"/>
        </w:rPr>
        <w:t>layout.setContentsMargins</w:t>
      </w:r>
      <w:proofErr w:type="spellEnd"/>
      <w:proofErr w:type="gramEnd"/>
      <w:r>
        <w:rPr>
          <w:sz w:val="24"/>
          <w:szCs w:val="24"/>
        </w:rPr>
        <w:t>(0, 0, 0, 0)</w:t>
      </w:r>
    </w:p>
    <w:p w14:paraId="16B3239B"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right_</w:t>
      </w:r>
      <w:proofErr w:type="gramStart"/>
      <w:r>
        <w:rPr>
          <w:sz w:val="24"/>
          <w:szCs w:val="24"/>
        </w:rPr>
        <w:t>layout.addWidget</w:t>
      </w:r>
      <w:proofErr w:type="spellEnd"/>
      <w:proofErr w:type="gramEnd"/>
      <w:r>
        <w:rPr>
          <w:sz w:val="24"/>
          <w:szCs w:val="24"/>
        </w:rPr>
        <w:t>(</w:t>
      </w:r>
      <w:proofErr w:type="spellStart"/>
      <w:r>
        <w:rPr>
          <w:sz w:val="24"/>
          <w:szCs w:val="24"/>
        </w:rPr>
        <w:t>right_tabs</w:t>
      </w:r>
      <w:proofErr w:type="spellEnd"/>
      <w:r>
        <w:rPr>
          <w:sz w:val="24"/>
          <w:szCs w:val="24"/>
        </w:rPr>
        <w:t>, 1)</w:t>
      </w:r>
    </w:p>
    <w:p w14:paraId="7169ADA0"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right_</w:t>
      </w:r>
      <w:proofErr w:type="gramStart"/>
      <w:r>
        <w:rPr>
          <w:sz w:val="24"/>
          <w:szCs w:val="24"/>
        </w:rPr>
        <w:t>layout.addWidget</w:t>
      </w:r>
      <w:proofErr w:type="spellEnd"/>
      <w:proofErr w:type="gramEnd"/>
      <w:r>
        <w:rPr>
          <w:sz w:val="24"/>
          <w:szCs w:val="24"/>
        </w:rPr>
        <w:t>(</w:t>
      </w:r>
      <w:proofErr w:type="spellStart"/>
      <w:r>
        <w:rPr>
          <w:sz w:val="24"/>
          <w:szCs w:val="24"/>
        </w:rPr>
        <w:t>status_box</w:t>
      </w:r>
      <w:proofErr w:type="spellEnd"/>
      <w:r>
        <w:rPr>
          <w:sz w:val="24"/>
          <w:szCs w:val="24"/>
        </w:rPr>
        <w:t>)</w:t>
      </w:r>
    </w:p>
    <w:p w14:paraId="7E36B56D"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right_</w:t>
      </w:r>
      <w:proofErr w:type="gramStart"/>
      <w:r>
        <w:rPr>
          <w:sz w:val="24"/>
          <w:szCs w:val="24"/>
        </w:rPr>
        <w:t>layout.addWidget</w:t>
      </w:r>
      <w:proofErr w:type="spellEnd"/>
      <w:proofErr w:type="gramEnd"/>
      <w:r>
        <w:rPr>
          <w:sz w:val="24"/>
          <w:szCs w:val="24"/>
        </w:rPr>
        <w:t>(</w:t>
      </w:r>
      <w:proofErr w:type="spellStart"/>
      <w:r>
        <w:rPr>
          <w:sz w:val="24"/>
          <w:szCs w:val="24"/>
        </w:rPr>
        <w:t>result_box</w:t>
      </w:r>
      <w:proofErr w:type="spellEnd"/>
      <w:r>
        <w:rPr>
          <w:sz w:val="24"/>
          <w:szCs w:val="24"/>
        </w:rPr>
        <w:t>)</w:t>
      </w:r>
    </w:p>
    <w:p w14:paraId="13DB22CB"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right_</w:t>
      </w:r>
      <w:proofErr w:type="gramStart"/>
      <w:r>
        <w:rPr>
          <w:sz w:val="24"/>
          <w:szCs w:val="24"/>
        </w:rPr>
        <w:t>layout.addLayout</w:t>
      </w:r>
      <w:proofErr w:type="spellEnd"/>
      <w:proofErr w:type="gramEnd"/>
      <w:r>
        <w:rPr>
          <w:sz w:val="24"/>
          <w:szCs w:val="24"/>
        </w:rPr>
        <w:t>(buttons)</w:t>
      </w:r>
    </w:p>
    <w:p w14:paraId="58D27387" w14:textId="77777777" w:rsidR="00D63202" w:rsidRDefault="00D63202">
      <w:pPr>
        <w:pStyle w:val="my"/>
        <w:shd w:val="clear" w:color="auto" w:fill="45B0E1"/>
        <w:rPr>
          <w:sz w:val="24"/>
          <w:szCs w:val="24"/>
        </w:rPr>
      </w:pPr>
    </w:p>
    <w:p w14:paraId="1CA6DB36"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data_tabs</w:t>
      </w:r>
      <w:proofErr w:type="spellEnd"/>
      <w:r>
        <w:rPr>
          <w:sz w:val="24"/>
          <w:szCs w:val="24"/>
        </w:rPr>
        <w:t xml:space="preserve"> = </w:t>
      </w:r>
      <w:proofErr w:type="spellStart"/>
      <w:proofErr w:type="gramStart"/>
      <w:r>
        <w:rPr>
          <w:sz w:val="24"/>
          <w:szCs w:val="24"/>
        </w:rPr>
        <w:t>QTabWidget</w:t>
      </w:r>
      <w:proofErr w:type="spellEnd"/>
      <w:r>
        <w:rPr>
          <w:sz w:val="24"/>
          <w:szCs w:val="24"/>
        </w:rPr>
        <w:t>(</w:t>
      </w:r>
      <w:proofErr w:type="gramEnd"/>
      <w:r>
        <w:rPr>
          <w:sz w:val="24"/>
          <w:szCs w:val="24"/>
        </w:rPr>
        <w:t>)</w:t>
      </w:r>
    </w:p>
    <w:p w14:paraId="48345FF0"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data_</w:t>
      </w:r>
      <w:proofErr w:type="gramStart"/>
      <w:r>
        <w:rPr>
          <w:sz w:val="24"/>
          <w:szCs w:val="24"/>
        </w:rPr>
        <w:t>tabs.addTab</w:t>
      </w:r>
      <w:proofErr w:type="spellEnd"/>
      <w:proofErr w:type="gramEnd"/>
      <w:r>
        <w:rPr>
          <w:sz w:val="24"/>
          <w:szCs w:val="24"/>
        </w:rPr>
        <w:t>(</w:t>
      </w:r>
      <w:proofErr w:type="gramStart"/>
      <w:r>
        <w:rPr>
          <w:sz w:val="24"/>
          <w:szCs w:val="24"/>
        </w:rPr>
        <w:t>self._</w:t>
      </w:r>
      <w:proofErr w:type="spellStart"/>
      <w:proofErr w:type="gramEnd"/>
      <w:r>
        <w:rPr>
          <w:sz w:val="24"/>
          <w:szCs w:val="24"/>
        </w:rPr>
        <w:t>build_</w:t>
      </w:r>
      <w:proofErr w:type="gramStart"/>
      <w:r>
        <w:rPr>
          <w:sz w:val="24"/>
          <w:szCs w:val="24"/>
        </w:rPr>
        <w:t>overview</w:t>
      </w:r>
      <w:proofErr w:type="spellEnd"/>
      <w:r>
        <w:rPr>
          <w:sz w:val="24"/>
          <w:szCs w:val="24"/>
        </w:rPr>
        <w:t>(</w:t>
      </w:r>
      <w:proofErr w:type="gramEnd"/>
      <w:r>
        <w:rPr>
          <w:sz w:val="24"/>
          <w:szCs w:val="24"/>
        </w:rPr>
        <w:t>), "</w:t>
      </w:r>
      <w:r>
        <w:rPr>
          <w:sz w:val="24"/>
          <w:szCs w:val="24"/>
        </w:rPr>
        <w:t>概览</w:t>
      </w:r>
      <w:r>
        <w:rPr>
          <w:sz w:val="24"/>
          <w:szCs w:val="24"/>
        </w:rPr>
        <w:t>")</w:t>
      </w:r>
    </w:p>
    <w:p w14:paraId="1C51524E"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data_</w:t>
      </w:r>
      <w:proofErr w:type="gramStart"/>
      <w:r>
        <w:rPr>
          <w:sz w:val="24"/>
          <w:szCs w:val="24"/>
        </w:rPr>
        <w:t>tabs.addTab</w:t>
      </w:r>
      <w:proofErr w:type="spellEnd"/>
      <w:proofErr w:type="gramEnd"/>
      <w:r>
        <w:rPr>
          <w:sz w:val="24"/>
          <w:szCs w:val="24"/>
        </w:rPr>
        <w:t>(</w:t>
      </w:r>
      <w:proofErr w:type="gramStart"/>
      <w:r>
        <w:rPr>
          <w:sz w:val="24"/>
          <w:szCs w:val="24"/>
        </w:rPr>
        <w:t>self._</w:t>
      </w:r>
      <w:proofErr w:type="spellStart"/>
      <w:proofErr w:type="gramEnd"/>
      <w:r>
        <w:rPr>
          <w:sz w:val="24"/>
          <w:szCs w:val="24"/>
        </w:rPr>
        <w:t>events_page</w:t>
      </w:r>
      <w:proofErr w:type="spellEnd"/>
      <w:r>
        <w:rPr>
          <w:sz w:val="24"/>
          <w:szCs w:val="24"/>
        </w:rPr>
        <w:t>, "</w:t>
      </w:r>
      <w:r>
        <w:rPr>
          <w:sz w:val="24"/>
          <w:szCs w:val="24"/>
        </w:rPr>
        <w:t>击球事件</w:t>
      </w:r>
      <w:r>
        <w:rPr>
          <w:sz w:val="24"/>
          <w:szCs w:val="24"/>
        </w:rPr>
        <w:t>")</w:t>
      </w:r>
    </w:p>
    <w:p w14:paraId="76CF4530"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data_</w:t>
      </w:r>
      <w:proofErr w:type="gramStart"/>
      <w:r>
        <w:rPr>
          <w:sz w:val="24"/>
          <w:szCs w:val="24"/>
        </w:rPr>
        <w:t>tabs.addTab</w:t>
      </w:r>
      <w:proofErr w:type="spellEnd"/>
      <w:proofErr w:type="gramEnd"/>
      <w:r>
        <w:rPr>
          <w:sz w:val="24"/>
          <w:szCs w:val="24"/>
        </w:rPr>
        <w:t>(</w:t>
      </w:r>
      <w:proofErr w:type="gramStart"/>
      <w:r>
        <w:rPr>
          <w:sz w:val="24"/>
          <w:szCs w:val="24"/>
        </w:rPr>
        <w:t>self._</w:t>
      </w:r>
      <w:proofErr w:type="spellStart"/>
      <w:proofErr w:type="gramEnd"/>
      <w:r>
        <w:rPr>
          <w:sz w:val="24"/>
          <w:szCs w:val="24"/>
        </w:rPr>
        <w:t>csv_view</w:t>
      </w:r>
      <w:proofErr w:type="spellEnd"/>
      <w:r>
        <w:rPr>
          <w:sz w:val="24"/>
          <w:szCs w:val="24"/>
        </w:rPr>
        <w:t xml:space="preserve">, "CSV </w:t>
      </w:r>
      <w:r>
        <w:rPr>
          <w:sz w:val="24"/>
          <w:szCs w:val="24"/>
        </w:rPr>
        <w:t>数据</w:t>
      </w:r>
      <w:r>
        <w:rPr>
          <w:sz w:val="24"/>
          <w:szCs w:val="24"/>
        </w:rPr>
        <w:t>")</w:t>
      </w:r>
    </w:p>
    <w:p w14:paraId="089E2DE3"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data_</w:t>
      </w:r>
      <w:proofErr w:type="gramStart"/>
      <w:r>
        <w:rPr>
          <w:sz w:val="24"/>
          <w:szCs w:val="24"/>
        </w:rPr>
        <w:t>tabs.addTab</w:t>
      </w:r>
      <w:proofErr w:type="spellEnd"/>
      <w:proofErr w:type="gramEnd"/>
      <w:r>
        <w:rPr>
          <w:sz w:val="24"/>
          <w:szCs w:val="24"/>
        </w:rPr>
        <w:t>(</w:t>
      </w:r>
      <w:proofErr w:type="gramStart"/>
      <w:r>
        <w:rPr>
          <w:sz w:val="24"/>
          <w:szCs w:val="24"/>
        </w:rPr>
        <w:t>self._</w:t>
      </w:r>
      <w:proofErr w:type="spellStart"/>
      <w:proofErr w:type="gramEnd"/>
      <w:r>
        <w:rPr>
          <w:sz w:val="24"/>
          <w:szCs w:val="24"/>
        </w:rPr>
        <w:t>speed_plot</w:t>
      </w:r>
      <w:proofErr w:type="spellEnd"/>
      <w:r>
        <w:rPr>
          <w:sz w:val="24"/>
          <w:szCs w:val="24"/>
        </w:rPr>
        <w:t>, "</w:t>
      </w:r>
      <w:r>
        <w:rPr>
          <w:sz w:val="24"/>
          <w:szCs w:val="24"/>
        </w:rPr>
        <w:t>球速曲线</w:t>
      </w:r>
      <w:r>
        <w:rPr>
          <w:sz w:val="24"/>
          <w:szCs w:val="24"/>
        </w:rPr>
        <w:t>")</w:t>
      </w:r>
    </w:p>
    <w:p w14:paraId="37532339"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data_</w:t>
      </w:r>
      <w:proofErr w:type="gramStart"/>
      <w:r>
        <w:rPr>
          <w:sz w:val="24"/>
          <w:szCs w:val="24"/>
        </w:rPr>
        <w:t>tabs.addTab</w:t>
      </w:r>
      <w:proofErr w:type="spellEnd"/>
      <w:proofErr w:type="gramEnd"/>
      <w:r>
        <w:rPr>
          <w:sz w:val="24"/>
          <w:szCs w:val="24"/>
        </w:rPr>
        <w:t>(</w:t>
      </w:r>
      <w:proofErr w:type="gramStart"/>
      <w:r>
        <w:rPr>
          <w:sz w:val="24"/>
          <w:szCs w:val="24"/>
        </w:rPr>
        <w:t>self._</w:t>
      </w:r>
      <w:proofErr w:type="spellStart"/>
      <w:proofErr w:type="gramEnd"/>
      <w:r>
        <w:rPr>
          <w:sz w:val="24"/>
          <w:szCs w:val="24"/>
        </w:rPr>
        <w:t>ball_y_plot</w:t>
      </w:r>
      <w:proofErr w:type="spellEnd"/>
      <w:r>
        <w:rPr>
          <w:sz w:val="24"/>
          <w:szCs w:val="24"/>
        </w:rPr>
        <w:t>, "</w:t>
      </w:r>
      <w:r>
        <w:rPr>
          <w:sz w:val="24"/>
          <w:szCs w:val="24"/>
        </w:rPr>
        <w:t>球高度</w:t>
      </w:r>
      <w:r>
        <w:rPr>
          <w:sz w:val="24"/>
          <w:szCs w:val="24"/>
        </w:rPr>
        <w:t>(</w:t>
      </w:r>
      <w:r>
        <w:rPr>
          <w:sz w:val="24"/>
          <w:szCs w:val="24"/>
        </w:rPr>
        <w:t>像素</w:t>
      </w:r>
      <w:r>
        <w:rPr>
          <w:sz w:val="24"/>
          <w:szCs w:val="24"/>
        </w:rPr>
        <w:t>)")</w:t>
      </w:r>
    </w:p>
    <w:p w14:paraId="0B7B1FAC"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data_</w:t>
      </w:r>
      <w:proofErr w:type="gramStart"/>
      <w:r>
        <w:rPr>
          <w:sz w:val="24"/>
          <w:szCs w:val="24"/>
        </w:rPr>
        <w:t>tabs.addTab</w:t>
      </w:r>
      <w:proofErr w:type="spellEnd"/>
      <w:proofErr w:type="gramEnd"/>
      <w:r>
        <w:rPr>
          <w:sz w:val="24"/>
          <w:szCs w:val="24"/>
        </w:rPr>
        <w:t>(</w:t>
      </w:r>
      <w:proofErr w:type="gramStart"/>
      <w:r>
        <w:rPr>
          <w:sz w:val="24"/>
          <w:szCs w:val="24"/>
        </w:rPr>
        <w:t>self._</w:t>
      </w:r>
      <w:proofErr w:type="spellStart"/>
      <w:proofErr w:type="gramEnd"/>
      <w:r>
        <w:rPr>
          <w:sz w:val="24"/>
          <w:szCs w:val="24"/>
        </w:rPr>
        <w:t>hit_count_plot</w:t>
      </w:r>
      <w:proofErr w:type="spellEnd"/>
      <w:r>
        <w:rPr>
          <w:sz w:val="24"/>
          <w:szCs w:val="24"/>
        </w:rPr>
        <w:t>, "</w:t>
      </w:r>
      <w:r>
        <w:rPr>
          <w:sz w:val="24"/>
          <w:szCs w:val="24"/>
        </w:rPr>
        <w:t>累计击球数</w:t>
      </w:r>
      <w:r>
        <w:rPr>
          <w:sz w:val="24"/>
          <w:szCs w:val="24"/>
        </w:rPr>
        <w:t>")</w:t>
      </w:r>
    </w:p>
    <w:p w14:paraId="0D7AB46C"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data_</w:t>
      </w:r>
      <w:proofErr w:type="gramStart"/>
      <w:r>
        <w:rPr>
          <w:sz w:val="24"/>
          <w:szCs w:val="24"/>
        </w:rPr>
        <w:t>tabs.addTab</w:t>
      </w:r>
      <w:proofErr w:type="spellEnd"/>
      <w:proofErr w:type="gramEnd"/>
      <w:r>
        <w:rPr>
          <w:sz w:val="24"/>
          <w:szCs w:val="24"/>
        </w:rPr>
        <w:t>(</w:t>
      </w:r>
      <w:proofErr w:type="gramStart"/>
      <w:r>
        <w:rPr>
          <w:sz w:val="24"/>
          <w:szCs w:val="24"/>
        </w:rPr>
        <w:t>self._</w:t>
      </w:r>
      <w:proofErr w:type="spellStart"/>
      <w:proofErr w:type="gramEnd"/>
      <w:r>
        <w:rPr>
          <w:sz w:val="24"/>
          <w:szCs w:val="24"/>
        </w:rPr>
        <w:t>build_</w:t>
      </w:r>
      <w:proofErr w:type="gramStart"/>
      <w:r>
        <w:rPr>
          <w:sz w:val="24"/>
          <w:szCs w:val="24"/>
        </w:rPr>
        <w:t>distributions</w:t>
      </w:r>
      <w:proofErr w:type="spellEnd"/>
      <w:r>
        <w:rPr>
          <w:sz w:val="24"/>
          <w:szCs w:val="24"/>
        </w:rPr>
        <w:t>(</w:t>
      </w:r>
      <w:proofErr w:type="gramEnd"/>
      <w:r>
        <w:rPr>
          <w:sz w:val="24"/>
          <w:szCs w:val="24"/>
        </w:rPr>
        <w:t>), "</w:t>
      </w:r>
      <w:r>
        <w:rPr>
          <w:sz w:val="24"/>
          <w:szCs w:val="24"/>
        </w:rPr>
        <w:t>分布</w:t>
      </w:r>
      <w:r>
        <w:rPr>
          <w:sz w:val="24"/>
          <w:szCs w:val="24"/>
        </w:rPr>
        <w:t>")</w:t>
      </w:r>
    </w:p>
    <w:p w14:paraId="376849C8"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data_</w:t>
      </w:r>
      <w:proofErr w:type="gramStart"/>
      <w:r>
        <w:rPr>
          <w:sz w:val="24"/>
          <w:szCs w:val="24"/>
        </w:rPr>
        <w:t>tabs.addTab</w:t>
      </w:r>
      <w:proofErr w:type="spellEnd"/>
      <w:proofErr w:type="gramEnd"/>
      <w:r>
        <w:rPr>
          <w:sz w:val="24"/>
          <w:szCs w:val="24"/>
        </w:rPr>
        <w:t>(</w:t>
      </w:r>
      <w:proofErr w:type="gramStart"/>
      <w:r>
        <w:rPr>
          <w:sz w:val="24"/>
          <w:szCs w:val="24"/>
        </w:rPr>
        <w:t>self._</w:t>
      </w:r>
      <w:proofErr w:type="spellStart"/>
      <w:proofErr w:type="gramEnd"/>
      <w:r>
        <w:rPr>
          <w:sz w:val="24"/>
          <w:szCs w:val="24"/>
        </w:rPr>
        <w:t>build_</w:t>
      </w:r>
      <w:proofErr w:type="gramStart"/>
      <w:r>
        <w:rPr>
          <w:sz w:val="24"/>
          <w:szCs w:val="24"/>
        </w:rPr>
        <w:t>players</w:t>
      </w:r>
      <w:proofErr w:type="spellEnd"/>
      <w:r>
        <w:rPr>
          <w:sz w:val="24"/>
          <w:szCs w:val="24"/>
        </w:rPr>
        <w:t>(</w:t>
      </w:r>
      <w:proofErr w:type="gramEnd"/>
      <w:r>
        <w:rPr>
          <w:sz w:val="24"/>
          <w:szCs w:val="24"/>
        </w:rPr>
        <w:t>), "</w:t>
      </w:r>
      <w:r>
        <w:rPr>
          <w:sz w:val="24"/>
          <w:szCs w:val="24"/>
        </w:rPr>
        <w:t>选手</w:t>
      </w:r>
      <w:r>
        <w:rPr>
          <w:sz w:val="24"/>
          <w:szCs w:val="24"/>
        </w:rPr>
        <w:t>")</w:t>
      </w:r>
    </w:p>
    <w:p w14:paraId="36E3607D" w14:textId="77777777" w:rsidR="00D63202" w:rsidRDefault="00D63202">
      <w:pPr>
        <w:pStyle w:val="my"/>
        <w:shd w:val="clear" w:color="auto" w:fill="45B0E1"/>
        <w:rPr>
          <w:sz w:val="24"/>
          <w:szCs w:val="24"/>
        </w:rPr>
      </w:pPr>
    </w:p>
    <w:p w14:paraId="4BF9654A"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left_split</w:t>
      </w:r>
      <w:proofErr w:type="spellEnd"/>
      <w:r>
        <w:rPr>
          <w:sz w:val="24"/>
          <w:szCs w:val="24"/>
        </w:rPr>
        <w:t xml:space="preserve"> = </w:t>
      </w:r>
      <w:proofErr w:type="spellStart"/>
      <w:proofErr w:type="gramStart"/>
      <w:r>
        <w:rPr>
          <w:sz w:val="24"/>
          <w:szCs w:val="24"/>
        </w:rPr>
        <w:t>QSplitter</w:t>
      </w:r>
      <w:proofErr w:type="spellEnd"/>
      <w:r>
        <w:rPr>
          <w:sz w:val="24"/>
          <w:szCs w:val="24"/>
        </w:rPr>
        <w:t>(</w:t>
      </w:r>
      <w:proofErr w:type="spellStart"/>
      <w:r>
        <w:rPr>
          <w:sz w:val="24"/>
          <w:szCs w:val="24"/>
        </w:rPr>
        <w:t>Qt.Vertical</w:t>
      </w:r>
      <w:proofErr w:type="spellEnd"/>
      <w:proofErr w:type="gramEnd"/>
      <w:r>
        <w:rPr>
          <w:sz w:val="24"/>
          <w:szCs w:val="24"/>
        </w:rPr>
        <w:t>)</w:t>
      </w:r>
    </w:p>
    <w:p w14:paraId="39AFA578"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left_</w:t>
      </w:r>
      <w:proofErr w:type="gramStart"/>
      <w:r>
        <w:rPr>
          <w:sz w:val="24"/>
          <w:szCs w:val="24"/>
        </w:rPr>
        <w:t>split.addWidget</w:t>
      </w:r>
      <w:proofErr w:type="spellEnd"/>
      <w:proofErr w:type="gramEnd"/>
      <w:r>
        <w:rPr>
          <w:sz w:val="24"/>
          <w:szCs w:val="24"/>
        </w:rPr>
        <w:t>(</w:t>
      </w:r>
      <w:proofErr w:type="spellStart"/>
      <w:r>
        <w:rPr>
          <w:sz w:val="24"/>
          <w:szCs w:val="24"/>
        </w:rPr>
        <w:t>player_tabs</w:t>
      </w:r>
      <w:proofErr w:type="spellEnd"/>
      <w:r>
        <w:rPr>
          <w:sz w:val="24"/>
          <w:szCs w:val="24"/>
        </w:rPr>
        <w:t>)</w:t>
      </w:r>
    </w:p>
    <w:p w14:paraId="226BC16A"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left_</w:t>
      </w:r>
      <w:proofErr w:type="gramStart"/>
      <w:r>
        <w:rPr>
          <w:sz w:val="24"/>
          <w:szCs w:val="24"/>
        </w:rPr>
        <w:t>split.addWidget</w:t>
      </w:r>
      <w:proofErr w:type="spellEnd"/>
      <w:proofErr w:type="gramEnd"/>
      <w:r>
        <w:rPr>
          <w:sz w:val="24"/>
          <w:szCs w:val="24"/>
        </w:rPr>
        <w:t>(</w:t>
      </w:r>
      <w:proofErr w:type="spellStart"/>
      <w:r>
        <w:rPr>
          <w:sz w:val="24"/>
          <w:szCs w:val="24"/>
        </w:rPr>
        <w:t>data_tabs</w:t>
      </w:r>
      <w:proofErr w:type="spellEnd"/>
      <w:r>
        <w:rPr>
          <w:sz w:val="24"/>
          <w:szCs w:val="24"/>
        </w:rPr>
        <w:t>)</w:t>
      </w:r>
    </w:p>
    <w:p w14:paraId="1AE7CAAA"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left_</w:t>
      </w:r>
      <w:proofErr w:type="gramStart"/>
      <w:r>
        <w:rPr>
          <w:sz w:val="24"/>
          <w:szCs w:val="24"/>
        </w:rPr>
        <w:t>split.setStretchFactor</w:t>
      </w:r>
      <w:proofErr w:type="spellEnd"/>
      <w:proofErr w:type="gramEnd"/>
      <w:r>
        <w:rPr>
          <w:sz w:val="24"/>
          <w:szCs w:val="24"/>
        </w:rPr>
        <w:t>(0, 3)</w:t>
      </w:r>
    </w:p>
    <w:p w14:paraId="4956965A"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left_</w:t>
      </w:r>
      <w:proofErr w:type="gramStart"/>
      <w:r>
        <w:rPr>
          <w:sz w:val="24"/>
          <w:szCs w:val="24"/>
        </w:rPr>
        <w:t>split.setStretchFactor</w:t>
      </w:r>
      <w:proofErr w:type="spellEnd"/>
      <w:proofErr w:type="gramEnd"/>
      <w:r>
        <w:rPr>
          <w:sz w:val="24"/>
          <w:szCs w:val="24"/>
        </w:rPr>
        <w:t>(1, 2)</w:t>
      </w:r>
    </w:p>
    <w:p w14:paraId="19D2D62F" w14:textId="77777777" w:rsidR="00D63202" w:rsidRDefault="00D63202">
      <w:pPr>
        <w:pStyle w:val="my"/>
        <w:shd w:val="clear" w:color="auto" w:fill="45B0E1"/>
        <w:rPr>
          <w:sz w:val="24"/>
          <w:szCs w:val="24"/>
        </w:rPr>
      </w:pPr>
    </w:p>
    <w:p w14:paraId="486F9A99"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root_split</w:t>
      </w:r>
      <w:proofErr w:type="spellEnd"/>
      <w:r>
        <w:rPr>
          <w:sz w:val="24"/>
          <w:szCs w:val="24"/>
        </w:rPr>
        <w:t xml:space="preserve"> = </w:t>
      </w:r>
      <w:proofErr w:type="spellStart"/>
      <w:proofErr w:type="gramStart"/>
      <w:r>
        <w:rPr>
          <w:sz w:val="24"/>
          <w:szCs w:val="24"/>
        </w:rPr>
        <w:t>QSplitter</w:t>
      </w:r>
      <w:proofErr w:type="spellEnd"/>
      <w:r>
        <w:rPr>
          <w:sz w:val="24"/>
          <w:szCs w:val="24"/>
        </w:rPr>
        <w:t>(</w:t>
      </w:r>
      <w:proofErr w:type="spellStart"/>
      <w:r>
        <w:rPr>
          <w:sz w:val="24"/>
          <w:szCs w:val="24"/>
        </w:rPr>
        <w:t>Qt.Horizontal</w:t>
      </w:r>
      <w:proofErr w:type="spellEnd"/>
      <w:proofErr w:type="gramEnd"/>
      <w:r>
        <w:rPr>
          <w:sz w:val="24"/>
          <w:szCs w:val="24"/>
        </w:rPr>
        <w:t>)</w:t>
      </w:r>
    </w:p>
    <w:p w14:paraId="7C8AAB08"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root_</w:t>
      </w:r>
      <w:proofErr w:type="gramStart"/>
      <w:r>
        <w:rPr>
          <w:sz w:val="24"/>
          <w:szCs w:val="24"/>
        </w:rPr>
        <w:t>split.addWidget</w:t>
      </w:r>
      <w:proofErr w:type="spellEnd"/>
      <w:proofErr w:type="gramEnd"/>
      <w:r>
        <w:rPr>
          <w:sz w:val="24"/>
          <w:szCs w:val="24"/>
        </w:rPr>
        <w:t>(</w:t>
      </w:r>
      <w:proofErr w:type="spellStart"/>
      <w:r>
        <w:rPr>
          <w:sz w:val="24"/>
          <w:szCs w:val="24"/>
        </w:rPr>
        <w:t>left_split</w:t>
      </w:r>
      <w:proofErr w:type="spellEnd"/>
      <w:r>
        <w:rPr>
          <w:sz w:val="24"/>
          <w:szCs w:val="24"/>
        </w:rPr>
        <w:t>)</w:t>
      </w:r>
    </w:p>
    <w:p w14:paraId="6ED04EBC"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root_</w:t>
      </w:r>
      <w:proofErr w:type="gramStart"/>
      <w:r>
        <w:rPr>
          <w:sz w:val="24"/>
          <w:szCs w:val="24"/>
        </w:rPr>
        <w:t>split.addWidget</w:t>
      </w:r>
      <w:proofErr w:type="spellEnd"/>
      <w:proofErr w:type="gramEnd"/>
      <w:r>
        <w:rPr>
          <w:sz w:val="24"/>
          <w:szCs w:val="24"/>
        </w:rPr>
        <w:t>(</w:t>
      </w:r>
      <w:proofErr w:type="spellStart"/>
      <w:r>
        <w:rPr>
          <w:sz w:val="24"/>
          <w:szCs w:val="24"/>
        </w:rPr>
        <w:t>right_panel</w:t>
      </w:r>
      <w:proofErr w:type="spellEnd"/>
      <w:r>
        <w:rPr>
          <w:sz w:val="24"/>
          <w:szCs w:val="24"/>
        </w:rPr>
        <w:t>)</w:t>
      </w:r>
    </w:p>
    <w:p w14:paraId="486973D0"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root_</w:t>
      </w:r>
      <w:proofErr w:type="gramStart"/>
      <w:r>
        <w:rPr>
          <w:sz w:val="24"/>
          <w:szCs w:val="24"/>
        </w:rPr>
        <w:t>split.setStretchFactor</w:t>
      </w:r>
      <w:proofErr w:type="spellEnd"/>
      <w:proofErr w:type="gramEnd"/>
      <w:r>
        <w:rPr>
          <w:sz w:val="24"/>
          <w:szCs w:val="24"/>
        </w:rPr>
        <w:t>(0, 4)</w:t>
      </w:r>
    </w:p>
    <w:p w14:paraId="108CD399"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root_</w:t>
      </w:r>
      <w:proofErr w:type="gramStart"/>
      <w:r>
        <w:rPr>
          <w:sz w:val="24"/>
          <w:szCs w:val="24"/>
        </w:rPr>
        <w:t>split.setStretchFactor</w:t>
      </w:r>
      <w:proofErr w:type="spellEnd"/>
      <w:proofErr w:type="gramEnd"/>
      <w:r>
        <w:rPr>
          <w:sz w:val="24"/>
          <w:szCs w:val="24"/>
        </w:rPr>
        <w:t>(1, 2)</w:t>
      </w:r>
    </w:p>
    <w:p w14:paraId="059E50AE" w14:textId="77777777" w:rsidR="00D63202" w:rsidRDefault="00D63202">
      <w:pPr>
        <w:pStyle w:val="my"/>
        <w:shd w:val="clear" w:color="auto" w:fill="45B0E1"/>
        <w:rPr>
          <w:sz w:val="24"/>
          <w:szCs w:val="24"/>
        </w:rPr>
      </w:pPr>
    </w:p>
    <w:p w14:paraId="2589CA40" w14:textId="77777777" w:rsidR="00D63202" w:rsidRDefault="00000000">
      <w:pPr>
        <w:pStyle w:val="my"/>
        <w:shd w:val="clear" w:color="auto" w:fill="45B0E1"/>
        <w:rPr>
          <w:sz w:val="24"/>
          <w:szCs w:val="24"/>
        </w:rPr>
      </w:pPr>
      <w:r>
        <w:rPr>
          <w:sz w:val="24"/>
          <w:szCs w:val="24"/>
        </w:rPr>
        <w:t xml:space="preserve">        container = </w:t>
      </w:r>
      <w:proofErr w:type="spellStart"/>
      <w:proofErr w:type="gramStart"/>
      <w:r>
        <w:rPr>
          <w:sz w:val="24"/>
          <w:szCs w:val="24"/>
        </w:rPr>
        <w:t>QWidget</w:t>
      </w:r>
      <w:proofErr w:type="spellEnd"/>
      <w:r>
        <w:rPr>
          <w:sz w:val="24"/>
          <w:szCs w:val="24"/>
        </w:rPr>
        <w:t>(</w:t>
      </w:r>
      <w:proofErr w:type="gramEnd"/>
      <w:r>
        <w:rPr>
          <w:sz w:val="24"/>
          <w:szCs w:val="24"/>
        </w:rPr>
        <w:t>)</w:t>
      </w:r>
    </w:p>
    <w:p w14:paraId="3220C514" w14:textId="77777777" w:rsidR="00D63202" w:rsidRDefault="00000000">
      <w:pPr>
        <w:pStyle w:val="my"/>
        <w:shd w:val="clear" w:color="auto" w:fill="45B0E1"/>
        <w:rPr>
          <w:sz w:val="24"/>
          <w:szCs w:val="24"/>
        </w:rPr>
      </w:pPr>
      <w:r>
        <w:rPr>
          <w:sz w:val="24"/>
          <w:szCs w:val="24"/>
        </w:rPr>
        <w:lastRenderedPageBreak/>
        <w:t xml:space="preserve">        layout = </w:t>
      </w:r>
      <w:proofErr w:type="spellStart"/>
      <w:r>
        <w:rPr>
          <w:sz w:val="24"/>
          <w:szCs w:val="24"/>
        </w:rPr>
        <w:t>QVBoxLayout</w:t>
      </w:r>
      <w:proofErr w:type="spellEnd"/>
      <w:r>
        <w:rPr>
          <w:sz w:val="24"/>
          <w:szCs w:val="24"/>
        </w:rPr>
        <w:t>(container)</w:t>
      </w:r>
    </w:p>
    <w:p w14:paraId="2E356336" w14:textId="77777777" w:rsidR="00D63202" w:rsidRDefault="00000000">
      <w:pPr>
        <w:pStyle w:val="my"/>
        <w:shd w:val="clear" w:color="auto" w:fill="45B0E1"/>
        <w:rPr>
          <w:sz w:val="24"/>
          <w:szCs w:val="24"/>
        </w:rPr>
      </w:pPr>
      <w:r>
        <w:rPr>
          <w:sz w:val="24"/>
          <w:szCs w:val="24"/>
        </w:rPr>
        <w:t xml:space="preserve">        </w:t>
      </w:r>
      <w:proofErr w:type="spellStart"/>
      <w:proofErr w:type="gramStart"/>
      <w:r>
        <w:rPr>
          <w:sz w:val="24"/>
          <w:szCs w:val="24"/>
        </w:rPr>
        <w:t>layout.addWidget</w:t>
      </w:r>
      <w:proofErr w:type="spellEnd"/>
      <w:proofErr w:type="gramEnd"/>
      <w:r>
        <w:rPr>
          <w:sz w:val="24"/>
          <w:szCs w:val="24"/>
        </w:rPr>
        <w:t>(</w:t>
      </w:r>
      <w:proofErr w:type="gramStart"/>
      <w:r>
        <w:rPr>
          <w:sz w:val="24"/>
          <w:szCs w:val="24"/>
        </w:rPr>
        <w:t>self._</w:t>
      </w:r>
      <w:proofErr w:type="spellStart"/>
      <w:proofErr w:type="gramEnd"/>
      <w:r>
        <w:rPr>
          <w:sz w:val="24"/>
          <w:szCs w:val="24"/>
        </w:rPr>
        <w:t>build_</w:t>
      </w:r>
      <w:proofErr w:type="gramStart"/>
      <w:r>
        <w:rPr>
          <w:sz w:val="24"/>
          <w:szCs w:val="24"/>
        </w:rPr>
        <w:t>header</w:t>
      </w:r>
      <w:proofErr w:type="spellEnd"/>
      <w:r>
        <w:rPr>
          <w:sz w:val="24"/>
          <w:szCs w:val="24"/>
        </w:rPr>
        <w:t>(</w:t>
      </w:r>
      <w:proofErr w:type="gramEnd"/>
      <w:r>
        <w:rPr>
          <w:sz w:val="24"/>
          <w:szCs w:val="24"/>
        </w:rPr>
        <w:t>))</w:t>
      </w:r>
    </w:p>
    <w:p w14:paraId="512BEB61" w14:textId="77777777" w:rsidR="00D63202" w:rsidRDefault="00000000">
      <w:pPr>
        <w:pStyle w:val="my"/>
        <w:shd w:val="clear" w:color="auto" w:fill="45B0E1"/>
        <w:rPr>
          <w:sz w:val="24"/>
          <w:szCs w:val="24"/>
        </w:rPr>
      </w:pPr>
      <w:r>
        <w:rPr>
          <w:sz w:val="24"/>
          <w:szCs w:val="24"/>
        </w:rPr>
        <w:t xml:space="preserve">        </w:t>
      </w:r>
      <w:proofErr w:type="spellStart"/>
      <w:proofErr w:type="gramStart"/>
      <w:r>
        <w:rPr>
          <w:sz w:val="24"/>
          <w:szCs w:val="24"/>
        </w:rPr>
        <w:t>layout.addWidget</w:t>
      </w:r>
      <w:proofErr w:type="spellEnd"/>
      <w:proofErr w:type="gramEnd"/>
      <w:r>
        <w:rPr>
          <w:sz w:val="24"/>
          <w:szCs w:val="24"/>
        </w:rPr>
        <w:t>(</w:t>
      </w:r>
      <w:proofErr w:type="spellStart"/>
      <w:r>
        <w:rPr>
          <w:sz w:val="24"/>
          <w:szCs w:val="24"/>
        </w:rPr>
        <w:t>root_split</w:t>
      </w:r>
      <w:proofErr w:type="spellEnd"/>
      <w:r>
        <w:rPr>
          <w:sz w:val="24"/>
          <w:szCs w:val="24"/>
        </w:rPr>
        <w:t>, 1)</w:t>
      </w:r>
    </w:p>
    <w:p w14:paraId="1CF1BD22" w14:textId="77777777" w:rsidR="00D63202" w:rsidRDefault="00000000">
      <w:pPr>
        <w:pStyle w:val="my"/>
        <w:shd w:val="clear" w:color="auto" w:fill="45B0E1"/>
        <w:rPr>
          <w:sz w:val="24"/>
          <w:szCs w:val="24"/>
        </w:rPr>
      </w:pPr>
      <w:r>
        <w:rPr>
          <w:sz w:val="24"/>
          <w:szCs w:val="24"/>
        </w:rPr>
        <w:t xml:space="preserve">        </w:t>
      </w:r>
      <w:proofErr w:type="spellStart"/>
      <w:proofErr w:type="gramStart"/>
      <w:r>
        <w:rPr>
          <w:sz w:val="24"/>
          <w:szCs w:val="24"/>
        </w:rPr>
        <w:t>self.setCentralWidget</w:t>
      </w:r>
      <w:proofErr w:type="spellEnd"/>
      <w:proofErr w:type="gramEnd"/>
      <w:r>
        <w:rPr>
          <w:sz w:val="24"/>
          <w:szCs w:val="24"/>
        </w:rPr>
        <w:t>(container)</w:t>
      </w:r>
    </w:p>
    <w:p w14:paraId="00F1937A" w14:textId="77777777" w:rsidR="00D63202" w:rsidRDefault="00000000" w:rsidP="006B0D02">
      <w:pPr>
        <w:spacing w:line="400" w:lineRule="exact"/>
        <w:ind w:firstLineChars="200" w:firstLine="420"/>
        <w:rPr>
          <w:rFonts w:ascii="宋体" w:hAnsi="宋体"/>
        </w:rPr>
      </w:pPr>
      <w:r>
        <w:rPr>
          <w:rFonts w:ascii="宋体" w:hAnsi="宋体" w:hint="eastAsia"/>
        </w:rPr>
        <w:t>整体布局的根容器为：</w:t>
      </w:r>
    </w:p>
    <w:p w14:paraId="4EB365CB" w14:textId="77777777" w:rsidR="00D63202" w:rsidRDefault="00000000">
      <w:pPr>
        <w:pStyle w:val="my"/>
        <w:shd w:val="clear" w:color="auto" w:fill="45B0E1"/>
        <w:rPr>
          <w:sz w:val="24"/>
          <w:szCs w:val="24"/>
        </w:rPr>
      </w:pPr>
      <w:r>
        <w:rPr>
          <w:sz w:val="24"/>
          <w:szCs w:val="24"/>
        </w:rPr>
        <w:t xml:space="preserve">container = </w:t>
      </w:r>
      <w:proofErr w:type="spellStart"/>
      <w:proofErr w:type="gramStart"/>
      <w:r>
        <w:rPr>
          <w:sz w:val="24"/>
          <w:szCs w:val="24"/>
        </w:rPr>
        <w:t>QWidget</w:t>
      </w:r>
      <w:proofErr w:type="spellEnd"/>
      <w:r>
        <w:rPr>
          <w:sz w:val="24"/>
          <w:szCs w:val="24"/>
        </w:rPr>
        <w:t>(</w:t>
      </w:r>
      <w:proofErr w:type="gramEnd"/>
      <w:r>
        <w:rPr>
          <w:sz w:val="24"/>
          <w:szCs w:val="24"/>
        </w:rPr>
        <w:t>)</w:t>
      </w:r>
    </w:p>
    <w:p w14:paraId="5354F89C" w14:textId="77777777" w:rsidR="00D63202" w:rsidRDefault="00000000">
      <w:pPr>
        <w:pStyle w:val="my"/>
        <w:shd w:val="clear" w:color="auto" w:fill="45B0E1"/>
        <w:rPr>
          <w:sz w:val="24"/>
          <w:szCs w:val="24"/>
        </w:rPr>
      </w:pPr>
      <w:r>
        <w:rPr>
          <w:sz w:val="24"/>
          <w:szCs w:val="24"/>
        </w:rPr>
        <w:t xml:space="preserve">layout = </w:t>
      </w:r>
      <w:proofErr w:type="spellStart"/>
      <w:r>
        <w:rPr>
          <w:sz w:val="24"/>
          <w:szCs w:val="24"/>
        </w:rPr>
        <w:t>QVBoxLayout</w:t>
      </w:r>
      <w:proofErr w:type="spellEnd"/>
      <w:r>
        <w:rPr>
          <w:sz w:val="24"/>
          <w:szCs w:val="24"/>
        </w:rPr>
        <w:t>(container)</w:t>
      </w:r>
    </w:p>
    <w:p w14:paraId="7DD25222" w14:textId="77777777" w:rsidR="00D63202" w:rsidRDefault="00000000">
      <w:pPr>
        <w:pStyle w:val="my"/>
        <w:shd w:val="clear" w:color="auto" w:fill="45B0E1"/>
        <w:rPr>
          <w:sz w:val="24"/>
          <w:szCs w:val="24"/>
        </w:rPr>
      </w:pPr>
      <w:proofErr w:type="spellStart"/>
      <w:proofErr w:type="gramStart"/>
      <w:r>
        <w:rPr>
          <w:sz w:val="24"/>
          <w:szCs w:val="24"/>
        </w:rPr>
        <w:t>layout.addWidget</w:t>
      </w:r>
      <w:proofErr w:type="spellEnd"/>
      <w:proofErr w:type="gramEnd"/>
      <w:r>
        <w:rPr>
          <w:sz w:val="24"/>
          <w:szCs w:val="24"/>
        </w:rPr>
        <w:t>(</w:t>
      </w:r>
      <w:proofErr w:type="gramStart"/>
      <w:r>
        <w:rPr>
          <w:sz w:val="24"/>
          <w:szCs w:val="24"/>
        </w:rPr>
        <w:t>self._</w:t>
      </w:r>
      <w:proofErr w:type="spellStart"/>
      <w:proofErr w:type="gramEnd"/>
      <w:r>
        <w:rPr>
          <w:sz w:val="24"/>
          <w:szCs w:val="24"/>
        </w:rPr>
        <w:t>build_</w:t>
      </w:r>
      <w:proofErr w:type="gramStart"/>
      <w:r>
        <w:rPr>
          <w:sz w:val="24"/>
          <w:szCs w:val="24"/>
        </w:rPr>
        <w:t>header</w:t>
      </w:r>
      <w:proofErr w:type="spellEnd"/>
      <w:r>
        <w:rPr>
          <w:sz w:val="24"/>
          <w:szCs w:val="24"/>
        </w:rPr>
        <w:t>(</w:t>
      </w:r>
      <w:proofErr w:type="gramEnd"/>
      <w:r>
        <w:rPr>
          <w:sz w:val="24"/>
          <w:szCs w:val="24"/>
        </w:rPr>
        <w:t>))</w:t>
      </w:r>
    </w:p>
    <w:p w14:paraId="08A5DDE9" w14:textId="77777777" w:rsidR="00D63202" w:rsidRDefault="00000000">
      <w:pPr>
        <w:pStyle w:val="my"/>
        <w:shd w:val="clear" w:color="auto" w:fill="45B0E1"/>
        <w:rPr>
          <w:sz w:val="24"/>
          <w:szCs w:val="24"/>
        </w:rPr>
      </w:pPr>
      <w:proofErr w:type="spellStart"/>
      <w:proofErr w:type="gramStart"/>
      <w:r>
        <w:rPr>
          <w:sz w:val="24"/>
          <w:szCs w:val="24"/>
        </w:rPr>
        <w:t>layout.addWidget</w:t>
      </w:r>
      <w:proofErr w:type="spellEnd"/>
      <w:proofErr w:type="gramEnd"/>
      <w:r>
        <w:rPr>
          <w:sz w:val="24"/>
          <w:szCs w:val="24"/>
        </w:rPr>
        <w:t>(</w:t>
      </w:r>
      <w:proofErr w:type="spellStart"/>
      <w:r>
        <w:rPr>
          <w:sz w:val="24"/>
          <w:szCs w:val="24"/>
        </w:rPr>
        <w:t>root_split</w:t>
      </w:r>
      <w:proofErr w:type="spellEnd"/>
      <w:r>
        <w:rPr>
          <w:sz w:val="24"/>
          <w:szCs w:val="24"/>
        </w:rPr>
        <w:t>, 1)</w:t>
      </w:r>
    </w:p>
    <w:p w14:paraId="5E3EFB59" w14:textId="77777777" w:rsidR="00D63202" w:rsidRDefault="00000000">
      <w:pPr>
        <w:pStyle w:val="my"/>
        <w:shd w:val="clear" w:color="auto" w:fill="45B0E1"/>
        <w:rPr>
          <w:sz w:val="24"/>
          <w:szCs w:val="24"/>
        </w:rPr>
      </w:pPr>
      <w:proofErr w:type="spellStart"/>
      <w:proofErr w:type="gramStart"/>
      <w:r>
        <w:rPr>
          <w:sz w:val="24"/>
          <w:szCs w:val="24"/>
        </w:rPr>
        <w:t>self.setCentralWidget</w:t>
      </w:r>
      <w:proofErr w:type="spellEnd"/>
      <w:proofErr w:type="gramEnd"/>
      <w:r>
        <w:rPr>
          <w:sz w:val="24"/>
          <w:szCs w:val="24"/>
        </w:rPr>
        <w:t>(container)</w:t>
      </w:r>
    </w:p>
    <w:p w14:paraId="313D7F04" w14:textId="77777777" w:rsidR="00D63202" w:rsidRPr="006B0D02" w:rsidRDefault="00000000" w:rsidP="006B0D02">
      <w:pPr>
        <w:spacing w:line="400" w:lineRule="exact"/>
        <w:ind w:firstLineChars="200" w:firstLine="422"/>
        <w:rPr>
          <w:rFonts w:ascii="宋体" w:hAnsi="宋体"/>
          <w:b/>
          <w:bCs/>
        </w:rPr>
      </w:pPr>
      <w:r w:rsidRPr="006B0D02">
        <w:rPr>
          <w:rFonts w:ascii="宋体" w:hAnsi="宋体" w:hint="eastAsia"/>
          <w:b/>
          <w:bCs/>
        </w:rPr>
        <w:t>顶部：标题栏区域（Header）</w:t>
      </w:r>
    </w:p>
    <w:p w14:paraId="1F3E95B2" w14:textId="77777777" w:rsidR="00F71D9D" w:rsidRPr="006B0D02" w:rsidRDefault="00000000" w:rsidP="006B0D02">
      <w:pPr>
        <w:spacing w:line="400" w:lineRule="exact"/>
        <w:ind w:firstLineChars="200" w:firstLine="420"/>
        <w:rPr>
          <w:rFonts w:ascii="宋体" w:hAnsi="宋体"/>
        </w:rPr>
      </w:pPr>
      <w:proofErr w:type="spellStart"/>
      <w:r w:rsidRPr="006B0D02">
        <w:rPr>
          <w:rFonts w:ascii="宋体" w:hAnsi="宋体" w:hint="eastAsia"/>
        </w:rPr>
        <w:t>build_header</w:t>
      </w:r>
      <w:proofErr w:type="spellEnd"/>
      <w:r w:rsidRPr="006B0D02">
        <w:rPr>
          <w:rFonts w:ascii="宋体" w:hAnsi="宋体" w:hint="eastAsia"/>
        </w:rPr>
        <w:t xml:space="preserve">() 创建一个固定高度的顶部条，包含主标题、副标题、以及当前文件路径显示的 </w:t>
      </w:r>
      <w:proofErr w:type="spellStart"/>
      <w:r w:rsidRPr="006B0D02">
        <w:rPr>
          <w:rFonts w:ascii="宋体" w:hAnsi="宋体" w:hint="eastAsia"/>
        </w:rPr>
        <w:t>QLabel</w:t>
      </w:r>
      <w:proofErr w:type="spellEnd"/>
      <w:r w:rsidRPr="006B0D02">
        <w:rPr>
          <w:rFonts w:ascii="宋体" w:hAnsi="宋体" w:hint="eastAsia"/>
        </w:rPr>
        <w:t>。</w:t>
      </w:r>
    </w:p>
    <w:p w14:paraId="3F018DF4" w14:textId="77777777" w:rsidR="00D63202" w:rsidRPr="006B0D02" w:rsidRDefault="00000000" w:rsidP="006B0D02">
      <w:pPr>
        <w:spacing w:line="400" w:lineRule="exact"/>
        <w:ind w:firstLineChars="200" w:firstLine="420"/>
        <w:rPr>
          <w:rFonts w:ascii="宋体" w:hAnsi="宋体"/>
        </w:rPr>
      </w:pPr>
      <w:r w:rsidRPr="006B0D02">
        <w:rPr>
          <w:rFonts w:ascii="宋体" w:hAnsi="宋体" w:hint="eastAsia"/>
        </w:rPr>
        <w:t xml:space="preserve">固定高度： </w:t>
      </w:r>
      <w:proofErr w:type="spellStart"/>
      <w:proofErr w:type="gramStart"/>
      <w:r w:rsidRPr="006B0D02">
        <w:rPr>
          <w:rFonts w:ascii="宋体" w:hAnsi="宋体" w:hint="eastAsia"/>
        </w:rPr>
        <w:t>w.setFixedHeight</w:t>
      </w:r>
      <w:proofErr w:type="spellEnd"/>
      <w:proofErr w:type="gramEnd"/>
      <w:r w:rsidRPr="006B0D02">
        <w:rPr>
          <w:rFonts w:ascii="宋体" w:hAnsi="宋体" w:hint="eastAsia"/>
        </w:rPr>
        <w:t>(52)</w:t>
      </w:r>
    </w:p>
    <w:p w14:paraId="39AF9DA3" w14:textId="77777777" w:rsidR="00D63202" w:rsidRPr="006B0D02" w:rsidRDefault="00000000" w:rsidP="006B0D02">
      <w:pPr>
        <w:spacing w:line="400" w:lineRule="exact"/>
        <w:ind w:firstLineChars="200" w:firstLine="420"/>
        <w:rPr>
          <w:rFonts w:ascii="宋体" w:hAnsi="宋体"/>
        </w:rPr>
      </w:pPr>
      <w:r w:rsidRPr="006B0D02">
        <w:rPr>
          <w:rFonts w:ascii="宋体" w:hAnsi="宋体" w:hint="eastAsia"/>
        </w:rPr>
        <w:t xml:space="preserve">横向布局： layout = </w:t>
      </w:r>
      <w:proofErr w:type="spellStart"/>
      <w:r w:rsidRPr="006B0D02">
        <w:rPr>
          <w:rFonts w:ascii="宋体" w:hAnsi="宋体" w:hint="eastAsia"/>
        </w:rPr>
        <w:t>QHBoxLayout</w:t>
      </w:r>
      <w:proofErr w:type="spellEnd"/>
      <w:r w:rsidRPr="006B0D02">
        <w:rPr>
          <w:rFonts w:ascii="宋体" w:hAnsi="宋体" w:hint="eastAsia"/>
        </w:rPr>
        <w:t>(w)</w:t>
      </w:r>
    </w:p>
    <w:p w14:paraId="213F4172" w14:textId="77777777" w:rsidR="00D63202" w:rsidRPr="006B0D02" w:rsidRDefault="00000000" w:rsidP="006B0D02">
      <w:pPr>
        <w:spacing w:line="400" w:lineRule="exact"/>
        <w:ind w:firstLineChars="200" w:firstLine="420"/>
        <w:rPr>
          <w:rFonts w:ascii="宋体" w:hAnsi="宋体"/>
        </w:rPr>
      </w:pPr>
      <w:r w:rsidRPr="006B0D02">
        <w:rPr>
          <w:rFonts w:ascii="宋体" w:hAnsi="宋体" w:hint="eastAsia"/>
        </w:rPr>
        <w:t xml:space="preserve">右侧文件标签： </w:t>
      </w:r>
      <w:proofErr w:type="gramStart"/>
      <w:r w:rsidRPr="006B0D02">
        <w:rPr>
          <w:rFonts w:ascii="宋体" w:hAnsi="宋体" w:hint="eastAsia"/>
        </w:rPr>
        <w:t>self._</w:t>
      </w:r>
      <w:proofErr w:type="spellStart"/>
      <w:proofErr w:type="gramEnd"/>
      <w:r w:rsidRPr="006B0D02">
        <w:rPr>
          <w:rFonts w:ascii="宋体" w:hAnsi="宋体" w:hint="eastAsia"/>
        </w:rPr>
        <w:t>header_file</w:t>
      </w:r>
      <w:proofErr w:type="spellEnd"/>
      <w:r w:rsidRPr="006B0D02">
        <w:rPr>
          <w:rFonts w:ascii="宋体" w:hAnsi="宋体" w:hint="eastAsia"/>
        </w:rPr>
        <w:t xml:space="preserve"> = </w:t>
      </w:r>
      <w:proofErr w:type="spellStart"/>
      <w:r w:rsidRPr="006B0D02">
        <w:rPr>
          <w:rFonts w:ascii="宋体" w:hAnsi="宋体" w:hint="eastAsia"/>
        </w:rPr>
        <w:t>file_lab</w:t>
      </w:r>
      <w:proofErr w:type="spellEnd"/>
      <w:r w:rsidRPr="006B0D02">
        <w:rPr>
          <w:rFonts w:ascii="宋体" w:hAnsi="宋体" w:hint="eastAsia"/>
        </w:rPr>
        <w:t xml:space="preserve"> （可复制文本）</w:t>
      </w:r>
    </w:p>
    <w:p w14:paraId="12BE73FB" w14:textId="77777777" w:rsidR="00D63202" w:rsidRDefault="00000000">
      <w:pPr>
        <w:pStyle w:val="my"/>
        <w:shd w:val="clear" w:color="auto" w:fill="45B0E1"/>
        <w:rPr>
          <w:sz w:val="24"/>
          <w:szCs w:val="24"/>
        </w:rPr>
      </w:pPr>
      <w:r>
        <w:t>   </w:t>
      </w:r>
      <w:r>
        <w:rPr>
          <w:sz w:val="24"/>
          <w:szCs w:val="24"/>
        </w:rPr>
        <w:t xml:space="preserve"> def _</w:t>
      </w:r>
      <w:proofErr w:type="spellStart"/>
      <w:r>
        <w:rPr>
          <w:sz w:val="24"/>
          <w:szCs w:val="24"/>
        </w:rPr>
        <w:t>build_header</w:t>
      </w:r>
      <w:proofErr w:type="spellEnd"/>
      <w:r>
        <w:rPr>
          <w:sz w:val="24"/>
          <w:szCs w:val="24"/>
        </w:rPr>
        <w:t xml:space="preserve">(self) -&gt; </w:t>
      </w:r>
      <w:proofErr w:type="spellStart"/>
      <w:r>
        <w:rPr>
          <w:sz w:val="24"/>
          <w:szCs w:val="24"/>
        </w:rPr>
        <w:t>QWidget</w:t>
      </w:r>
      <w:proofErr w:type="spellEnd"/>
      <w:r>
        <w:rPr>
          <w:sz w:val="24"/>
          <w:szCs w:val="24"/>
        </w:rPr>
        <w:t>:</w:t>
      </w:r>
    </w:p>
    <w:p w14:paraId="2F741530" w14:textId="77777777" w:rsidR="00D63202" w:rsidRDefault="00000000">
      <w:pPr>
        <w:pStyle w:val="my"/>
        <w:shd w:val="clear" w:color="auto" w:fill="45B0E1"/>
        <w:rPr>
          <w:sz w:val="24"/>
          <w:szCs w:val="24"/>
        </w:rPr>
      </w:pPr>
      <w:r>
        <w:rPr>
          <w:sz w:val="24"/>
          <w:szCs w:val="24"/>
        </w:rPr>
        <w:t xml:space="preserve">        w = </w:t>
      </w:r>
      <w:proofErr w:type="spellStart"/>
      <w:proofErr w:type="gramStart"/>
      <w:r>
        <w:rPr>
          <w:sz w:val="24"/>
          <w:szCs w:val="24"/>
        </w:rPr>
        <w:t>QWidget</w:t>
      </w:r>
      <w:proofErr w:type="spellEnd"/>
      <w:r>
        <w:rPr>
          <w:sz w:val="24"/>
          <w:szCs w:val="24"/>
        </w:rPr>
        <w:t>(</w:t>
      </w:r>
      <w:proofErr w:type="gramEnd"/>
      <w:r>
        <w:rPr>
          <w:sz w:val="24"/>
          <w:szCs w:val="24"/>
        </w:rPr>
        <w:t>)</w:t>
      </w:r>
    </w:p>
    <w:p w14:paraId="135DA456" w14:textId="77777777" w:rsidR="00D63202" w:rsidRDefault="00000000">
      <w:pPr>
        <w:pStyle w:val="my"/>
        <w:shd w:val="clear" w:color="auto" w:fill="45B0E1"/>
        <w:rPr>
          <w:sz w:val="24"/>
          <w:szCs w:val="24"/>
        </w:rPr>
      </w:pPr>
      <w:r>
        <w:rPr>
          <w:sz w:val="24"/>
          <w:szCs w:val="24"/>
        </w:rPr>
        <w:t xml:space="preserve">        </w:t>
      </w:r>
      <w:proofErr w:type="spellStart"/>
      <w:proofErr w:type="gramStart"/>
      <w:r>
        <w:rPr>
          <w:sz w:val="24"/>
          <w:szCs w:val="24"/>
        </w:rPr>
        <w:t>w.setFixedHeight</w:t>
      </w:r>
      <w:proofErr w:type="spellEnd"/>
      <w:proofErr w:type="gramEnd"/>
      <w:r>
        <w:rPr>
          <w:sz w:val="24"/>
          <w:szCs w:val="24"/>
        </w:rPr>
        <w:t>(52)</w:t>
      </w:r>
    </w:p>
    <w:p w14:paraId="0A763F2D" w14:textId="77777777" w:rsidR="00D63202" w:rsidRDefault="00000000">
      <w:pPr>
        <w:pStyle w:val="my"/>
        <w:shd w:val="clear" w:color="auto" w:fill="45B0E1"/>
        <w:rPr>
          <w:sz w:val="24"/>
          <w:szCs w:val="24"/>
        </w:rPr>
      </w:pPr>
      <w:r>
        <w:rPr>
          <w:sz w:val="24"/>
          <w:szCs w:val="24"/>
        </w:rPr>
        <w:t xml:space="preserve">        layout = </w:t>
      </w:r>
      <w:proofErr w:type="spellStart"/>
      <w:r>
        <w:rPr>
          <w:sz w:val="24"/>
          <w:szCs w:val="24"/>
        </w:rPr>
        <w:t>QHBoxLayout</w:t>
      </w:r>
      <w:proofErr w:type="spellEnd"/>
      <w:r>
        <w:rPr>
          <w:sz w:val="24"/>
          <w:szCs w:val="24"/>
        </w:rPr>
        <w:t>(w)</w:t>
      </w:r>
    </w:p>
    <w:p w14:paraId="75626335" w14:textId="77777777" w:rsidR="00D63202" w:rsidRDefault="00000000">
      <w:pPr>
        <w:pStyle w:val="my"/>
        <w:shd w:val="clear" w:color="auto" w:fill="45B0E1"/>
        <w:rPr>
          <w:sz w:val="24"/>
          <w:szCs w:val="24"/>
        </w:rPr>
      </w:pPr>
      <w:r>
        <w:rPr>
          <w:sz w:val="24"/>
          <w:szCs w:val="24"/>
        </w:rPr>
        <w:t xml:space="preserve">        </w:t>
      </w:r>
      <w:proofErr w:type="spellStart"/>
      <w:proofErr w:type="gramStart"/>
      <w:r>
        <w:rPr>
          <w:sz w:val="24"/>
          <w:szCs w:val="24"/>
        </w:rPr>
        <w:t>layout.setContentsMargins</w:t>
      </w:r>
      <w:proofErr w:type="spellEnd"/>
      <w:proofErr w:type="gramEnd"/>
      <w:r>
        <w:rPr>
          <w:sz w:val="24"/>
          <w:szCs w:val="24"/>
        </w:rPr>
        <w:t>(10, 8, 10, 8)</w:t>
      </w:r>
    </w:p>
    <w:p w14:paraId="5A84DB7E" w14:textId="77777777" w:rsidR="00D63202" w:rsidRDefault="00000000">
      <w:pPr>
        <w:pStyle w:val="my"/>
        <w:shd w:val="clear" w:color="auto" w:fill="45B0E1"/>
        <w:rPr>
          <w:sz w:val="24"/>
          <w:szCs w:val="24"/>
        </w:rPr>
      </w:pPr>
      <w:r>
        <w:rPr>
          <w:sz w:val="24"/>
          <w:szCs w:val="24"/>
        </w:rPr>
        <w:t xml:space="preserve">        title = </w:t>
      </w:r>
      <w:proofErr w:type="spellStart"/>
      <w:r>
        <w:rPr>
          <w:sz w:val="24"/>
          <w:szCs w:val="24"/>
        </w:rPr>
        <w:t>QLabel</w:t>
      </w:r>
      <w:proofErr w:type="spellEnd"/>
      <w:r>
        <w:rPr>
          <w:sz w:val="24"/>
          <w:szCs w:val="24"/>
        </w:rPr>
        <w:t>("</w:t>
      </w:r>
      <w:r>
        <w:rPr>
          <w:sz w:val="24"/>
          <w:szCs w:val="24"/>
        </w:rPr>
        <w:t>比赛视频训练分析工作台</w:t>
      </w:r>
      <w:r>
        <w:rPr>
          <w:sz w:val="24"/>
          <w:szCs w:val="24"/>
        </w:rPr>
        <w:t>")</w:t>
      </w:r>
    </w:p>
    <w:p w14:paraId="35E558B3" w14:textId="77777777" w:rsidR="00D63202" w:rsidRDefault="00000000">
      <w:pPr>
        <w:pStyle w:val="my"/>
        <w:shd w:val="clear" w:color="auto" w:fill="45B0E1"/>
        <w:rPr>
          <w:sz w:val="24"/>
          <w:szCs w:val="24"/>
        </w:rPr>
      </w:pPr>
      <w:r>
        <w:rPr>
          <w:sz w:val="24"/>
          <w:szCs w:val="24"/>
        </w:rPr>
        <w:t xml:space="preserve">        </w:t>
      </w:r>
      <w:proofErr w:type="gramStart"/>
      <w:r>
        <w:rPr>
          <w:sz w:val="24"/>
          <w:szCs w:val="24"/>
        </w:rPr>
        <w:t>title.setStyleSheet</w:t>
      </w:r>
      <w:proofErr w:type="gramEnd"/>
      <w:r>
        <w:rPr>
          <w:sz w:val="24"/>
          <w:szCs w:val="24"/>
        </w:rPr>
        <w:t>("QLabel{font-size:16</w:t>
      </w:r>
      <w:proofErr w:type="gramStart"/>
      <w:r>
        <w:rPr>
          <w:sz w:val="24"/>
          <w:szCs w:val="24"/>
        </w:rPr>
        <w:t>px;font</w:t>
      </w:r>
      <w:proofErr w:type="gramEnd"/>
      <w:r>
        <w:rPr>
          <w:sz w:val="24"/>
          <w:szCs w:val="24"/>
        </w:rPr>
        <w:t>-weight:</w:t>
      </w:r>
      <w:proofErr w:type="gramStart"/>
      <w:r>
        <w:rPr>
          <w:sz w:val="24"/>
          <w:szCs w:val="24"/>
        </w:rPr>
        <w:t>600;color</w:t>
      </w:r>
      <w:proofErr w:type="gramEnd"/>
      <w:r>
        <w:rPr>
          <w:sz w:val="24"/>
          <w:szCs w:val="24"/>
        </w:rPr>
        <w:t>:#e5e7eb;}")</w:t>
      </w:r>
    </w:p>
    <w:p w14:paraId="3A88A265" w14:textId="77777777" w:rsidR="00D63202" w:rsidRDefault="00000000">
      <w:pPr>
        <w:pStyle w:val="my"/>
        <w:shd w:val="clear" w:color="auto" w:fill="45B0E1"/>
        <w:rPr>
          <w:sz w:val="24"/>
          <w:szCs w:val="24"/>
        </w:rPr>
      </w:pPr>
      <w:r>
        <w:rPr>
          <w:sz w:val="24"/>
          <w:szCs w:val="24"/>
        </w:rPr>
        <w:t xml:space="preserve">        sub = </w:t>
      </w:r>
      <w:proofErr w:type="spellStart"/>
      <w:proofErr w:type="gramStart"/>
      <w:r>
        <w:rPr>
          <w:sz w:val="24"/>
          <w:szCs w:val="24"/>
        </w:rPr>
        <w:t>QLabel</w:t>
      </w:r>
      <w:proofErr w:type="spellEnd"/>
      <w:r>
        <w:rPr>
          <w:sz w:val="24"/>
          <w:szCs w:val="24"/>
        </w:rPr>
        <w:t>(</w:t>
      </w:r>
      <w:proofErr w:type="gramEnd"/>
      <w:r>
        <w:rPr>
          <w:sz w:val="24"/>
          <w:szCs w:val="24"/>
        </w:rPr>
        <w:t xml:space="preserve">"TrackNetV3 + </w:t>
      </w:r>
      <w:proofErr w:type="spellStart"/>
      <w:r>
        <w:rPr>
          <w:sz w:val="24"/>
          <w:szCs w:val="24"/>
        </w:rPr>
        <w:t>MMPose</w:t>
      </w:r>
      <w:proofErr w:type="spellEnd"/>
      <w:r>
        <w:rPr>
          <w:sz w:val="24"/>
          <w:szCs w:val="24"/>
        </w:rPr>
        <w:t xml:space="preserve"> + Event + BST")</w:t>
      </w:r>
    </w:p>
    <w:p w14:paraId="26CACE97" w14:textId="77777777" w:rsidR="00D63202" w:rsidRDefault="00000000">
      <w:pPr>
        <w:pStyle w:val="my"/>
        <w:shd w:val="clear" w:color="auto" w:fill="45B0E1"/>
        <w:rPr>
          <w:sz w:val="24"/>
          <w:szCs w:val="24"/>
        </w:rPr>
      </w:pPr>
      <w:r>
        <w:rPr>
          <w:sz w:val="24"/>
          <w:szCs w:val="24"/>
        </w:rPr>
        <w:t xml:space="preserve">        </w:t>
      </w:r>
      <w:proofErr w:type="spellStart"/>
      <w:proofErr w:type="gramStart"/>
      <w:r>
        <w:rPr>
          <w:sz w:val="24"/>
          <w:szCs w:val="24"/>
        </w:rPr>
        <w:t>sub.setStyleSheet</w:t>
      </w:r>
      <w:proofErr w:type="spellEnd"/>
      <w:proofErr w:type="gramEnd"/>
      <w:r>
        <w:rPr>
          <w:sz w:val="24"/>
          <w:szCs w:val="24"/>
        </w:rPr>
        <w:t>("</w:t>
      </w:r>
      <w:proofErr w:type="spellStart"/>
      <w:r>
        <w:rPr>
          <w:sz w:val="24"/>
          <w:szCs w:val="24"/>
        </w:rPr>
        <w:t>QLabel</w:t>
      </w:r>
      <w:proofErr w:type="spellEnd"/>
      <w:r>
        <w:rPr>
          <w:sz w:val="24"/>
          <w:szCs w:val="24"/>
        </w:rPr>
        <w:t>{</w:t>
      </w:r>
      <w:proofErr w:type="gramStart"/>
      <w:r>
        <w:rPr>
          <w:sz w:val="24"/>
          <w:szCs w:val="24"/>
        </w:rPr>
        <w:t>color:#</w:t>
      </w:r>
      <w:proofErr w:type="gramEnd"/>
      <w:r>
        <w:rPr>
          <w:sz w:val="24"/>
          <w:szCs w:val="24"/>
        </w:rPr>
        <w:t>9ca3af;}")</w:t>
      </w:r>
    </w:p>
    <w:p w14:paraId="4D643EC9" w14:textId="77777777" w:rsidR="00D63202" w:rsidRDefault="00000000">
      <w:pPr>
        <w:pStyle w:val="my"/>
        <w:shd w:val="clear" w:color="auto" w:fill="45B0E1"/>
        <w:rPr>
          <w:sz w:val="24"/>
          <w:szCs w:val="24"/>
        </w:rPr>
      </w:pPr>
      <w:r>
        <w:rPr>
          <w:sz w:val="24"/>
          <w:szCs w:val="24"/>
        </w:rPr>
        <w:t xml:space="preserve">        </w:t>
      </w:r>
      <w:proofErr w:type="spellStart"/>
      <w:proofErr w:type="gramStart"/>
      <w:r>
        <w:rPr>
          <w:sz w:val="24"/>
          <w:szCs w:val="24"/>
        </w:rPr>
        <w:t>layout.addWidget</w:t>
      </w:r>
      <w:proofErr w:type="spellEnd"/>
      <w:proofErr w:type="gramEnd"/>
      <w:r>
        <w:rPr>
          <w:sz w:val="24"/>
          <w:szCs w:val="24"/>
        </w:rPr>
        <w:t>(title)</w:t>
      </w:r>
    </w:p>
    <w:p w14:paraId="19C98D3F" w14:textId="77777777" w:rsidR="00D63202" w:rsidRDefault="00000000">
      <w:pPr>
        <w:pStyle w:val="my"/>
        <w:shd w:val="clear" w:color="auto" w:fill="45B0E1"/>
        <w:rPr>
          <w:sz w:val="24"/>
          <w:szCs w:val="24"/>
        </w:rPr>
      </w:pPr>
      <w:r>
        <w:rPr>
          <w:sz w:val="24"/>
          <w:szCs w:val="24"/>
        </w:rPr>
        <w:t xml:space="preserve">        </w:t>
      </w:r>
      <w:proofErr w:type="spellStart"/>
      <w:proofErr w:type="gramStart"/>
      <w:r>
        <w:rPr>
          <w:sz w:val="24"/>
          <w:szCs w:val="24"/>
        </w:rPr>
        <w:t>layout.addSpacing</w:t>
      </w:r>
      <w:proofErr w:type="spellEnd"/>
      <w:proofErr w:type="gramEnd"/>
      <w:r>
        <w:rPr>
          <w:sz w:val="24"/>
          <w:szCs w:val="24"/>
        </w:rPr>
        <w:t>(12)</w:t>
      </w:r>
    </w:p>
    <w:p w14:paraId="643C76C3" w14:textId="77777777" w:rsidR="00D63202" w:rsidRDefault="00000000">
      <w:pPr>
        <w:pStyle w:val="my"/>
        <w:shd w:val="clear" w:color="auto" w:fill="45B0E1"/>
        <w:rPr>
          <w:sz w:val="24"/>
          <w:szCs w:val="24"/>
        </w:rPr>
      </w:pPr>
      <w:r>
        <w:rPr>
          <w:sz w:val="24"/>
          <w:szCs w:val="24"/>
        </w:rPr>
        <w:t xml:space="preserve">        </w:t>
      </w:r>
      <w:proofErr w:type="spellStart"/>
      <w:proofErr w:type="gramStart"/>
      <w:r>
        <w:rPr>
          <w:sz w:val="24"/>
          <w:szCs w:val="24"/>
        </w:rPr>
        <w:t>layout.addWidget</w:t>
      </w:r>
      <w:proofErr w:type="spellEnd"/>
      <w:proofErr w:type="gramEnd"/>
      <w:r>
        <w:rPr>
          <w:sz w:val="24"/>
          <w:szCs w:val="24"/>
        </w:rPr>
        <w:t>(sub, 1)</w:t>
      </w:r>
    </w:p>
    <w:p w14:paraId="7EA4FE9D"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file_lab</w:t>
      </w:r>
      <w:proofErr w:type="spellEnd"/>
      <w:r>
        <w:rPr>
          <w:sz w:val="24"/>
          <w:szCs w:val="24"/>
        </w:rPr>
        <w:t xml:space="preserve"> = </w:t>
      </w:r>
      <w:proofErr w:type="spellStart"/>
      <w:proofErr w:type="gramStart"/>
      <w:r>
        <w:rPr>
          <w:sz w:val="24"/>
          <w:szCs w:val="24"/>
        </w:rPr>
        <w:t>QLabel</w:t>
      </w:r>
      <w:proofErr w:type="spellEnd"/>
      <w:r>
        <w:rPr>
          <w:sz w:val="24"/>
          <w:szCs w:val="24"/>
        </w:rPr>
        <w:t>(</w:t>
      </w:r>
      <w:proofErr w:type="gramEnd"/>
      <w:r>
        <w:rPr>
          <w:sz w:val="24"/>
          <w:szCs w:val="24"/>
        </w:rPr>
        <w:t>)</w:t>
      </w:r>
    </w:p>
    <w:p w14:paraId="1AC8BCD5"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file_</w:t>
      </w:r>
      <w:proofErr w:type="gramStart"/>
      <w:r>
        <w:rPr>
          <w:sz w:val="24"/>
          <w:szCs w:val="24"/>
        </w:rPr>
        <w:t>lab.setStyleSheet</w:t>
      </w:r>
      <w:proofErr w:type="spellEnd"/>
      <w:proofErr w:type="gramEnd"/>
      <w:r>
        <w:rPr>
          <w:sz w:val="24"/>
          <w:szCs w:val="24"/>
        </w:rPr>
        <w:t>("</w:t>
      </w:r>
      <w:proofErr w:type="spellStart"/>
      <w:r>
        <w:rPr>
          <w:sz w:val="24"/>
          <w:szCs w:val="24"/>
        </w:rPr>
        <w:t>QLabel</w:t>
      </w:r>
      <w:proofErr w:type="spellEnd"/>
      <w:r>
        <w:rPr>
          <w:sz w:val="24"/>
          <w:szCs w:val="24"/>
        </w:rPr>
        <w:t>{</w:t>
      </w:r>
      <w:proofErr w:type="gramStart"/>
      <w:r>
        <w:rPr>
          <w:sz w:val="24"/>
          <w:szCs w:val="24"/>
        </w:rPr>
        <w:t>color:#</w:t>
      </w:r>
      <w:proofErr w:type="gramEnd"/>
      <w:r>
        <w:rPr>
          <w:sz w:val="24"/>
          <w:szCs w:val="24"/>
        </w:rPr>
        <w:t>93c5fd;}")</w:t>
      </w:r>
    </w:p>
    <w:p w14:paraId="2200EB28"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file_</w:t>
      </w:r>
      <w:proofErr w:type="gramStart"/>
      <w:r>
        <w:rPr>
          <w:sz w:val="24"/>
          <w:szCs w:val="24"/>
        </w:rPr>
        <w:t>lab.setTextInteractionFlags</w:t>
      </w:r>
      <w:proofErr w:type="spellEnd"/>
      <w:proofErr w:type="gramEnd"/>
      <w:r>
        <w:rPr>
          <w:sz w:val="24"/>
          <w:szCs w:val="24"/>
        </w:rPr>
        <w:t>(</w:t>
      </w:r>
      <w:proofErr w:type="spellStart"/>
      <w:proofErr w:type="gramStart"/>
      <w:r>
        <w:rPr>
          <w:sz w:val="24"/>
          <w:szCs w:val="24"/>
        </w:rPr>
        <w:t>Qt.TextSelectableByMouse</w:t>
      </w:r>
      <w:proofErr w:type="spellEnd"/>
      <w:proofErr w:type="gramEnd"/>
      <w:r>
        <w:rPr>
          <w:sz w:val="24"/>
          <w:szCs w:val="24"/>
        </w:rPr>
        <w:t>)</w:t>
      </w:r>
    </w:p>
    <w:p w14:paraId="184A24B7" w14:textId="77777777" w:rsidR="00D63202" w:rsidRDefault="00000000">
      <w:pPr>
        <w:pStyle w:val="my"/>
        <w:shd w:val="clear" w:color="auto" w:fill="45B0E1"/>
        <w:rPr>
          <w:sz w:val="24"/>
          <w:szCs w:val="24"/>
        </w:rPr>
      </w:pPr>
      <w:r>
        <w:rPr>
          <w:sz w:val="24"/>
          <w:szCs w:val="24"/>
        </w:rPr>
        <w:t xml:space="preserve">        </w:t>
      </w:r>
      <w:proofErr w:type="gramStart"/>
      <w:r>
        <w:rPr>
          <w:sz w:val="24"/>
          <w:szCs w:val="24"/>
        </w:rPr>
        <w:t>self._</w:t>
      </w:r>
      <w:proofErr w:type="spellStart"/>
      <w:proofErr w:type="gramEnd"/>
      <w:r>
        <w:rPr>
          <w:sz w:val="24"/>
          <w:szCs w:val="24"/>
        </w:rPr>
        <w:t>header_file</w:t>
      </w:r>
      <w:proofErr w:type="spellEnd"/>
      <w:r>
        <w:rPr>
          <w:sz w:val="24"/>
          <w:szCs w:val="24"/>
        </w:rPr>
        <w:t xml:space="preserve"> = </w:t>
      </w:r>
      <w:proofErr w:type="spellStart"/>
      <w:r>
        <w:rPr>
          <w:sz w:val="24"/>
          <w:szCs w:val="24"/>
        </w:rPr>
        <w:t>file_lab</w:t>
      </w:r>
      <w:proofErr w:type="spellEnd"/>
    </w:p>
    <w:p w14:paraId="6F6F4962" w14:textId="77777777" w:rsidR="00D63202" w:rsidRDefault="00000000">
      <w:pPr>
        <w:pStyle w:val="my"/>
        <w:shd w:val="clear" w:color="auto" w:fill="45B0E1"/>
        <w:rPr>
          <w:sz w:val="24"/>
          <w:szCs w:val="24"/>
        </w:rPr>
      </w:pPr>
      <w:r>
        <w:rPr>
          <w:sz w:val="24"/>
          <w:szCs w:val="24"/>
        </w:rPr>
        <w:t xml:space="preserve">        </w:t>
      </w:r>
      <w:proofErr w:type="spellStart"/>
      <w:proofErr w:type="gramStart"/>
      <w:r>
        <w:rPr>
          <w:sz w:val="24"/>
          <w:szCs w:val="24"/>
        </w:rPr>
        <w:t>layout.addWidget</w:t>
      </w:r>
      <w:proofErr w:type="spellEnd"/>
      <w:proofErr w:type="gramEnd"/>
      <w:r>
        <w:rPr>
          <w:sz w:val="24"/>
          <w:szCs w:val="24"/>
        </w:rPr>
        <w:t>(</w:t>
      </w:r>
      <w:proofErr w:type="spellStart"/>
      <w:r>
        <w:rPr>
          <w:sz w:val="24"/>
          <w:szCs w:val="24"/>
        </w:rPr>
        <w:t>file_lab</w:t>
      </w:r>
      <w:proofErr w:type="spellEnd"/>
      <w:r>
        <w:rPr>
          <w:sz w:val="24"/>
          <w:szCs w:val="24"/>
        </w:rPr>
        <w:t>)</w:t>
      </w:r>
    </w:p>
    <w:p w14:paraId="1B5F2AB1" w14:textId="77777777" w:rsidR="00D63202" w:rsidRDefault="00000000">
      <w:pPr>
        <w:pStyle w:val="my"/>
        <w:shd w:val="clear" w:color="auto" w:fill="45B0E1"/>
        <w:rPr>
          <w:sz w:val="24"/>
          <w:szCs w:val="24"/>
        </w:rPr>
      </w:pPr>
      <w:r>
        <w:rPr>
          <w:sz w:val="24"/>
          <w:szCs w:val="24"/>
        </w:rPr>
        <w:t>        return w</w:t>
      </w:r>
    </w:p>
    <w:p w14:paraId="2CF585F8" w14:textId="77777777" w:rsidR="00D63202" w:rsidRPr="006B0D02" w:rsidRDefault="00000000" w:rsidP="006B0D02">
      <w:pPr>
        <w:spacing w:line="400" w:lineRule="exact"/>
        <w:ind w:firstLineChars="200" w:firstLine="422"/>
        <w:rPr>
          <w:rFonts w:ascii="宋体" w:hAnsi="宋体"/>
          <w:b/>
          <w:bCs/>
        </w:rPr>
      </w:pPr>
      <w:r w:rsidRPr="006B0D02">
        <w:rPr>
          <w:rFonts w:ascii="宋体" w:hAnsi="宋体" w:hint="eastAsia"/>
          <w:b/>
          <w:bCs/>
        </w:rPr>
        <w:t>下方整体：左右分栏（</w:t>
      </w:r>
      <w:proofErr w:type="spellStart"/>
      <w:r w:rsidRPr="006B0D02">
        <w:rPr>
          <w:rFonts w:ascii="宋体" w:hAnsi="宋体" w:hint="eastAsia"/>
          <w:b/>
          <w:bCs/>
        </w:rPr>
        <w:t>QSplitter</w:t>
      </w:r>
      <w:proofErr w:type="spellEnd"/>
      <w:r w:rsidRPr="006B0D02">
        <w:rPr>
          <w:rFonts w:ascii="宋体" w:hAnsi="宋体" w:hint="eastAsia"/>
          <w:b/>
          <w:bCs/>
        </w:rPr>
        <w:t>）</w:t>
      </w:r>
    </w:p>
    <w:p w14:paraId="62214160" w14:textId="77777777" w:rsidR="00D63202" w:rsidRPr="006B0D02" w:rsidRDefault="00000000" w:rsidP="006B0D02">
      <w:pPr>
        <w:spacing w:line="400" w:lineRule="exact"/>
        <w:ind w:firstLineChars="200" w:firstLine="420"/>
        <w:rPr>
          <w:rFonts w:ascii="宋体" w:hAnsi="宋体"/>
        </w:rPr>
      </w:pPr>
      <w:r w:rsidRPr="006B0D02">
        <w:rPr>
          <w:rFonts w:ascii="宋体" w:hAnsi="宋体" w:hint="eastAsia"/>
        </w:rPr>
        <w:t xml:space="preserve">下方主体不是 </w:t>
      </w:r>
      <w:proofErr w:type="spellStart"/>
      <w:r w:rsidRPr="006B0D02">
        <w:rPr>
          <w:rFonts w:ascii="宋体" w:hAnsi="宋体" w:hint="eastAsia"/>
        </w:rPr>
        <w:t>QHBoxLayout</w:t>
      </w:r>
      <w:proofErr w:type="spellEnd"/>
      <w:r w:rsidRPr="006B0D02">
        <w:rPr>
          <w:rFonts w:ascii="宋体" w:hAnsi="宋体" w:hint="eastAsia"/>
        </w:rPr>
        <w:t xml:space="preserve"> ，而是一个水平 </w:t>
      </w:r>
      <w:proofErr w:type="spellStart"/>
      <w:r w:rsidRPr="006B0D02">
        <w:rPr>
          <w:rFonts w:ascii="宋体" w:hAnsi="宋体" w:hint="eastAsia"/>
        </w:rPr>
        <w:t>QSplitter</w:t>
      </w:r>
      <w:proofErr w:type="spellEnd"/>
      <w:r w:rsidRPr="006B0D02">
        <w:rPr>
          <w:rFonts w:ascii="宋体" w:hAnsi="宋体" w:hint="eastAsia"/>
        </w:rPr>
        <w:t>(</w:t>
      </w:r>
      <w:proofErr w:type="spellStart"/>
      <w:r w:rsidRPr="006B0D02">
        <w:rPr>
          <w:rFonts w:ascii="宋体" w:hAnsi="宋体" w:hint="eastAsia"/>
        </w:rPr>
        <w:t>Qt.Horizontal</w:t>
      </w:r>
      <w:proofErr w:type="spellEnd"/>
      <w:r w:rsidRPr="006B0D02">
        <w:rPr>
          <w:rFonts w:ascii="宋体" w:hAnsi="宋体" w:hint="eastAsia"/>
        </w:rPr>
        <w:t>) ，好处是用户可以拖动分隔</w:t>
      </w:r>
      <w:proofErr w:type="gramStart"/>
      <w:r w:rsidRPr="006B0D02">
        <w:rPr>
          <w:rFonts w:ascii="宋体" w:hAnsi="宋体" w:hint="eastAsia"/>
        </w:rPr>
        <w:t>条调整</w:t>
      </w:r>
      <w:proofErr w:type="gramEnd"/>
      <w:r w:rsidRPr="006B0D02">
        <w:rPr>
          <w:rFonts w:ascii="宋体" w:hAnsi="宋体" w:hint="eastAsia"/>
        </w:rPr>
        <w:t>左右宽度：</w:t>
      </w:r>
    </w:p>
    <w:p w14:paraId="30D5E840" w14:textId="77777777" w:rsidR="00D63202" w:rsidRDefault="00000000">
      <w:pPr>
        <w:pStyle w:val="my"/>
        <w:shd w:val="clear" w:color="auto" w:fill="45B0E1"/>
        <w:rPr>
          <w:sz w:val="24"/>
          <w:szCs w:val="24"/>
        </w:rPr>
      </w:pPr>
      <w:proofErr w:type="spellStart"/>
      <w:r>
        <w:rPr>
          <w:sz w:val="24"/>
          <w:szCs w:val="24"/>
        </w:rPr>
        <w:t>root_split</w:t>
      </w:r>
      <w:proofErr w:type="spellEnd"/>
      <w:r>
        <w:rPr>
          <w:sz w:val="24"/>
          <w:szCs w:val="24"/>
        </w:rPr>
        <w:t xml:space="preserve"> = </w:t>
      </w:r>
      <w:proofErr w:type="spellStart"/>
      <w:proofErr w:type="gramStart"/>
      <w:r>
        <w:rPr>
          <w:sz w:val="24"/>
          <w:szCs w:val="24"/>
        </w:rPr>
        <w:t>QSplitter</w:t>
      </w:r>
      <w:proofErr w:type="spellEnd"/>
      <w:r>
        <w:rPr>
          <w:sz w:val="24"/>
          <w:szCs w:val="24"/>
        </w:rPr>
        <w:t>(</w:t>
      </w:r>
      <w:proofErr w:type="spellStart"/>
      <w:r>
        <w:rPr>
          <w:sz w:val="24"/>
          <w:szCs w:val="24"/>
        </w:rPr>
        <w:t>Qt.Horizontal</w:t>
      </w:r>
      <w:proofErr w:type="spellEnd"/>
      <w:proofErr w:type="gramEnd"/>
      <w:r>
        <w:rPr>
          <w:sz w:val="24"/>
          <w:szCs w:val="24"/>
        </w:rPr>
        <w:t>)</w:t>
      </w:r>
    </w:p>
    <w:p w14:paraId="193BBA11" w14:textId="77777777" w:rsidR="00D63202" w:rsidRDefault="00000000">
      <w:pPr>
        <w:pStyle w:val="my"/>
        <w:shd w:val="clear" w:color="auto" w:fill="45B0E1"/>
        <w:rPr>
          <w:sz w:val="24"/>
          <w:szCs w:val="24"/>
        </w:rPr>
      </w:pPr>
      <w:proofErr w:type="spellStart"/>
      <w:r>
        <w:rPr>
          <w:sz w:val="24"/>
          <w:szCs w:val="24"/>
        </w:rPr>
        <w:t>root_</w:t>
      </w:r>
      <w:proofErr w:type="gramStart"/>
      <w:r>
        <w:rPr>
          <w:sz w:val="24"/>
          <w:szCs w:val="24"/>
        </w:rPr>
        <w:t>split.addWidget</w:t>
      </w:r>
      <w:proofErr w:type="spellEnd"/>
      <w:proofErr w:type="gramEnd"/>
      <w:r>
        <w:rPr>
          <w:sz w:val="24"/>
          <w:szCs w:val="24"/>
        </w:rPr>
        <w:t>(</w:t>
      </w:r>
      <w:proofErr w:type="spellStart"/>
      <w:r>
        <w:rPr>
          <w:sz w:val="24"/>
          <w:szCs w:val="24"/>
        </w:rPr>
        <w:t>left_split</w:t>
      </w:r>
      <w:proofErr w:type="spellEnd"/>
      <w:r>
        <w:rPr>
          <w:sz w:val="24"/>
          <w:szCs w:val="24"/>
        </w:rPr>
        <w:t>)</w:t>
      </w:r>
    </w:p>
    <w:p w14:paraId="235DD759" w14:textId="77777777" w:rsidR="00D63202" w:rsidRDefault="00000000">
      <w:pPr>
        <w:pStyle w:val="my"/>
        <w:shd w:val="clear" w:color="auto" w:fill="45B0E1"/>
        <w:rPr>
          <w:sz w:val="24"/>
          <w:szCs w:val="24"/>
        </w:rPr>
      </w:pPr>
      <w:proofErr w:type="spellStart"/>
      <w:r>
        <w:rPr>
          <w:sz w:val="24"/>
          <w:szCs w:val="24"/>
        </w:rPr>
        <w:t>root_</w:t>
      </w:r>
      <w:proofErr w:type="gramStart"/>
      <w:r>
        <w:rPr>
          <w:sz w:val="24"/>
          <w:szCs w:val="24"/>
        </w:rPr>
        <w:t>split.addWidget</w:t>
      </w:r>
      <w:proofErr w:type="spellEnd"/>
      <w:proofErr w:type="gramEnd"/>
      <w:r>
        <w:rPr>
          <w:sz w:val="24"/>
          <w:szCs w:val="24"/>
        </w:rPr>
        <w:t>(</w:t>
      </w:r>
      <w:proofErr w:type="spellStart"/>
      <w:r>
        <w:rPr>
          <w:sz w:val="24"/>
          <w:szCs w:val="24"/>
        </w:rPr>
        <w:t>right_panel</w:t>
      </w:r>
      <w:proofErr w:type="spellEnd"/>
      <w:r>
        <w:rPr>
          <w:sz w:val="24"/>
          <w:szCs w:val="24"/>
        </w:rPr>
        <w:t>)</w:t>
      </w:r>
    </w:p>
    <w:p w14:paraId="621B3B82" w14:textId="77777777" w:rsidR="00D63202" w:rsidRDefault="00000000">
      <w:pPr>
        <w:pStyle w:val="my"/>
        <w:shd w:val="clear" w:color="auto" w:fill="45B0E1"/>
        <w:rPr>
          <w:sz w:val="24"/>
          <w:szCs w:val="24"/>
        </w:rPr>
      </w:pPr>
      <w:proofErr w:type="spellStart"/>
      <w:r>
        <w:rPr>
          <w:sz w:val="24"/>
          <w:szCs w:val="24"/>
        </w:rPr>
        <w:t>root_</w:t>
      </w:r>
      <w:proofErr w:type="gramStart"/>
      <w:r>
        <w:rPr>
          <w:sz w:val="24"/>
          <w:szCs w:val="24"/>
        </w:rPr>
        <w:t>split.setStretchFactor</w:t>
      </w:r>
      <w:proofErr w:type="spellEnd"/>
      <w:proofErr w:type="gramEnd"/>
      <w:r>
        <w:rPr>
          <w:sz w:val="24"/>
          <w:szCs w:val="24"/>
        </w:rPr>
        <w:t>(0, 4)</w:t>
      </w:r>
    </w:p>
    <w:p w14:paraId="49C6E3AF" w14:textId="77777777" w:rsidR="00D63202" w:rsidRDefault="00000000">
      <w:pPr>
        <w:pStyle w:val="my"/>
        <w:shd w:val="clear" w:color="auto" w:fill="45B0E1"/>
        <w:rPr>
          <w:sz w:val="24"/>
          <w:szCs w:val="24"/>
        </w:rPr>
      </w:pPr>
      <w:proofErr w:type="spellStart"/>
      <w:r>
        <w:rPr>
          <w:sz w:val="24"/>
          <w:szCs w:val="24"/>
        </w:rPr>
        <w:t>root_</w:t>
      </w:r>
      <w:proofErr w:type="gramStart"/>
      <w:r>
        <w:rPr>
          <w:sz w:val="24"/>
          <w:szCs w:val="24"/>
        </w:rPr>
        <w:t>split.setStretchFactor</w:t>
      </w:r>
      <w:proofErr w:type="spellEnd"/>
      <w:proofErr w:type="gramEnd"/>
      <w:r>
        <w:rPr>
          <w:sz w:val="24"/>
          <w:szCs w:val="24"/>
        </w:rPr>
        <w:t>(1, 2)</w:t>
      </w:r>
    </w:p>
    <w:p w14:paraId="6E199B45" w14:textId="77777777" w:rsidR="00D63202" w:rsidRDefault="00000000" w:rsidP="006B0D02">
      <w:pPr>
        <w:spacing w:line="400" w:lineRule="exact"/>
        <w:ind w:firstLineChars="200" w:firstLine="420"/>
      </w:pPr>
      <w:proofErr w:type="spellStart"/>
      <w:r>
        <w:rPr>
          <w:rFonts w:hint="eastAsia"/>
        </w:rPr>
        <w:t>stretchFactor</w:t>
      </w:r>
      <w:proofErr w:type="spellEnd"/>
      <w:r>
        <w:rPr>
          <w:rFonts w:hint="eastAsia"/>
        </w:rPr>
        <w:t xml:space="preserve">(0, 4) </w:t>
      </w:r>
      <w:r>
        <w:rPr>
          <w:rFonts w:hint="eastAsia"/>
        </w:rPr>
        <w:t>：左侧区域更“吃空间”</w:t>
      </w:r>
    </w:p>
    <w:p w14:paraId="67669914" w14:textId="77777777" w:rsidR="00D63202" w:rsidRDefault="00000000" w:rsidP="006B0D02">
      <w:pPr>
        <w:spacing w:line="400" w:lineRule="exact"/>
        <w:ind w:firstLineChars="200" w:firstLine="420"/>
      </w:pPr>
      <w:proofErr w:type="spellStart"/>
      <w:r>
        <w:rPr>
          <w:rFonts w:hint="eastAsia"/>
        </w:rPr>
        <w:t>stretchFactor</w:t>
      </w:r>
      <w:proofErr w:type="spellEnd"/>
      <w:r>
        <w:rPr>
          <w:rFonts w:hint="eastAsia"/>
        </w:rPr>
        <w:t xml:space="preserve">(1, 2) </w:t>
      </w:r>
      <w:r>
        <w:rPr>
          <w:rFonts w:hint="eastAsia"/>
        </w:rPr>
        <w:t>：右侧控制区相对更窄</w:t>
      </w:r>
    </w:p>
    <w:p w14:paraId="660B8D93" w14:textId="77777777" w:rsidR="00D63202" w:rsidRDefault="00000000" w:rsidP="006B0D02">
      <w:pPr>
        <w:spacing w:line="400" w:lineRule="exact"/>
        <w:ind w:firstLineChars="200" w:firstLine="422"/>
        <w:rPr>
          <w:b/>
          <w:bCs/>
        </w:rPr>
      </w:pPr>
      <w:r>
        <w:rPr>
          <w:rFonts w:hint="eastAsia"/>
          <w:b/>
          <w:bCs/>
        </w:rPr>
        <w:t>左侧：视频与数据分析区（上下分栏）</w:t>
      </w:r>
    </w:p>
    <w:p w14:paraId="64431D29" w14:textId="77777777" w:rsidR="00D63202" w:rsidRDefault="00000000" w:rsidP="005E1B40">
      <w:pPr>
        <w:spacing w:afterLines="50" w:after="120" w:line="400" w:lineRule="exact"/>
        <w:ind w:firstLineChars="200" w:firstLine="420"/>
      </w:pPr>
      <w:r>
        <w:rPr>
          <w:rFonts w:hint="eastAsia"/>
        </w:rPr>
        <w:t>左侧同样使用</w:t>
      </w:r>
      <w:r>
        <w:rPr>
          <w:rFonts w:hint="eastAsia"/>
        </w:rPr>
        <w:t xml:space="preserve"> </w:t>
      </w:r>
      <w:proofErr w:type="spellStart"/>
      <w:r>
        <w:rPr>
          <w:rFonts w:hint="eastAsia"/>
        </w:rPr>
        <w:t>QSplitter</w:t>
      </w:r>
      <w:proofErr w:type="spellEnd"/>
      <w:r>
        <w:rPr>
          <w:rFonts w:hint="eastAsia"/>
        </w:rPr>
        <w:t>(</w:t>
      </w:r>
      <w:proofErr w:type="spellStart"/>
      <w:r>
        <w:rPr>
          <w:rFonts w:hint="eastAsia"/>
        </w:rPr>
        <w:t>Qt.Vertical</w:t>
      </w:r>
      <w:proofErr w:type="spellEnd"/>
      <w:r>
        <w:rPr>
          <w:rFonts w:hint="eastAsia"/>
        </w:rPr>
        <w:t xml:space="preserve">) </w:t>
      </w:r>
      <w:r>
        <w:rPr>
          <w:rFonts w:hint="eastAsia"/>
        </w:rPr>
        <w:t>做上下分区：</w:t>
      </w:r>
    </w:p>
    <w:p w14:paraId="7DC2A926" w14:textId="77777777" w:rsidR="00D63202" w:rsidRDefault="00000000" w:rsidP="005E1B40">
      <w:pPr>
        <w:spacing w:afterLines="50" w:after="120" w:line="400" w:lineRule="exact"/>
        <w:ind w:firstLineChars="200" w:firstLine="420"/>
      </w:pPr>
      <w:r>
        <w:rPr>
          <w:rFonts w:hint="eastAsia"/>
        </w:rPr>
        <w:lastRenderedPageBreak/>
        <w:t>上半区：视频播放器</w:t>
      </w:r>
      <w:r>
        <w:rPr>
          <w:rFonts w:hint="eastAsia"/>
        </w:rPr>
        <w:t xml:space="preserve"> Tab</w:t>
      </w:r>
      <w:r>
        <w:rPr>
          <w:rFonts w:hint="eastAsia"/>
        </w:rPr>
        <w:t>（输入</w:t>
      </w:r>
      <w:r>
        <w:rPr>
          <w:rFonts w:hint="eastAsia"/>
        </w:rPr>
        <w:t>/</w:t>
      </w:r>
      <w:r>
        <w:rPr>
          <w:rFonts w:hint="eastAsia"/>
        </w:rPr>
        <w:t>预览</w:t>
      </w:r>
      <w:r>
        <w:rPr>
          <w:rFonts w:hint="eastAsia"/>
        </w:rPr>
        <w:t>/</w:t>
      </w:r>
      <w:r>
        <w:rPr>
          <w:rFonts w:hint="eastAsia"/>
        </w:rPr>
        <w:t>输出</w:t>
      </w:r>
      <w:r>
        <w:rPr>
          <w:rFonts w:hint="eastAsia"/>
        </w:rPr>
        <w:t>/</w:t>
      </w:r>
      <w:r>
        <w:rPr>
          <w:rFonts w:hint="eastAsia"/>
        </w:rPr>
        <w:t>对比）</w:t>
      </w:r>
    </w:p>
    <w:p w14:paraId="2FE00F4A" w14:textId="77777777" w:rsidR="00D63202" w:rsidRPr="006B0D02" w:rsidRDefault="00000000" w:rsidP="006B0D02">
      <w:pPr>
        <w:spacing w:line="400" w:lineRule="exact"/>
        <w:ind w:firstLineChars="200" w:firstLine="420"/>
        <w:rPr>
          <w:rFonts w:ascii="宋体" w:hAnsi="宋体"/>
        </w:rPr>
      </w:pPr>
      <w:r w:rsidRPr="006B0D02">
        <w:rPr>
          <w:rFonts w:ascii="宋体" w:hAnsi="宋体" w:hint="eastAsia"/>
        </w:rPr>
        <w:t>下半区：数据分析 Tab（概览/事件/CSV/曲线/分布/选手）</w:t>
      </w:r>
    </w:p>
    <w:p w14:paraId="41B766B8" w14:textId="77777777" w:rsidR="00D63202" w:rsidRDefault="00000000">
      <w:pPr>
        <w:pStyle w:val="my"/>
        <w:shd w:val="clear" w:color="auto" w:fill="45B0E1"/>
        <w:rPr>
          <w:sz w:val="24"/>
          <w:szCs w:val="24"/>
        </w:rPr>
      </w:pPr>
      <w:r>
        <w:t xml:space="preserve">      </w:t>
      </w:r>
      <w:r>
        <w:rPr>
          <w:sz w:val="24"/>
          <w:szCs w:val="24"/>
        </w:rPr>
        <w:t xml:space="preserve">  </w:t>
      </w:r>
      <w:proofErr w:type="spellStart"/>
      <w:r>
        <w:rPr>
          <w:sz w:val="24"/>
          <w:szCs w:val="24"/>
        </w:rPr>
        <w:t>data_tabs</w:t>
      </w:r>
      <w:proofErr w:type="spellEnd"/>
      <w:r>
        <w:rPr>
          <w:sz w:val="24"/>
          <w:szCs w:val="24"/>
        </w:rPr>
        <w:t xml:space="preserve"> = </w:t>
      </w:r>
      <w:proofErr w:type="spellStart"/>
      <w:proofErr w:type="gramStart"/>
      <w:r>
        <w:rPr>
          <w:sz w:val="24"/>
          <w:szCs w:val="24"/>
        </w:rPr>
        <w:t>QTabWidget</w:t>
      </w:r>
      <w:proofErr w:type="spellEnd"/>
      <w:r>
        <w:rPr>
          <w:sz w:val="24"/>
          <w:szCs w:val="24"/>
        </w:rPr>
        <w:t>(</w:t>
      </w:r>
      <w:proofErr w:type="gramEnd"/>
      <w:r>
        <w:rPr>
          <w:sz w:val="24"/>
          <w:szCs w:val="24"/>
        </w:rPr>
        <w:t>)</w:t>
      </w:r>
    </w:p>
    <w:p w14:paraId="33EC7CB5"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data_</w:t>
      </w:r>
      <w:proofErr w:type="gramStart"/>
      <w:r>
        <w:rPr>
          <w:sz w:val="24"/>
          <w:szCs w:val="24"/>
        </w:rPr>
        <w:t>tabs.addTab</w:t>
      </w:r>
      <w:proofErr w:type="spellEnd"/>
      <w:proofErr w:type="gramEnd"/>
      <w:r>
        <w:rPr>
          <w:sz w:val="24"/>
          <w:szCs w:val="24"/>
        </w:rPr>
        <w:t>(</w:t>
      </w:r>
      <w:proofErr w:type="gramStart"/>
      <w:r>
        <w:rPr>
          <w:sz w:val="24"/>
          <w:szCs w:val="24"/>
        </w:rPr>
        <w:t>self._</w:t>
      </w:r>
      <w:proofErr w:type="spellStart"/>
      <w:proofErr w:type="gramEnd"/>
      <w:r>
        <w:rPr>
          <w:sz w:val="24"/>
          <w:szCs w:val="24"/>
        </w:rPr>
        <w:t>build_</w:t>
      </w:r>
      <w:proofErr w:type="gramStart"/>
      <w:r>
        <w:rPr>
          <w:sz w:val="24"/>
          <w:szCs w:val="24"/>
        </w:rPr>
        <w:t>overview</w:t>
      </w:r>
      <w:proofErr w:type="spellEnd"/>
      <w:r>
        <w:rPr>
          <w:sz w:val="24"/>
          <w:szCs w:val="24"/>
        </w:rPr>
        <w:t>(</w:t>
      </w:r>
      <w:proofErr w:type="gramEnd"/>
      <w:r>
        <w:rPr>
          <w:sz w:val="24"/>
          <w:szCs w:val="24"/>
        </w:rPr>
        <w:t>), "</w:t>
      </w:r>
      <w:r>
        <w:rPr>
          <w:sz w:val="24"/>
          <w:szCs w:val="24"/>
        </w:rPr>
        <w:t>概览</w:t>
      </w:r>
      <w:r>
        <w:rPr>
          <w:sz w:val="24"/>
          <w:szCs w:val="24"/>
        </w:rPr>
        <w:t>")</w:t>
      </w:r>
    </w:p>
    <w:p w14:paraId="1278F9C2"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data_</w:t>
      </w:r>
      <w:proofErr w:type="gramStart"/>
      <w:r>
        <w:rPr>
          <w:sz w:val="24"/>
          <w:szCs w:val="24"/>
        </w:rPr>
        <w:t>tabs.addTab</w:t>
      </w:r>
      <w:proofErr w:type="spellEnd"/>
      <w:proofErr w:type="gramEnd"/>
      <w:r>
        <w:rPr>
          <w:sz w:val="24"/>
          <w:szCs w:val="24"/>
        </w:rPr>
        <w:t>(</w:t>
      </w:r>
      <w:proofErr w:type="gramStart"/>
      <w:r>
        <w:rPr>
          <w:sz w:val="24"/>
          <w:szCs w:val="24"/>
        </w:rPr>
        <w:t>self._</w:t>
      </w:r>
      <w:proofErr w:type="spellStart"/>
      <w:proofErr w:type="gramEnd"/>
      <w:r>
        <w:rPr>
          <w:sz w:val="24"/>
          <w:szCs w:val="24"/>
        </w:rPr>
        <w:t>events_page</w:t>
      </w:r>
      <w:proofErr w:type="spellEnd"/>
      <w:r>
        <w:rPr>
          <w:sz w:val="24"/>
          <w:szCs w:val="24"/>
        </w:rPr>
        <w:t>, "</w:t>
      </w:r>
      <w:r>
        <w:rPr>
          <w:sz w:val="24"/>
          <w:szCs w:val="24"/>
        </w:rPr>
        <w:t>击球事件</w:t>
      </w:r>
      <w:r>
        <w:rPr>
          <w:sz w:val="24"/>
          <w:szCs w:val="24"/>
        </w:rPr>
        <w:t>")</w:t>
      </w:r>
    </w:p>
    <w:p w14:paraId="46123E53"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data_</w:t>
      </w:r>
      <w:proofErr w:type="gramStart"/>
      <w:r>
        <w:rPr>
          <w:sz w:val="24"/>
          <w:szCs w:val="24"/>
        </w:rPr>
        <w:t>tabs.addTab</w:t>
      </w:r>
      <w:proofErr w:type="spellEnd"/>
      <w:proofErr w:type="gramEnd"/>
      <w:r>
        <w:rPr>
          <w:sz w:val="24"/>
          <w:szCs w:val="24"/>
        </w:rPr>
        <w:t>(</w:t>
      </w:r>
      <w:proofErr w:type="gramStart"/>
      <w:r>
        <w:rPr>
          <w:sz w:val="24"/>
          <w:szCs w:val="24"/>
        </w:rPr>
        <w:t>self._</w:t>
      </w:r>
      <w:proofErr w:type="spellStart"/>
      <w:proofErr w:type="gramEnd"/>
      <w:r>
        <w:rPr>
          <w:sz w:val="24"/>
          <w:szCs w:val="24"/>
        </w:rPr>
        <w:t>csv_view</w:t>
      </w:r>
      <w:proofErr w:type="spellEnd"/>
      <w:r>
        <w:rPr>
          <w:sz w:val="24"/>
          <w:szCs w:val="24"/>
        </w:rPr>
        <w:t xml:space="preserve">, "CSV </w:t>
      </w:r>
      <w:r>
        <w:rPr>
          <w:sz w:val="24"/>
          <w:szCs w:val="24"/>
        </w:rPr>
        <w:t>数据</w:t>
      </w:r>
      <w:r>
        <w:rPr>
          <w:sz w:val="24"/>
          <w:szCs w:val="24"/>
        </w:rPr>
        <w:t>")</w:t>
      </w:r>
    </w:p>
    <w:p w14:paraId="44EDCE7E"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data_</w:t>
      </w:r>
      <w:proofErr w:type="gramStart"/>
      <w:r>
        <w:rPr>
          <w:sz w:val="24"/>
          <w:szCs w:val="24"/>
        </w:rPr>
        <w:t>tabs.addTab</w:t>
      </w:r>
      <w:proofErr w:type="spellEnd"/>
      <w:proofErr w:type="gramEnd"/>
      <w:r>
        <w:rPr>
          <w:sz w:val="24"/>
          <w:szCs w:val="24"/>
        </w:rPr>
        <w:t>(</w:t>
      </w:r>
      <w:proofErr w:type="gramStart"/>
      <w:r>
        <w:rPr>
          <w:sz w:val="24"/>
          <w:szCs w:val="24"/>
        </w:rPr>
        <w:t>self._</w:t>
      </w:r>
      <w:proofErr w:type="spellStart"/>
      <w:proofErr w:type="gramEnd"/>
      <w:r>
        <w:rPr>
          <w:sz w:val="24"/>
          <w:szCs w:val="24"/>
        </w:rPr>
        <w:t>speed_plot</w:t>
      </w:r>
      <w:proofErr w:type="spellEnd"/>
      <w:r>
        <w:rPr>
          <w:sz w:val="24"/>
          <w:szCs w:val="24"/>
        </w:rPr>
        <w:t>, "</w:t>
      </w:r>
      <w:r>
        <w:rPr>
          <w:sz w:val="24"/>
          <w:szCs w:val="24"/>
        </w:rPr>
        <w:t>球速曲线</w:t>
      </w:r>
      <w:r>
        <w:rPr>
          <w:sz w:val="24"/>
          <w:szCs w:val="24"/>
        </w:rPr>
        <w:t>")</w:t>
      </w:r>
    </w:p>
    <w:p w14:paraId="72179787"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data_</w:t>
      </w:r>
      <w:proofErr w:type="gramStart"/>
      <w:r>
        <w:rPr>
          <w:sz w:val="24"/>
          <w:szCs w:val="24"/>
        </w:rPr>
        <w:t>tabs.addTab</w:t>
      </w:r>
      <w:proofErr w:type="spellEnd"/>
      <w:proofErr w:type="gramEnd"/>
      <w:r>
        <w:rPr>
          <w:sz w:val="24"/>
          <w:szCs w:val="24"/>
        </w:rPr>
        <w:t>(</w:t>
      </w:r>
      <w:proofErr w:type="gramStart"/>
      <w:r>
        <w:rPr>
          <w:sz w:val="24"/>
          <w:szCs w:val="24"/>
        </w:rPr>
        <w:t>self._</w:t>
      </w:r>
      <w:proofErr w:type="spellStart"/>
      <w:proofErr w:type="gramEnd"/>
      <w:r>
        <w:rPr>
          <w:sz w:val="24"/>
          <w:szCs w:val="24"/>
        </w:rPr>
        <w:t>ball_y_plot</w:t>
      </w:r>
      <w:proofErr w:type="spellEnd"/>
      <w:r>
        <w:rPr>
          <w:sz w:val="24"/>
          <w:szCs w:val="24"/>
        </w:rPr>
        <w:t>, "</w:t>
      </w:r>
      <w:r>
        <w:rPr>
          <w:sz w:val="24"/>
          <w:szCs w:val="24"/>
        </w:rPr>
        <w:t>球高度</w:t>
      </w:r>
      <w:r>
        <w:rPr>
          <w:sz w:val="24"/>
          <w:szCs w:val="24"/>
        </w:rPr>
        <w:t>(</w:t>
      </w:r>
      <w:r>
        <w:rPr>
          <w:sz w:val="24"/>
          <w:szCs w:val="24"/>
        </w:rPr>
        <w:t>像素</w:t>
      </w:r>
      <w:r>
        <w:rPr>
          <w:sz w:val="24"/>
          <w:szCs w:val="24"/>
        </w:rPr>
        <w:t>)")</w:t>
      </w:r>
    </w:p>
    <w:p w14:paraId="0E1D1B7E"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data_</w:t>
      </w:r>
      <w:proofErr w:type="gramStart"/>
      <w:r>
        <w:rPr>
          <w:sz w:val="24"/>
          <w:szCs w:val="24"/>
        </w:rPr>
        <w:t>tabs.addTab</w:t>
      </w:r>
      <w:proofErr w:type="spellEnd"/>
      <w:proofErr w:type="gramEnd"/>
      <w:r>
        <w:rPr>
          <w:sz w:val="24"/>
          <w:szCs w:val="24"/>
        </w:rPr>
        <w:t>(</w:t>
      </w:r>
      <w:proofErr w:type="gramStart"/>
      <w:r>
        <w:rPr>
          <w:sz w:val="24"/>
          <w:szCs w:val="24"/>
        </w:rPr>
        <w:t>self._</w:t>
      </w:r>
      <w:proofErr w:type="spellStart"/>
      <w:proofErr w:type="gramEnd"/>
      <w:r>
        <w:rPr>
          <w:sz w:val="24"/>
          <w:szCs w:val="24"/>
        </w:rPr>
        <w:t>hit_count_plot</w:t>
      </w:r>
      <w:proofErr w:type="spellEnd"/>
      <w:r>
        <w:rPr>
          <w:sz w:val="24"/>
          <w:szCs w:val="24"/>
        </w:rPr>
        <w:t>, "</w:t>
      </w:r>
      <w:r>
        <w:rPr>
          <w:sz w:val="24"/>
          <w:szCs w:val="24"/>
        </w:rPr>
        <w:t>累计击球数</w:t>
      </w:r>
      <w:r>
        <w:rPr>
          <w:sz w:val="24"/>
          <w:szCs w:val="24"/>
        </w:rPr>
        <w:t>")</w:t>
      </w:r>
    </w:p>
    <w:p w14:paraId="0DB47796"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data_</w:t>
      </w:r>
      <w:proofErr w:type="gramStart"/>
      <w:r>
        <w:rPr>
          <w:sz w:val="24"/>
          <w:szCs w:val="24"/>
        </w:rPr>
        <w:t>tabs.addTab</w:t>
      </w:r>
      <w:proofErr w:type="spellEnd"/>
      <w:proofErr w:type="gramEnd"/>
      <w:r>
        <w:rPr>
          <w:sz w:val="24"/>
          <w:szCs w:val="24"/>
        </w:rPr>
        <w:t>(</w:t>
      </w:r>
      <w:proofErr w:type="gramStart"/>
      <w:r>
        <w:rPr>
          <w:sz w:val="24"/>
          <w:szCs w:val="24"/>
        </w:rPr>
        <w:t>self._</w:t>
      </w:r>
      <w:proofErr w:type="spellStart"/>
      <w:proofErr w:type="gramEnd"/>
      <w:r>
        <w:rPr>
          <w:sz w:val="24"/>
          <w:szCs w:val="24"/>
        </w:rPr>
        <w:t>build_</w:t>
      </w:r>
      <w:proofErr w:type="gramStart"/>
      <w:r>
        <w:rPr>
          <w:sz w:val="24"/>
          <w:szCs w:val="24"/>
        </w:rPr>
        <w:t>distributions</w:t>
      </w:r>
      <w:proofErr w:type="spellEnd"/>
      <w:r>
        <w:rPr>
          <w:sz w:val="24"/>
          <w:szCs w:val="24"/>
        </w:rPr>
        <w:t>(</w:t>
      </w:r>
      <w:proofErr w:type="gramEnd"/>
      <w:r>
        <w:rPr>
          <w:sz w:val="24"/>
          <w:szCs w:val="24"/>
        </w:rPr>
        <w:t>), "</w:t>
      </w:r>
      <w:r>
        <w:rPr>
          <w:sz w:val="24"/>
          <w:szCs w:val="24"/>
        </w:rPr>
        <w:t>分布</w:t>
      </w:r>
      <w:r>
        <w:rPr>
          <w:sz w:val="24"/>
          <w:szCs w:val="24"/>
        </w:rPr>
        <w:t>")</w:t>
      </w:r>
    </w:p>
    <w:p w14:paraId="5F5C5B8E"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data_</w:t>
      </w:r>
      <w:proofErr w:type="gramStart"/>
      <w:r>
        <w:rPr>
          <w:sz w:val="24"/>
          <w:szCs w:val="24"/>
        </w:rPr>
        <w:t>tabs.addTab</w:t>
      </w:r>
      <w:proofErr w:type="spellEnd"/>
      <w:proofErr w:type="gramEnd"/>
      <w:r>
        <w:rPr>
          <w:sz w:val="24"/>
          <w:szCs w:val="24"/>
        </w:rPr>
        <w:t>(</w:t>
      </w:r>
      <w:proofErr w:type="gramStart"/>
      <w:r>
        <w:rPr>
          <w:sz w:val="24"/>
          <w:szCs w:val="24"/>
        </w:rPr>
        <w:t>self._</w:t>
      </w:r>
      <w:proofErr w:type="spellStart"/>
      <w:proofErr w:type="gramEnd"/>
      <w:r>
        <w:rPr>
          <w:sz w:val="24"/>
          <w:szCs w:val="24"/>
        </w:rPr>
        <w:t>build_</w:t>
      </w:r>
      <w:proofErr w:type="gramStart"/>
      <w:r>
        <w:rPr>
          <w:sz w:val="24"/>
          <w:szCs w:val="24"/>
        </w:rPr>
        <w:t>players</w:t>
      </w:r>
      <w:proofErr w:type="spellEnd"/>
      <w:r>
        <w:rPr>
          <w:sz w:val="24"/>
          <w:szCs w:val="24"/>
        </w:rPr>
        <w:t>(</w:t>
      </w:r>
      <w:proofErr w:type="gramEnd"/>
      <w:r>
        <w:rPr>
          <w:sz w:val="24"/>
          <w:szCs w:val="24"/>
        </w:rPr>
        <w:t>), "</w:t>
      </w:r>
      <w:r>
        <w:rPr>
          <w:sz w:val="24"/>
          <w:szCs w:val="24"/>
        </w:rPr>
        <w:t>选手</w:t>
      </w:r>
      <w:r>
        <w:rPr>
          <w:sz w:val="24"/>
          <w:szCs w:val="24"/>
        </w:rPr>
        <w:t>")</w:t>
      </w:r>
    </w:p>
    <w:p w14:paraId="75313AE9" w14:textId="77777777" w:rsidR="00D63202" w:rsidRDefault="00D63202">
      <w:pPr>
        <w:pStyle w:val="my"/>
        <w:shd w:val="clear" w:color="auto" w:fill="45B0E1"/>
        <w:rPr>
          <w:sz w:val="24"/>
          <w:szCs w:val="24"/>
        </w:rPr>
      </w:pPr>
    </w:p>
    <w:p w14:paraId="7CAE0529"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left_split</w:t>
      </w:r>
      <w:proofErr w:type="spellEnd"/>
      <w:r>
        <w:rPr>
          <w:sz w:val="24"/>
          <w:szCs w:val="24"/>
        </w:rPr>
        <w:t xml:space="preserve"> = </w:t>
      </w:r>
      <w:proofErr w:type="spellStart"/>
      <w:proofErr w:type="gramStart"/>
      <w:r>
        <w:rPr>
          <w:sz w:val="24"/>
          <w:szCs w:val="24"/>
        </w:rPr>
        <w:t>QSplitter</w:t>
      </w:r>
      <w:proofErr w:type="spellEnd"/>
      <w:r>
        <w:rPr>
          <w:sz w:val="24"/>
          <w:szCs w:val="24"/>
        </w:rPr>
        <w:t>(</w:t>
      </w:r>
      <w:proofErr w:type="spellStart"/>
      <w:r>
        <w:rPr>
          <w:sz w:val="24"/>
          <w:szCs w:val="24"/>
        </w:rPr>
        <w:t>Qt.Vertical</w:t>
      </w:r>
      <w:proofErr w:type="spellEnd"/>
      <w:proofErr w:type="gramEnd"/>
      <w:r>
        <w:rPr>
          <w:sz w:val="24"/>
          <w:szCs w:val="24"/>
        </w:rPr>
        <w:t>)</w:t>
      </w:r>
    </w:p>
    <w:p w14:paraId="3B08F44D"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left_</w:t>
      </w:r>
      <w:proofErr w:type="gramStart"/>
      <w:r>
        <w:rPr>
          <w:sz w:val="24"/>
          <w:szCs w:val="24"/>
        </w:rPr>
        <w:t>split.addWidget</w:t>
      </w:r>
      <w:proofErr w:type="spellEnd"/>
      <w:proofErr w:type="gramEnd"/>
      <w:r>
        <w:rPr>
          <w:sz w:val="24"/>
          <w:szCs w:val="24"/>
        </w:rPr>
        <w:t>(</w:t>
      </w:r>
      <w:proofErr w:type="spellStart"/>
      <w:r>
        <w:rPr>
          <w:sz w:val="24"/>
          <w:szCs w:val="24"/>
        </w:rPr>
        <w:t>player_tabs</w:t>
      </w:r>
      <w:proofErr w:type="spellEnd"/>
      <w:r>
        <w:rPr>
          <w:sz w:val="24"/>
          <w:szCs w:val="24"/>
        </w:rPr>
        <w:t>)</w:t>
      </w:r>
    </w:p>
    <w:p w14:paraId="6190F1EE"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left_</w:t>
      </w:r>
      <w:proofErr w:type="gramStart"/>
      <w:r>
        <w:rPr>
          <w:sz w:val="24"/>
          <w:szCs w:val="24"/>
        </w:rPr>
        <w:t>split.addWidget</w:t>
      </w:r>
      <w:proofErr w:type="spellEnd"/>
      <w:proofErr w:type="gramEnd"/>
      <w:r>
        <w:rPr>
          <w:sz w:val="24"/>
          <w:szCs w:val="24"/>
        </w:rPr>
        <w:t>(</w:t>
      </w:r>
      <w:proofErr w:type="spellStart"/>
      <w:r>
        <w:rPr>
          <w:sz w:val="24"/>
          <w:szCs w:val="24"/>
        </w:rPr>
        <w:t>data_tabs</w:t>
      </w:r>
      <w:proofErr w:type="spellEnd"/>
      <w:r>
        <w:rPr>
          <w:sz w:val="24"/>
          <w:szCs w:val="24"/>
        </w:rPr>
        <w:t>)</w:t>
      </w:r>
    </w:p>
    <w:p w14:paraId="109E2E00"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left_</w:t>
      </w:r>
      <w:proofErr w:type="gramStart"/>
      <w:r>
        <w:rPr>
          <w:sz w:val="24"/>
          <w:szCs w:val="24"/>
        </w:rPr>
        <w:t>split.setStretchFactor</w:t>
      </w:r>
      <w:proofErr w:type="spellEnd"/>
      <w:proofErr w:type="gramEnd"/>
      <w:r>
        <w:rPr>
          <w:sz w:val="24"/>
          <w:szCs w:val="24"/>
        </w:rPr>
        <w:t>(0, 3)</w:t>
      </w:r>
    </w:p>
    <w:p w14:paraId="1F57771D"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left_</w:t>
      </w:r>
      <w:proofErr w:type="gramStart"/>
      <w:r>
        <w:rPr>
          <w:sz w:val="24"/>
          <w:szCs w:val="24"/>
        </w:rPr>
        <w:t>split.setStretchFactor</w:t>
      </w:r>
      <w:proofErr w:type="spellEnd"/>
      <w:proofErr w:type="gramEnd"/>
      <w:r>
        <w:rPr>
          <w:sz w:val="24"/>
          <w:szCs w:val="24"/>
        </w:rPr>
        <w:t>(1, 2)</w:t>
      </w:r>
    </w:p>
    <w:p w14:paraId="79816774" w14:textId="77777777" w:rsidR="00D63202" w:rsidRPr="006B0D02" w:rsidRDefault="00000000" w:rsidP="006B0D02">
      <w:pPr>
        <w:spacing w:line="400" w:lineRule="exact"/>
        <w:ind w:firstLineChars="200" w:firstLine="420"/>
        <w:rPr>
          <w:rFonts w:ascii="宋体" w:hAnsi="宋体"/>
        </w:rPr>
      </w:pPr>
      <w:r w:rsidRPr="006B0D02">
        <w:rPr>
          <w:rFonts w:ascii="宋体" w:hAnsi="宋体" w:hint="eastAsia"/>
        </w:rPr>
        <w:t>左上：视频播放器 Tabs（</w:t>
      </w:r>
      <w:proofErr w:type="spellStart"/>
      <w:r w:rsidRPr="006B0D02">
        <w:rPr>
          <w:rFonts w:ascii="宋体" w:hAnsi="宋体" w:hint="eastAsia"/>
        </w:rPr>
        <w:t>player_tabs</w:t>
      </w:r>
      <w:proofErr w:type="spellEnd"/>
      <w:r w:rsidRPr="006B0D02">
        <w:rPr>
          <w:rFonts w:ascii="宋体" w:hAnsi="宋体" w:hint="eastAsia"/>
        </w:rPr>
        <w:t>）</w:t>
      </w:r>
    </w:p>
    <w:p w14:paraId="746AB7C3" w14:textId="77777777" w:rsidR="00D63202" w:rsidRPr="006B0D02" w:rsidRDefault="00000000" w:rsidP="006B0D02">
      <w:pPr>
        <w:spacing w:line="400" w:lineRule="exact"/>
        <w:ind w:firstLineChars="200" w:firstLine="420"/>
        <w:rPr>
          <w:rFonts w:ascii="宋体" w:hAnsi="宋体"/>
        </w:rPr>
      </w:pPr>
      <w:r w:rsidRPr="006B0D02">
        <w:rPr>
          <w:rFonts w:ascii="宋体" w:hAnsi="宋体" w:hint="eastAsia"/>
        </w:rPr>
        <w:t xml:space="preserve">创建 </w:t>
      </w:r>
      <w:proofErr w:type="spellStart"/>
      <w:r w:rsidRPr="006B0D02">
        <w:rPr>
          <w:rFonts w:ascii="宋体" w:hAnsi="宋体" w:hint="eastAsia"/>
        </w:rPr>
        <w:t>QTabWidget</w:t>
      </w:r>
      <w:proofErr w:type="spellEnd"/>
      <w:r w:rsidRPr="006B0D02">
        <w:rPr>
          <w:rFonts w:ascii="宋体" w:hAnsi="宋体" w:hint="eastAsia"/>
        </w:rPr>
        <w:t xml:space="preserve">() ，放入 3 </w:t>
      </w:r>
      <w:proofErr w:type="gramStart"/>
      <w:r w:rsidRPr="006B0D02">
        <w:rPr>
          <w:rFonts w:ascii="宋体" w:hAnsi="宋体" w:hint="eastAsia"/>
        </w:rPr>
        <w:t>个</w:t>
      </w:r>
      <w:proofErr w:type="gramEnd"/>
      <w:r w:rsidRPr="006B0D02">
        <w:rPr>
          <w:rFonts w:ascii="宋体" w:hAnsi="宋体" w:hint="eastAsia"/>
        </w:rPr>
        <w:t xml:space="preserve"> </w:t>
      </w:r>
      <w:proofErr w:type="spellStart"/>
      <w:r w:rsidRPr="006B0D02">
        <w:rPr>
          <w:rFonts w:ascii="宋体" w:hAnsi="宋体" w:hint="eastAsia"/>
        </w:rPr>
        <w:t>VideoPlayer</w:t>
      </w:r>
      <w:proofErr w:type="spellEnd"/>
      <w:r w:rsidRPr="006B0D02">
        <w:rPr>
          <w:rFonts w:ascii="宋体" w:hAnsi="宋体" w:hint="eastAsia"/>
        </w:rPr>
        <w:t xml:space="preserve"> 和 1 </w:t>
      </w:r>
      <w:proofErr w:type="gramStart"/>
      <w:r w:rsidRPr="006B0D02">
        <w:rPr>
          <w:rFonts w:ascii="宋体" w:hAnsi="宋体" w:hint="eastAsia"/>
        </w:rPr>
        <w:t>个</w:t>
      </w:r>
      <w:proofErr w:type="gramEnd"/>
      <w:r w:rsidRPr="006B0D02">
        <w:rPr>
          <w:rFonts w:ascii="宋体" w:hAnsi="宋体" w:hint="eastAsia"/>
        </w:rPr>
        <w:t>“对比视图”：</w:t>
      </w:r>
    </w:p>
    <w:p w14:paraId="3D189FF6" w14:textId="77777777" w:rsidR="00D63202" w:rsidRDefault="00000000">
      <w:pPr>
        <w:pStyle w:val="my"/>
        <w:shd w:val="clear" w:color="auto" w:fill="45B0E1"/>
        <w:rPr>
          <w:sz w:val="24"/>
          <w:szCs w:val="24"/>
        </w:rPr>
      </w:pPr>
      <w:proofErr w:type="spellStart"/>
      <w:r>
        <w:rPr>
          <w:sz w:val="24"/>
          <w:szCs w:val="24"/>
        </w:rPr>
        <w:t>player_tabs</w:t>
      </w:r>
      <w:proofErr w:type="spellEnd"/>
      <w:r>
        <w:rPr>
          <w:sz w:val="24"/>
          <w:szCs w:val="24"/>
        </w:rPr>
        <w:t xml:space="preserve"> = </w:t>
      </w:r>
      <w:proofErr w:type="spellStart"/>
      <w:proofErr w:type="gramStart"/>
      <w:r>
        <w:rPr>
          <w:sz w:val="24"/>
          <w:szCs w:val="24"/>
        </w:rPr>
        <w:t>QTabWidget</w:t>
      </w:r>
      <w:proofErr w:type="spellEnd"/>
      <w:r>
        <w:rPr>
          <w:sz w:val="24"/>
          <w:szCs w:val="24"/>
        </w:rPr>
        <w:t>(</w:t>
      </w:r>
      <w:proofErr w:type="gramEnd"/>
      <w:r>
        <w:rPr>
          <w:sz w:val="24"/>
          <w:szCs w:val="24"/>
        </w:rPr>
        <w:t>)</w:t>
      </w:r>
    </w:p>
    <w:p w14:paraId="74BD7E66" w14:textId="77777777" w:rsidR="00D63202" w:rsidRDefault="00000000">
      <w:pPr>
        <w:pStyle w:val="my"/>
        <w:shd w:val="clear" w:color="auto" w:fill="45B0E1"/>
        <w:rPr>
          <w:sz w:val="24"/>
          <w:szCs w:val="24"/>
        </w:rPr>
      </w:pPr>
      <w:proofErr w:type="spellStart"/>
      <w:r>
        <w:rPr>
          <w:rFonts w:hint="eastAsia"/>
          <w:sz w:val="24"/>
          <w:szCs w:val="24"/>
        </w:rPr>
        <w:t>player_</w:t>
      </w:r>
      <w:proofErr w:type="gramStart"/>
      <w:r>
        <w:rPr>
          <w:rFonts w:hint="eastAsia"/>
          <w:sz w:val="24"/>
          <w:szCs w:val="24"/>
        </w:rPr>
        <w:t>tabs.addTab</w:t>
      </w:r>
      <w:proofErr w:type="spellEnd"/>
      <w:proofErr w:type="gramEnd"/>
      <w:r>
        <w:rPr>
          <w:rFonts w:hint="eastAsia"/>
          <w:sz w:val="24"/>
          <w:szCs w:val="24"/>
        </w:rPr>
        <w:t>(</w:t>
      </w:r>
      <w:proofErr w:type="gramStart"/>
      <w:r>
        <w:rPr>
          <w:rFonts w:hint="eastAsia"/>
          <w:sz w:val="24"/>
          <w:szCs w:val="24"/>
        </w:rPr>
        <w:t>self._</w:t>
      </w:r>
      <w:proofErr w:type="spellStart"/>
      <w:proofErr w:type="gramEnd"/>
      <w:r>
        <w:rPr>
          <w:rFonts w:hint="eastAsia"/>
          <w:sz w:val="24"/>
          <w:szCs w:val="24"/>
        </w:rPr>
        <w:t>input_player</w:t>
      </w:r>
      <w:proofErr w:type="spellEnd"/>
      <w:r>
        <w:rPr>
          <w:rFonts w:hint="eastAsia"/>
          <w:sz w:val="24"/>
          <w:szCs w:val="24"/>
        </w:rPr>
        <w:t>, "</w:t>
      </w:r>
      <w:r>
        <w:rPr>
          <w:rFonts w:hint="eastAsia"/>
          <w:sz w:val="24"/>
          <w:szCs w:val="24"/>
        </w:rPr>
        <w:t>输入视频</w:t>
      </w:r>
      <w:r>
        <w:rPr>
          <w:rFonts w:hint="eastAsia"/>
          <w:sz w:val="24"/>
          <w:szCs w:val="24"/>
        </w:rPr>
        <w:t>")</w:t>
      </w:r>
    </w:p>
    <w:p w14:paraId="24A70DAF" w14:textId="77777777" w:rsidR="00D63202" w:rsidRDefault="00000000">
      <w:pPr>
        <w:pStyle w:val="my"/>
        <w:shd w:val="clear" w:color="auto" w:fill="45B0E1"/>
        <w:rPr>
          <w:sz w:val="24"/>
          <w:szCs w:val="24"/>
        </w:rPr>
      </w:pPr>
      <w:proofErr w:type="spellStart"/>
      <w:r>
        <w:rPr>
          <w:rFonts w:hint="eastAsia"/>
          <w:sz w:val="24"/>
          <w:szCs w:val="24"/>
        </w:rPr>
        <w:t>player_</w:t>
      </w:r>
      <w:proofErr w:type="gramStart"/>
      <w:r>
        <w:rPr>
          <w:rFonts w:hint="eastAsia"/>
          <w:sz w:val="24"/>
          <w:szCs w:val="24"/>
        </w:rPr>
        <w:t>tabs.addTab</w:t>
      </w:r>
      <w:proofErr w:type="spellEnd"/>
      <w:proofErr w:type="gramEnd"/>
      <w:r>
        <w:rPr>
          <w:rFonts w:hint="eastAsia"/>
          <w:sz w:val="24"/>
          <w:szCs w:val="24"/>
        </w:rPr>
        <w:t>(</w:t>
      </w:r>
      <w:proofErr w:type="gramStart"/>
      <w:r>
        <w:rPr>
          <w:rFonts w:hint="eastAsia"/>
          <w:sz w:val="24"/>
          <w:szCs w:val="24"/>
        </w:rPr>
        <w:t>self._</w:t>
      </w:r>
      <w:proofErr w:type="spellStart"/>
      <w:proofErr w:type="gramEnd"/>
      <w:r>
        <w:rPr>
          <w:rFonts w:hint="eastAsia"/>
          <w:sz w:val="24"/>
          <w:szCs w:val="24"/>
        </w:rPr>
        <w:t>preview_player</w:t>
      </w:r>
      <w:proofErr w:type="spellEnd"/>
      <w:r>
        <w:rPr>
          <w:rFonts w:hint="eastAsia"/>
          <w:sz w:val="24"/>
          <w:szCs w:val="24"/>
        </w:rPr>
        <w:t>, "</w:t>
      </w:r>
      <w:r>
        <w:rPr>
          <w:rFonts w:hint="eastAsia"/>
          <w:sz w:val="24"/>
          <w:szCs w:val="24"/>
        </w:rPr>
        <w:t>检测预览</w:t>
      </w:r>
      <w:r>
        <w:rPr>
          <w:rFonts w:hint="eastAsia"/>
          <w:sz w:val="24"/>
          <w:szCs w:val="24"/>
        </w:rPr>
        <w:t>")</w:t>
      </w:r>
    </w:p>
    <w:p w14:paraId="37C4CB84" w14:textId="77777777" w:rsidR="00D63202" w:rsidRDefault="00000000">
      <w:pPr>
        <w:pStyle w:val="my"/>
        <w:shd w:val="clear" w:color="auto" w:fill="45B0E1"/>
        <w:rPr>
          <w:sz w:val="24"/>
          <w:szCs w:val="24"/>
        </w:rPr>
      </w:pPr>
      <w:proofErr w:type="spellStart"/>
      <w:r>
        <w:rPr>
          <w:rFonts w:hint="eastAsia"/>
          <w:sz w:val="24"/>
          <w:szCs w:val="24"/>
        </w:rPr>
        <w:t>player_</w:t>
      </w:r>
      <w:proofErr w:type="gramStart"/>
      <w:r>
        <w:rPr>
          <w:rFonts w:hint="eastAsia"/>
          <w:sz w:val="24"/>
          <w:szCs w:val="24"/>
        </w:rPr>
        <w:t>tabs.addTab</w:t>
      </w:r>
      <w:proofErr w:type="spellEnd"/>
      <w:proofErr w:type="gramEnd"/>
      <w:r>
        <w:rPr>
          <w:rFonts w:hint="eastAsia"/>
          <w:sz w:val="24"/>
          <w:szCs w:val="24"/>
        </w:rPr>
        <w:t>(</w:t>
      </w:r>
      <w:proofErr w:type="gramStart"/>
      <w:r>
        <w:rPr>
          <w:rFonts w:hint="eastAsia"/>
          <w:sz w:val="24"/>
          <w:szCs w:val="24"/>
        </w:rPr>
        <w:t>self._</w:t>
      </w:r>
      <w:proofErr w:type="spellStart"/>
      <w:proofErr w:type="gramEnd"/>
      <w:r>
        <w:rPr>
          <w:rFonts w:hint="eastAsia"/>
          <w:sz w:val="24"/>
          <w:szCs w:val="24"/>
        </w:rPr>
        <w:t>output_player</w:t>
      </w:r>
      <w:proofErr w:type="spellEnd"/>
      <w:r>
        <w:rPr>
          <w:rFonts w:hint="eastAsia"/>
          <w:sz w:val="24"/>
          <w:szCs w:val="24"/>
        </w:rPr>
        <w:t>, "</w:t>
      </w:r>
      <w:r>
        <w:rPr>
          <w:rFonts w:hint="eastAsia"/>
          <w:sz w:val="24"/>
          <w:szCs w:val="24"/>
        </w:rPr>
        <w:t>输出视频</w:t>
      </w:r>
      <w:r>
        <w:rPr>
          <w:rFonts w:hint="eastAsia"/>
          <w:sz w:val="24"/>
          <w:szCs w:val="24"/>
        </w:rPr>
        <w:t>")</w:t>
      </w:r>
    </w:p>
    <w:p w14:paraId="13C051BC" w14:textId="77777777" w:rsidR="00D63202" w:rsidRDefault="00000000">
      <w:pPr>
        <w:pStyle w:val="my"/>
        <w:shd w:val="clear" w:color="auto" w:fill="45B0E1"/>
        <w:rPr>
          <w:sz w:val="24"/>
          <w:szCs w:val="24"/>
        </w:rPr>
      </w:pPr>
      <w:proofErr w:type="spellStart"/>
      <w:r>
        <w:rPr>
          <w:rFonts w:hint="eastAsia"/>
          <w:sz w:val="24"/>
          <w:szCs w:val="24"/>
        </w:rPr>
        <w:t>player_</w:t>
      </w:r>
      <w:proofErr w:type="gramStart"/>
      <w:r>
        <w:rPr>
          <w:rFonts w:hint="eastAsia"/>
          <w:sz w:val="24"/>
          <w:szCs w:val="24"/>
        </w:rPr>
        <w:t>tabs.addTab</w:t>
      </w:r>
      <w:proofErr w:type="spellEnd"/>
      <w:proofErr w:type="gramEnd"/>
      <w:r>
        <w:rPr>
          <w:rFonts w:hint="eastAsia"/>
          <w:sz w:val="24"/>
          <w:szCs w:val="24"/>
        </w:rPr>
        <w:t>(</w:t>
      </w:r>
      <w:proofErr w:type="gramStart"/>
      <w:r>
        <w:rPr>
          <w:rFonts w:hint="eastAsia"/>
          <w:sz w:val="24"/>
          <w:szCs w:val="24"/>
        </w:rPr>
        <w:t>self._</w:t>
      </w:r>
      <w:proofErr w:type="spellStart"/>
      <w:proofErr w:type="gramEnd"/>
      <w:r>
        <w:rPr>
          <w:rFonts w:hint="eastAsia"/>
          <w:sz w:val="24"/>
          <w:szCs w:val="24"/>
        </w:rPr>
        <w:t>build_compare_</w:t>
      </w:r>
      <w:proofErr w:type="gramStart"/>
      <w:r>
        <w:rPr>
          <w:rFonts w:hint="eastAsia"/>
          <w:sz w:val="24"/>
          <w:szCs w:val="24"/>
        </w:rPr>
        <w:t>view</w:t>
      </w:r>
      <w:proofErr w:type="spellEnd"/>
      <w:r>
        <w:rPr>
          <w:rFonts w:hint="eastAsia"/>
          <w:sz w:val="24"/>
          <w:szCs w:val="24"/>
        </w:rPr>
        <w:t>(</w:t>
      </w:r>
      <w:proofErr w:type="gramEnd"/>
      <w:r>
        <w:rPr>
          <w:rFonts w:hint="eastAsia"/>
          <w:sz w:val="24"/>
          <w:szCs w:val="24"/>
        </w:rPr>
        <w:t>), "</w:t>
      </w:r>
      <w:r>
        <w:rPr>
          <w:rFonts w:hint="eastAsia"/>
          <w:sz w:val="24"/>
          <w:szCs w:val="24"/>
        </w:rPr>
        <w:t>对比</w:t>
      </w:r>
      <w:r>
        <w:rPr>
          <w:rFonts w:hint="eastAsia"/>
          <w:sz w:val="24"/>
          <w:szCs w:val="24"/>
        </w:rPr>
        <w:t>")</w:t>
      </w:r>
    </w:p>
    <w:p w14:paraId="540C5769" w14:textId="77777777" w:rsidR="00D63202" w:rsidRPr="006B0D02" w:rsidRDefault="00000000" w:rsidP="006B0D02">
      <w:pPr>
        <w:spacing w:line="400" w:lineRule="exact"/>
        <w:ind w:firstLineChars="200" w:firstLine="422"/>
        <w:rPr>
          <w:rFonts w:ascii="宋体" w:hAnsi="宋体"/>
          <w:b/>
          <w:bCs/>
        </w:rPr>
      </w:pPr>
      <w:proofErr w:type="spellStart"/>
      <w:r w:rsidRPr="006B0D02">
        <w:rPr>
          <w:rFonts w:ascii="宋体" w:hAnsi="宋体" w:hint="eastAsia"/>
          <w:b/>
          <w:bCs/>
        </w:rPr>
        <w:t>VideoPlayer</w:t>
      </w:r>
      <w:proofErr w:type="spellEnd"/>
      <w:r w:rsidRPr="006B0D02">
        <w:rPr>
          <w:rFonts w:ascii="宋体" w:hAnsi="宋体" w:hint="eastAsia"/>
          <w:b/>
          <w:bCs/>
        </w:rPr>
        <w:t xml:space="preserve"> 的内部结构（真正显示画面的位置）</w:t>
      </w:r>
    </w:p>
    <w:p w14:paraId="7882473C" w14:textId="77777777" w:rsidR="00D63202" w:rsidRPr="006B0D02" w:rsidRDefault="00000000" w:rsidP="006B0D02">
      <w:pPr>
        <w:spacing w:line="400" w:lineRule="exact"/>
        <w:ind w:firstLineChars="200" w:firstLine="420"/>
        <w:rPr>
          <w:rFonts w:ascii="宋体" w:hAnsi="宋体"/>
        </w:rPr>
      </w:pPr>
      <w:r w:rsidRPr="006B0D02">
        <w:rPr>
          <w:rFonts w:ascii="宋体" w:hAnsi="宋体" w:hint="eastAsia"/>
        </w:rPr>
        <w:t xml:space="preserve">每个 </w:t>
      </w:r>
      <w:proofErr w:type="spellStart"/>
      <w:r w:rsidRPr="006B0D02">
        <w:rPr>
          <w:rFonts w:ascii="宋体" w:hAnsi="宋体" w:hint="eastAsia"/>
        </w:rPr>
        <w:t>VideoPlayer</w:t>
      </w:r>
      <w:proofErr w:type="spellEnd"/>
      <w:r w:rsidRPr="006B0D02">
        <w:rPr>
          <w:rFonts w:ascii="宋体" w:hAnsi="宋体" w:hint="eastAsia"/>
        </w:rPr>
        <w:t xml:space="preserve"> 本质是一个 </w:t>
      </w:r>
      <w:proofErr w:type="spellStart"/>
      <w:r w:rsidRPr="006B0D02">
        <w:rPr>
          <w:rFonts w:ascii="宋体" w:hAnsi="宋体" w:hint="eastAsia"/>
        </w:rPr>
        <w:t>QWidget</w:t>
      </w:r>
      <w:proofErr w:type="spellEnd"/>
      <w:r w:rsidRPr="006B0D02">
        <w:rPr>
          <w:rFonts w:ascii="宋体" w:hAnsi="宋体" w:hint="eastAsia"/>
        </w:rPr>
        <w:t xml:space="preserve"> ，内部是“画面 </w:t>
      </w:r>
      <w:proofErr w:type="spellStart"/>
      <w:r w:rsidRPr="006B0D02">
        <w:rPr>
          <w:rFonts w:ascii="宋体" w:hAnsi="宋体" w:hint="eastAsia"/>
        </w:rPr>
        <w:t>QLabel</w:t>
      </w:r>
      <w:proofErr w:type="spellEnd"/>
      <w:r w:rsidRPr="006B0D02">
        <w:rPr>
          <w:rFonts w:ascii="宋体" w:hAnsi="宋体" w:hint="eastAsia"/>
        </w:rPr>
        <w:t xml:space="preserve"> + 底部控制条”的纵向布局：</w:t>
      </w:r>
    </w:p>
    <w:p w14:paraId="38F3BECF" w14:textId="77777777" w:rsidR="00D63202" w:rsidRPr="006B0D02" w:rsidRDefault="00000000" w:rsidP="006B0D02">
      <w:pPr>
        <w:spacing w:line="400" w:lineRule="exact"/>
        <w:ind w:firstLineChars="200" w:firstLine="420"/>
        <w:rPr>
          <w:rFonts w:ascii="宋体" w:hAnsi="宋体"/>
        </w:rPr>
      </w:pPr>
      <w:r w:rsidRPr="006B0D02">
        <w:rPr>
          <w:rFonts w:ascii="宋体" w:hAnsi="宋体" w:hint="eastAsia"/>
        </w:rPr>
        <w:t xml:space="preserve">画面容器： </w:t>
      </w:r>
      <w:proofErr w:type="gramStart"/>
      <w:r w:rsidRPr="006B0D02">
        <w:rPr>
          <w:rFonts w:ascii="宋体" w:hAnsi="宋体" w:hint="eastAsia"/>
        </w:rPr>
        <w:t>self._</w:t>
      </w:r>
      <w:proofErr w:type="spellStart"/>
      <w:proofErr w:type="gramEnd"/>
      <w:r w:rsidRPr="006B0D02">
        <w:rPr>
          <w:rFonts w:ascii="宋体" w:hAnsi="宋体" w:hint="eastAsia"/>
        </w:rPr>
        <w:t>frame_label</w:t>
      </w:r>
      <w:proofErr w:type="spellEnd"/>
      <w:r w:rsidRPr="006B0D02">
        <w:rPr>
          <w:rFonts w:ascii="宋体" w:hAnsi="宋体" w:hint="eastAsia"/>
        </w:rPr>
        <w:t xml:space="preserve"> = </w:t>
      </w:r>
      <w:proofErr w:type="spellStart"/>
      <w:proofErr w:type="gramStart"/>
      <w:r w:rsidRPr="006B0D02">
        <w:rPr>
          <w:rFonts w:ascii="宋体" w:hAnsi="宋体" w:hint="eastAsia"/>
        </w:rPr>
        <w:t>QLabel</w:t>
      </w:r>
      <w:proofErr w:type="spellEnd"/>
      <w:r w:rsidRPr="006B0D02">
        <w:rPr>
          <w:rFonts w:ascii="宋体" w:hAnsi="宋体" w:hint="eastAsia"/>
        </w:rPr>
        <w:t>(</w:t>
      </w:r>
      <w:proofErr w:type="gramEnd"/>
      <w:r w:rsidRPr="006B0D02">
        <w:rPr>
          <w:rFonts w:ascii="宋体" w:hAnsi="宋体" w:hint="eastAsia"/>
        </w:rPr>
        <w:t>) ，居中、最小高度 260、暗色背景边框</w:t>
      </w:r>
    </w:p>
    <w:p w14:paraId="79EBE855" w14:textId="77777777" w:rsidR="00D63202" w:rsidRPr="006B0D02" w:rsidRDefault="00000000" w:rsidP="006B0D02">
      <w:pPr>
        <w:spacing w:line="400" w:lineRule="exact"/>
        <w:ind w:firstLineChars="200" w:firstLine="420"/>
        <w:rPr>
          <w:rFonts w:ascii="宋体" w:hAnsi="宋体"/>
        </w:rPr>
      </w:pPr>
      <w:r w:rsidRPr="006B0D02">
        <w:rPr>
          <w:rFonts w:ascii="宋体" w:hAnsi="宋体" w:hint="eastAsia"/>
        </w:rPr>
        <w:t>控制条：播放/暂停按钮 + 进度条 slider + 时间标签</w:t>
      </w:r>
    </w:p>
    <w:p w14:paraId="6A3CFC9D" w14:textId="77777777" w:rsidR="00D63202" w:rsidRDefault="00000000">
      <w:pPr>
        <w:pStyle w:val="my"/>
        <w:shd w:val="clear" w:color="auto" w:fill="45B0E1"/>
        <w:rPr>
          <w:sz w:val="24"/>
          <w:szCs w:val="24"/>
        </w:rPr>
      </w:pPr>
      <w:r>
        <w:rPr>
          <w:sz w:val="24"/>
          <w:szCs w:val="24"/>
        </w:rPr>
        <w:t xml:space="preserve">class </w:t>
      </w:r>
      <w:proofErr w:type="spellStart"/>
      <w:proofErr w:type="gramStart"/>
      <w:r>
        <w:rPr>
          <w:sz w:val="24"/>
          <w:szCs w:val="24"/>
        </w:rPr>
        <w:t>VideoPlayer</w:t>
      </w:r>
      <w:proofErr w:type="spellEnd"/>
      <w:r>
        <w:rPr>
          <w:sz w:val="24"/>
          <w:szCs w:val="24"/>
        </w:rPr>
        <w:t>(</w:t>
      </w:r>
      <w:proofErr w:type="spellStart"/>
      <w:proofErr w:type="gramEnd"/>
      <w:r>
        <w:rPr>
          <w:sz w:val="24"/>
          <w:szCs w:val="24"/>
        </w:rPr>
        <w:t>QWidget</w:t>
      </w:r>
      <w:proofErr w:type="spellEnd"/>
      <w:r>
        <w:rPr>
          <w:sz w:val="24"/>
          <w:szCs w:val="24"/>
        </w:rPr>
        <w:t>):</w:t>
      </w:r>
    </w:p>
    <w:p w14:paraId="40B3F711"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positionChanged</w:t>
      </w:r>
      <w:proofErr w:type="spellEnd"/>
      <w:r>
        <w:rPr>
          <w:sz w:val="24"/>
          <w:szCs w:val="24"/>
        </w:rPr>
        <w:t xml:space="preserve"> = Signal(int)</w:t>
      </w:r>
    </w:p>
    <w:p w14:paraId="531A0D75"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videoOpened</w:t>
      </w:r>
      <w:proofErr w:type="spellEnd"/>
      <w:r>
        <w:rPr>
          <w:sz w:val="24"/>
          <w:szCs w:val="24"/>
        </w:rPr>
        <w:t xml:space="preserve"> = Signal(str)</w:t>
      </w:r>
    </w:p>
    <w:p w14:paraId="298329E1" w14:textId="77777777" w:rsidR="00D63202" w:rsidRDefault="00D63202">
      <w:pPr>
        <w:pStyle w:val="my"/>
        <w:shd w:val="clear" w:color="auto" w:fill="45B0E1"/>
        <w:rPr>
          <w:sz w:val="24"/>
          <w:szCs w:val="24"/>
        </w:rPr>
      </w:pPr>
    </w:p>
    <w:p w14:paraId="27EA778E" w14:textId="77777777" w:rsidR="00D63202" w:rsidRDefault="00000000">
      <w:pPr>
        <w:pStyle w:val="my"/>
        <w:shd w:val="clear" w:color="auto" w:fill="45B0E1"/>
        <w:rPr>
          <w:sz w:val="24"/>
          <w:szCs w:val="24"/>
        </w:rPr>
      </w:pPr>
      <w:r>
        <w:rPr>
          <w:sz w:val="24"/>
          <w:szCs w:val="24"/>
        </w:rPr>
        <w:t>    def __</w:t>
      </w:r>
      <w:proofErr w:type="spellStart"/>
      <w:r>
        <w:rPr>
          <w:sz w:val="24"/>
          <w:szCs w:val="24"/>
        </w:rPr>
        <w:t>init</w:t>
      </w:r>
      <w:proofErr w:type="spellEnd"/>
      <w:r>
        <w:rPr>
          <w:sz w:val="24"/>
          <w:szCs w:val="24"/>
        </w:rPr>
        <w:t>_</w:t>
      </w:r>
      <w:proofErr w:type="gramStart"/>
      <w:r>
        <w:rPr>
          <w:sz w:val="24"/>
          <w:szCs w:val="24"/>
        </w:rPr>
        <w:t>_(</w:t>
      </w:r>
      <w:proofErr w:type="gramEnd"/>
      <w:r>
        <w:rPr>
          <w:sz w:val="24"/>
          <w:szCs w:val="24"/>
        </w:rPr>
        <w:t xml:space="preserve">self, parent: </w:t>
      </w:r>
      <w:proofErr w:type="gramStart"/>
      <w:r>
        <w:rPr>
          <w:sz w:val="24"/>
          <w:szCs w:val="24"/>
        </w:rPr>
        <w:t>Optional[</w:t>
      </w:r>
      <w:proofErr w:type="spellStart"/>
      <w:proofErr w:type="gramEnd"/>
      <w:r>
        <w:rPr>
          <w:sz w:val="24"/>
          <w:szCs w:val="24"/>
        </w:rPr>
        <w:t>QWidget</w:t>
      </w:r>
      <w:proofErr w:type="spellEnd"/>
      <w:r>
        <w:rPr>
          <w:sz w:val="24"/>
          <w:szCs w:val="24"/>
        </w:rPr>
        <w:t>] = None):</w:t>
      </w:r>
    </w:p>
    <w:p w14:paraId="68F93BC1" w14:textId="77777777" w:rsidR="00D63202" w:rsidRDefault="00000000">
      <w:pPr>
        <w:pStyle w:val="my"/>
        <w:shd w:val="clear" w:color="auto" w:fill="45B0E1"/>
        <w:rPr>
          <w:sz w:val="24"/>
          <w:szCs w:val="24"/>
        </w:rPr>
      </w:pPr>
      <w:r>
        <w:rPr>
          <w:sz w:val="24"/>
          <w:szCs w:val="24"/>
        </w:rPr>
        <w:t>        super(</w:t>
      </w:r>
      <w:proofErr w:type="gramStart"/>
      <w:r>
        <w:rPr>
          <w:sz w:val="24"/>
          <w:szCs w:val="24"/>
        </w:rPr>
        <w:t>)._</w:t>
      </w:r>
      <w:proofErr w:type="gramEnd"/>
      <w:r>
        <w:rPr>
          <w:sz w:val="24"/>
          <w:szCs w:val="24"/>
        </w:rPr>
        <w:t>_</w:t>
      </w:r>
      <w:proofErr w:type="spellStart"/>
      <w:r>
        <w:rPr>
          <w:sz w:val="24"/>
          <w:szCs w:val="24"/>
        </w:rPr>
        <w:t>init</w:t>
      </w:r>
      <w:proofErr w:type="spellEnd"/>
      <w:r>
        <w:rPr>
          <w:sz w:val="24"/>
          <w:szCs w:val="24"/>
        </w:rPr>
        <w:t>__(parent)</w:t>
      </w:r>
    </w:p>
    <w:p w14:paraId="3C764BA8" w14:textId="77777777" w:rsidR="00D63202" w:rsidRDefault="00000000">
      <w:pPr>
        <w:pStyle w:val="my"/>
        <w:shd w:val="clear" w:color="auto" w:fill="45B0E1"/>
        <w:rPr>
          <w:sz w:val="24"/>
          <w:szCs w:val="24"/>
        </w:rPr>
      </w:pPr>
      <w:r>
        <w:rPr>
          <w:sz w:val="24"/>
          <w:szCs w:val="24"/>
        </w:rPr>
        <w:t xml:space="preserve">        </w:t>
      </w:r>
      <w:proofErr w:type="spellStart"/>
      <w:proofErr w:type="gramStart"/>
      <w:r>
        <w:rPr>
          <w:sz w:val="24"/>
          <w:szCs w:val="24"/>
        </w:rPr>
        <w:t>self._</w:t>
      </w:r>
      <w:proofErr w:type="gramEnd"/>
      <w:r>
        <w:rPr>
          <w:sz w:val="24"/>
          <w:szCs w:val="24"/>
        </w:rPr>
        <w:t>cap</w:t>
      </w:r>
      <w:proofErr w:type="spellEnd"/>
      <w:r>
        <w:rPr>
          <w:sz w:val="24"/>
          <w:szCs w:val="24"/>
        </w:rPr>
        <w:t xml:space="preserve">: </w:t>
      </w:r>
      <w:proofErr w:type="gramStart"/>
      <w:r>
        <w:rPr>
          <w:sz w:val="24"/>
          <w:szCs w:val="24"/>
        </w:rPr>
        <w:t>Optional[</w:t>
      </w:r>
      <w:proofErr w:type="gramEnd"/>
      <w:r>
        <w:rPr>
          <w:sz w:val="24"/>
          <w:szCs w:val="24"/>
        </w:rPr>
        <w:t>cv2.VideoCapture] = None</w:t>
      </w:r>
    </w:p>
    <w:p w14:paraId="21413F21" w14:textId="77777777" w:rsidR="00D63202" w:rsidRDefault="00000000">
      <w:pPr>
        <w:pStyle w:val="my"/>
        <w:shd w:val="clear" w:color="auto" w:fill="45B0E1"/>
        <w:rPr>
          <w:sz w:val="24"/>
          <w:szCs w:val="24"/>
        </w:rPr>
      </w:pPr>
      <w:r>
        <w:rPr>
          <w:sz w:val="24"/>
          <w:szCs w:val="24"/>
        </w:rPr>
        <w:t xml:space="preserve">        </w:t>
      </w:r>
      <w:proofErr w:type="spellStart"/>
      <w:proofErr w:type="gramStart"/>
      <w:r>
        <w:rPr>
          <w:sz w:val="24"/>
          <w:szCs w:val="24"/>
        </w:rPr>
        <w:t>self._</w:t>
      </w:r>
      <w:proofErr w:type="gramEnd"/>
      <w:r>
        <w:rPr>
          <w:sz w:val="24"/>
          <w:szCs w:val="24"/>
        </w:rPr>
        <w:t>path</w:t>
      </w:r>
      <w:proofErr w:type="spellEnd"/>
      <w:r>
        <w:rPr>
          <w:sz w:val="24"/>
          <w:szCs w:val="24"/>
        </w:rPr>
        <w:t>: Optional[str] = None</w:t>
      </w:r>
    </w:p>
    <w:p w14:paraId="5F1F9952" w14:textId="77777777" w:rsidR="00D63202" w:rsidRDefault="00000000">
      <w:pPr>
        <w:pStyle w:val="my"/>
        <w:shd w:val="clear" w:color="auto" w:fill="45B0E1"/>
        <w:rPr>
          <w:sz w:val="24"/>
          <w:szCs w:val="24"/>
        </w:rPr>
      </w:pPr>
      <w:r>
        <w:rPr>
          <w:sz w:val="24"/>
          <w:szCs w:val="24"/>
        </w:rPr>
        <w:t xml:space="preserve">        </w:t>
      </w:r>
      <w:proofErr w:type="spellStart"/>
      <w:proofErr w:type="gramStart"/>
      <w:r>
        <w:rPr>
          <w:sz w:val="24"/>
          <w:szCs w:val="24"/>
        </w:rPr>
        <w:t>self._</w:t>
      </w:r>
      <w:proofErr w:type="gramEnd"/>
      <w:r>
        <w:rPr>
          <w:sz w:val="24"/>
          <w:szCs w:val="24"/>
        </w:rPr>
        <w:t>info</w:t>
      </w:r>
      <w:proofErr w:type="spellEnd"/>
      <w:r>
        <w:rPr>
          <w:sz w:val="24"/>
          <w:szCs w:val="24"/>
        </w:rPr>
        <w:t xml:space="preserve">: </w:t>
      </w:r>
      <w:proofErr w:type="gramStart"/>
      <w:r>
        <w:rPr>
          <w:sz w:val="24"/>
          <w:szCs w:val="24"/>
        </w:rPr>
        <w:t>Optional[</w:t>
      </w:r>
      <w:proofErr w:type="spellStart"/>
      <w:proofErr w:type="gramEnd"/>
      <w:r>
        <w:rPr>
          <w:sz w:val="24"/>
          <w:szCs w:val="24"/>
        </w:rPr>
        <w:t>VideoInfo</w:t>
      </w:r>
      <w:proofErr w:type="spellEnd"/>
      <w:r>
        <w:rPr>
          <w:sz w:val="24"/>
          <w:szCs w:val="24"/>
        </w:rPr>
        <w:t>] = None</w:t>
      </w:r>
    </w:p>
    <w:p w14:paraId="5A49D1CD" w14:textId="77777777" w:rsidR="00D63202" w:rsidRDefault="00000000">
      <w:pPr>
        <w:pStyle w:val="my"/>
        <w:shd w:val="clear" w:color="auto" w:fill="45B0E1"/>
        <w:rPr>
          <w:sz w:val="24"/>
          <w:szCs w:val="24"/>
        </w:rPr>
      </w:pPr>
      <w:r>
        <w:rPr>
          <w:sz w:val="24"/>
          <w:szCs w:val="24"/>
        </w:rPr>
        <w:t xml:space="preserve">        </w:t>
      </w:r>
      <w:proofErr w:type="spellStart"/>
      <w:proofErr w:type="gramStart"/>
      <w:r>
        <w:rPr>
          <w:sz w:val="24"/>
          <w:szCs w:val="24"/>
        </w:rPr>
        <w:t>self._</w:t>
      </w:r>
      <w:proofErr w:type="gramEnd"/>
      <w:r>
        <w:rPr>
          <w:sz w:val="24"/>
          <w:szCs w:val="24"/>
        </w:rPr>
        <w:t>playing</w:t>
      </w:r>
      <w:proofErr w:type="spellEnd"/>
      <w:r>
        <w:rPr>
          <w:sz w:val="24"/>
          <w:szCs w:val="24"/>
        </w:rPr>
        <w:t xml:space="preserve"> = False</w:t>
      </w:r>
    </w:p>
    <w:p w14:paraId="5D029EB5" w14:textId="77777777" w:rsidR="00D63202" w:rsidRDefault="00000000">
      <w:pPr>
        <w:pStyle w:val="my"/>
        <w:shd w:val="clear" w:color="auto" w:fill="45B0E1"/>
        <w:rPr>
          <w:sz w:val="24"/>
          <w:szCs w:val="24"/>
        </w:rPr>
      </w:pPr>
      <w:r>
        <w:rPr>
          <w:sz w:val="24"/>
          <w:szCs w:val="24"/>
        </w:rPr>
        <w:t xml:space="preserve">        </w:t>
      </w:r>
      <w:proofErr w:type="gramStart"/>
      <w:r>
        <w:rPr>
          <w:sz w:val="24"/>
          <w:szCs w:val="24"/>
        </w:rPr>
        <w:t>self._</w:t>
      </w:r>
      <w:proofErr w:type="spellStart"/>
      <w:proofErr w:type="gramEnd"/>
      <w:r>
        <w:rPr>
          <w:sz w:val="24"/>
          <w:szCs w:val="24"/>
        </w:rPr>
        <w:t>frame_index</w:t>
      </w:r>
      <w:proofErr w:type="spellEnd"/>
      <w:r>
        <w:rPr>
          <w:sz w:val="24"/>
          <w:szCs w:val="24"/>
        </w:rPr>
        <w:t xml:space="preserve"> = 0</w:t>
      </w:r>
    </w:p>
    <w:p w14:paraId="488F5B8C" w14:textId="77777777" w:rsidR="00D63202" w:rsidRDefault="00000000">
      <w:pPr>
        <w:pStyle w:val="my"/>
        <w:shd w:val="clear" w:color="auto" w:fill="45B0E1"/>
        <w:rPr>
          <w:sz w:val="24"/>
          <w:szCs w:val="24"/>
        </w:rPr>
      </w:pPr>
      <w:r>
        <w:rPr>
          <w:sz w:val="24"/>
          <w:szCs w:val="24"/>
        </w:rPr>
        <w:t xml:space="preserve">        </w:t>
      </w:r>
      <w:proofErr w:type="gramStart"/>
      <w:r>
        <w:rPr>
          <w:sz w:val="24"/>
          <w:szCs w:val="24"/>
        </w:rPr>
        <w:t>self._</w:t>
      </w:r>
      <w:proofErr w:type="spellStart"/>
      <w:proofErr w:type="gramEnd"/>
      <w:r>
        <w:rPr>
          <w:sz w:val="24"/>
          <w:szCs w:val="24"/>
        </w:rPr>
        <w:t>updating_slider</w:t>
      </w:r>
      <w:proofErr w:type="spellEnd"/>
      <w:r>
        <w:rPr>
          <w:sz w:val="24"/>
          <w:szCs w:val="24"/>
        </w:rPr>
        <w:t xml:space="preserve"> = False</w:t>
      </w:r>
    </w:p>
    <w:p w14:paraId="3EB7E2E0" w14:textId="77777777" w:rsidR="00D63202" w:rsidRDefault="00D63202">
      <w:pPr>
        <w:pStyle w:val="my"/>
        <w:shd w:val="clear" w:color="auto" w:fill="45B0E1"/>
        <w:rPr>
          <w:sz w:val="24"/>
          <w:szCs w:val="24"/>
        </w:rPr>
      </w:pPr>
    </w:p>
    <w:p w14:paraId="2F877D20" w14:textId="77777777" w:rsidR="00D63202" w:rsidRDefault="00000000">
      <w:pPr>
        <w:pStyle w:val="my"/>
        <w:shd w:val="clear" w:color="auto" w:fill="45B0E1"/>
        <w:rPr>
          <w:sz w:val="24"/>
          <w:szCs w:val="24"/>
        </w:rPr>
      </w:pPr>
      <w:r>
        <w:rPr>
          <w:sz w:val="24"/>
          <w:szCs w:val="24"/>
        </w:rPr>
        <w:t xml:space="preserve">        </w:t>
      </w:r>
      <w:proofErr w:type="gramStart"/>
      <w:r>
        <w:rPr>
          <w:sz w:val="24"/>
          <w:szCs w:val="24"/>
        </w:rPr>
        <w:t>self._</w:t>
      </w:r>
      <w:proofErr w:type="spellStart"/>
      <w:proofErr w:type="gramEnd"/>
      <w:r>
        <w:rPr>
          <w:sz w:val="24"/>
          <w:szCs w:val="24"/>
        </w:rPr>
        <w:t>frame_label</w:t>
      </w:r>
      <w:proofErr w:type="spellEnd"/>
      <w:r>
        <w:rPr>
          <w:sz w:val="24"/>
          <w:szCs w:val="24"/>
        </w:rPr>
        <w:t xml:space="preserve"> = </w:t>
      </w:r>
      <w:proofErr w:type="spellStart"/>
      <w:proofErr w:type="gramStart"/>
      <w:r>
        <w:rPr>
          <w:sz w:val="24"/>
          <w:szCs w:val="24"/>
        </w:rPr>
        <w:t>QLabel</w:t>
      </w:r>
      <w:proofErr w:type="spellEnd"/>
      <w:r>
        <w:rPr>
          <w:sz w:val="24"/>
          <w:szCs w:val="24"/>
        </w:rPr>
        <w:t>(</w:t>
      </w:r>
      <w:proofErr w:type="gramEnd"/>
      <w:r>
        <w:rPr>
          <w:sz w:val="24"/>
          <w:szCs w:val="24"/>
        </w:rPr>
        <w:t>)</w:t>
      </w:r>
    </w:p>
    <w:p w14:paraId="7BD7EE9E" w14:textId="77777777" w:rsidR="00D63202" w:rsidRDefault="00000000">
      <w:pPr>
        <w:pStyle w:val="my"/>
        <w:shd w:val="clear" w:color="auto" w:fill="45B0E1"/>
        <w:rPr>
          <w:sz w:val="24"/>
          <w:szCs w:val="24"/>
        </w:rPr>
      </w:pPr>
      <w:r>
        <w:rPr>
          <w:sz w:val="24"/>
          <w:szCs w:val="24"/>
        </w:rPr>
        <w:t xml:space="preserve">        </w:t>
      </w:r>
      <w:proofErr w:type="gramStart"/>
      <w:r>
        <w:rPr>
          <w:sz w:val="24"/>
          <w:szCs w:val="24"/>
        </w:rPr>
        <w:t>self._</w:t>
      </w:r>
      <w:proofErr w:type="spellStart"/>
      <w:proofErr w:type="gramEnd"/>
      <w:r>
        <w:rPr>
          <w:sz w:val="24"/>
          <w:szCs w:val="24"/>
        </w:rPr>
        <w:t>frame_</w:t>
      </w:r>
      <w:proofErr w:type="gramStart"/>
      <w:r>
        <w:rPr>
          <w:sz w:val="24"/>
          <w:szCs w:val="24"/>
        </w:rPr>
        <w:t>label.setAlignment</w:t>
      </w:r>
      <w:proofErr w:type="spellEnd"/>
      <w:proofErr w:type="gramEnd"/>
      <w:r>
        <w:rPr>
          <w:sz w:val="24"/>
          <w:szCs w:val="24"/>
        </w:rPr>
        <w:t>(</w:t>
      </w:r>
      <w:proofErr w:type="spellStart"/>
      <w:proofErr w:type="gramStart"/>
      <w:r>
        <w:rPr>
          <w:sz w:val="24"/>
          <w:szCs w:val="24"/>
        </w:rPr>
        <w:t>Qt.AlignCenter</w:t>
      </w:r>
      <w:proofErr w:type="spellEnd"/>
      <w:proofErr w:type="gramEnd"/>
      <w:r>
        <w:rPr>
          <w:sz w:val="24"/>
          <w:szCs w:val="24"/>
        </w:rPr>
        <w:t>)</w:t>
      </w:r>
    </w:p>
    <w:p w14:paraId="25EA13DE" w14:textId="77777777" w:rsidR="00D63202" w:rsidRDefault="00000000">
      <w:pPr>
        <w:pStyle w:val="my"/>
        <w:shd w:val="clear" w:color="auto" w:fill="45B0E1"/>
        <w:rPr>
          <w:sz w:val="24"/>
          <w:szCs w:val="24"/>
        </w:rPr>
      </w:pPr>
      <w:r>
        <w:rPr>
          <w:sz w:val="24"/>
          <w:szCs w:val="24"/>
        </w:rPr>
        <w:t xml:space="preserve">        </w:t>
      </w:r>
      <w:proofErr w:type="gramStart"/>
      <w:r>
        <w:rPr>
          <w:sz w:val="24"/>
          <w:szCs w:val="24"/>
        </w:rPr>
        <w:t>self._</w:t>
      </w:r>
      <w:proofErr w:type="spellStart"/>
      <w:proofErr w:type="gramEnd"/>
      <w:r>
        <w:rPr>
          <w:sz w:val="24"/>
          <w:szCs w:val="24"/>
        </w:rPr>
        <w:t>frame_</w:t>
      </w:r>
      <w:proofErr w:type="gramStart"/>
      <w:r>
        <w:rPr>
          <w:sz w:val="24"/>
          <w:szCs w:val="24"/>
        </w:rPr>
        <w:t>label.setMinimumHeight</w:t>
      </w:r>
      <w:proofErr w:type="spellEnd"/>
      <w:proofErr w:type="gramEnd"/>
      <w:r>
        <w:rPr>
          <w:sz w:val="24"/>
          <w:szCs w:val="24"/>
        </w:rPr>
        <w:t>(260)</w:t>
      </w:r>
    </w:p>
    <w:p w14:paraId="2008F7DA" w14:textId="77777777" w:rsidR="00D63202" w:rsidRDefault="00000000">
      <w:pPr>
        <w:pStyle w:val="my"/>
        <w:shd w:val="clear" w:color="auto" w:fill="45B0E1"/>
        <w:rPr>
          <w:sz w:val="24"/>
          <w:szCs w:val="24"/>
        </w:rPr>
      </w:pPr>
      <w:r>
        <w:rPr>
          <w:sz w:val="24"/>
          <w:szCs w:val="24"/>
        </w:rPr>
        <w:t xml:space="preserve">        </w:t>
      </w:r>
      <w:proofErr w:type="gramStart"/>
      <w:r>
        <w:rPr>
          <w:sz w:val="24"/>
          <w:szCs w:val="24"/>
        </w:rPr>
        <w:t>self._</w:t>
      </w:r>
      <w:proofErr w:type="gramEnd"/>
      <w:r>
        <w:rPr>
          <w:sz w:val="24"/>
          <w:szCs w:val="24"/>
        </w:rPr>
        <w:t>frame_</w:t>
      </w:r>
      <w:proofErr w:type="gramStart"/>
      <w:r>
        <w:rPr>
          <w:sz w:val="24"/>
          <w:szCs w:val="24"/>
        </w:rPr>
        <w:t>label.setStyleSheet</w:t>
      </w:r>
      <w:proofErr w:type="gramEnd"/>
      <w:r>
        <w:rPr>
          <w:sz w:val="24"/>
          <w:szCs w:val="24"/>
        </w:rPr>
        <w:t>("</w:t>
      </w:r>
      <w:proofErr w:type="gramStart"/>
      <w:r>
        <w:rPr>
          <w:sz w:val="24"/>
          <w:szCs w:val="24"/>
        </w:rPr>
        <w:t>QLabel{background:#</w:t>
      </w:r>
      <w:proofErr w:type="gramEnd"/>
      <w:r>
        <w:rPr>
          <w:sz w:val="24"/>
          <w:szCs w:val="24"/>
        </w:rPr>
        <w:t>0f</w:t>
      </w:r>
      <w:proofErr w:type="gramStart"/>
      <w:r>
        <w:rPr>
          <w:sz w:val="24"/>
          <w:szCs w:val="24"/>
        </w:rPr>
        <w:t>1216;border</w:t>
      </w:r>
      <w:proofErr w:type="gramEnd"/>
      <w:r>
        <w:rPr>
          <w:sz w:val="24"/>
          <w:szCs w:val="24"/>
        </w:rPr>
        <w:t>:1px solid #2a2f3a;}")</w:t>
      </w:r>
    </w:p>
    <w:p w14:paraId="1319359F" w14:textId="77777777" w:rsidR="00D63202" w:rsidRDefault="00D63202">
      <w:pPr>
        <w:pStyle w:val="my"/>
        <w:shd w:val="clear" w:color="auto" w:fill="45B0E1"/>
        <w:rPr>
          <w:sz w:val="24"/>
          <w:szCs w:val="24"/>
        </w:rPr>
      </w:pPr>
    </w:p>
    <w:p w14:paraId="492ADCEB" w14:textId="77777777" w:rsidR="00D63202" w:rsidRDefault="00000000">
      <w:pPr>
        <w:pStyle w:val="my"/>
        <w:shd w:val="clear" w:color="auto" w:fill="45B0E1"/>
        <w:rPr>
          <w:sz w:val="24"/>
          <w:szCs w:val="24"/>
        </w:rPr>
      </w:pPr>
      <w:r>
        <w:rPr>
          <w:sz w:val="24"/>
          <w:szCs w:val="24"/>
        </w:rPr>
        <w:t xml:space="preserve">        </w:t>
      </w:r>
      <w:proofErr w:type="gramStart"/>
      <w:r>
        <w:rPr>
          <w:sz w:val="24"/>
          <w:szCs w:val="24"/>
        </w:rPr>
        <w:t>self._</w:t>
      </w:r>
      <w:proofErr w:type="spellStart"/>
      <w:proofErr w:type="gramEnd"/>
      <w:r>
        <w:rPr>
          <w:sz w:val="24"/>
          <w:szCs w:val="24"/>
        </w:rPr>
        <w:t>play_btn</w:t>
      </w:r>
      <w:proofErr w:type="spellEnd"/>
      <w:r>
        <w:rPr>
          <w:sz w:val="24"/>
          <w:szCs w:val="24"/>
        </w:rPr>
        <w:t xml:space="preserve"> = </w:t>
      </w:r>
      <w:proofErr w:type="spellStart"/>
      <w:r>
        <w:rPr>
          <w:sz w:val="24"/>
          <w:szCs w:val="24"/>
        </w:rPr>
        <w:t>QPushButton</w:t>
      </w:r>
      <w:proofErr w:type="spellEnd"/>
      <w:r>
        <w:rPr>
          <w:sz w:val="24"/>
          <w:szCs w:val="24"/>
        </w:rPr>
        <w:t>("</w:t>
      </w:r>
      <w:r>
        <w:rPr>
          <w:sz w:val="24"/>
          <w:szCs w:val="24"/>
        </w:rPr>
        <w:t>播放</w:t>
      </w:r>
      <w:r>
        <w:rPr>
          <w:sz w:val="24"/>
          <w:szCs w:val="24"/>
        </w:rPr>
        <w:t>")</w:t>
      </w:r>
    </w:p>
    <w:p w14:paraId="0C69FA24" w14:textId="77777777" w:rsidR="00D63202" w:rsidRDefault="00000000">
      <w:pPr>
        <w:pStyle w:val="my"/>
        <w:shd w:val="clear" w:color="auto" w:fill="45B0E1"/>
        <w:rPr>
          <w:sz w:val="24"/>
          <w:szCs w:val="24"/>
        </w:rPr>
      </w:pPr>
      <w:r>
        <w:rPr>
          <w:sz w:val="24"/>
          <w:szCs w:val="24"/>
        </w:rPr>
        <w:t xml:space="preserve">        </w:t>
      </w:r>
      <w:proofErr w:type="gramStart"/>
      <w:r>
        <w:rPr>
          <w:sz w:val="24"/>
          <w:szCs w:val="24"/>
        </w:rPr>
        <w:t>self._</w:t>
      </w:r>
      <w:proofErr w:type="spellStart"/>
      <w:proofErr w:type="gramEnd"/>
      <w:r>
        <w:rPr>
          <w:sz w:val="24"/>
          <w:szCs w:val="24"/>
        </w:rPr>
        <w:t>pause_btn</w:t>
      </w:r>
      <w:proofErr w:type="spellEnd"/>
      <w:r>
        <w:rPr>
          <w:sz w:val="24"/>
          <w:szCs w:val="24"/>
        </w:rPr>
        <w:t xml:space="preserve"> = </w:t>
      </w:r>
      <w:proofErr w:type="spellStart"/>
      <w:r>
        <w:rPr>
          <w:sz w:val="24"/>
          <w:szCs w:val="24"/>
        </w:rPr>
        <w:t>QPushButton</w:t>
      </w:r>
      <w:proofErr w:type="spellEnd"/>
      <w:r>
        <w:rPr>
          <w:sz w:val="24"/>
          <w:szCs w:val="24"/>
        </w:rPr>
        <w:t>("</w:t>
      </w:r>
      <w:r>
        <w:rPr>
          <w:sz w:val="24"/>
          <w:szCs w:val="24"/>
        </w:rPr>
        <w:t>暂停</w:t>
      </w:r>
      <w:r>
        <w:rPr>
          <w:sz w:val="24"/>
          <w:szCs w:val="24"/>
        </w:rPr>
        <w:t>")</w:t>
      </w:r>
    </w:p>
    <w:p w14:paraId="58ADF797" w14:textId="77777777" w:rsidR="00D63202" w:rsidRDefault="00000000">
      <w:pPr>
        <w:pStyle w:val="my"/>
        <w:shd w:val="clear" w:color="auto" w:fill="45B0E1"/>
        <w:rPr>
          <w:sz w:val="24"/>
          <w:szCs w:val="24"/>
        </w:rPr>
      </w:pPr>
      <w:r>
        <w:rPr>
          <w:sz w:val="24"/>
          <w:szCs w:val="24"/>
        </w:rPr>
        <w:t xml:space="preserve">        </w:t>
      </w:r>
      <w:proofErr w:type="gramStart"/>
      <w:r>
        <w:rPr>
          <w:sz w:val="24"/>
          <w:szCs w:val="24"/>
        </w:rPr>
        <w:t>self._</w:t>
      </w:r>
      <w:proofErr w:type="spellStart"/>
      <w:proofErr w:type="gramEnd"/>
      <w:r>
        <w:rPr>
          <w:sz w:val="24"/>
          <w:szCs w:val="24"/>
        </w:rPr>
        <w:t>pause_</w:t>
      </w:r>
      <w:proofErr w:type="gramStart"/>
      <w:r>
        <w:rPr>
          <w:sz w:val="24"/>
          <w:szCs w:val="24"/>
        </w:rPr>
        <w:t>btn.setEnabled</w:t>
      </w:r>
      <w:proofErr w:type="spellEnd"/>
      <w:proofErr w:type="gramEnd"/>
      <w:r>
        <w:rPr>
          <w:sz w:val="24"/>
          <w:szCs w:val="24"/>
        </w:rPr>
        <w:t>(False)</w:t>
      </w:r>
    </w:p>
    <w:p w14:paraId="250044C2" w14:textId="77777777" w:rsidR="00D63202" w:rsidRDefault="00000000">
      <w:pPr>
        <w:pStyle w:val="my"/>
        <w:shd w:val="clear" w:color="auto" w:fill="45B0E1"/>
        <w:rPr>
          <w:sz w:val="24"/>
          <w:szCs w:val="24"/>
        </w:rPr>
      </w:pPr>
      <w:r>
        <w:rPr>
          <w:sz w:val="24"/>
          <w:szCs w:val="24"/>
        </w:rPr>
        <w:t xml:space="preserve">        </w:t>
      </w:r>
      <w:proofErr w:type="gramStart"/>
      <w:r>
        <w:rPr>
          <w:sz w:val="24"/>
          <w:szCs w:val="24"/>
        </w:rPr>
        <w:t>self._</w:t>
      </w:r>
      <w:proofErr w:type="spellStart"/>
      <w:proofErr w:type="gramEnd"/>
      <w:r>
        <w:rPr>
          <w:sz w:val="24"/>
          <w:szCs w:val="24"/>
        </w:rPr>
        <w:t>time_label</w:t>
      </w:r>
      <w:proofErr w:type="spellEnd"/>
      <w:r>
        <w:rPr>
          <w:sz w:val="24"/>
          <w:szCs w:val="24"/>
        </w:rPr>
        <w:t xml:space="preserve"> = </w:t>
      </w:r>
      <w:proofErr w:type="spellStart"/>
      <w:proofErr w:type="gramStart"/>
      <w:r>
        <w:rPr>
          <w:sz w:val="24"/>
          <w:szCs w:val="24"/>
        </w:rPr>
        <w:t>QLabel</w:t>
      </w:r>
      <w:proofErr w:type="spellEnd"/>
      <w:r>
        <w:rPr>
          <w:sz w:val="24"/>
          <w:szCs w:val="24"/>
        </w:rPr>
        <w:t>(</w:t>
      </w:r>
      <w:proofErr w:type="gramEnd"/>
      <w:r>
        <w:rPr>
          <w:sz w:val="24"/>
          <w:szCs w:val="24"/>
        </w:rPr>
        <w:t>"-- / --")</w:t>
      </w:r>
    </w:p>
    <w:p w14:paraId="165A8558" w14:textId="77777777" w:rsidR="00D63202" w:rsidRDefault="00000000">
      <w:pPr>
        <w:pStyle w:val="my"/>
        <w:shd w:val="clear" w:color="auto" w:fill="45B0E1"/>
        <w:rPr>
          <w:sz w:val="24"/>
          <w:szCs w:val="24"/>
        </w:rPr>
      </w:pPr>
      <w:r>
        <w:rPr>
          <w:sz w:val="24"/>
          <w:szCs w:val="24"/>
        </w:rPr>
        <w:t xml:space="preserve">        </w:t>
      </w:r>
      <w:proofErr w:type="gramStart"/>
      <w:r>
        <w:rPr>
          <w:sz w:val="24"/>
          <w:szCs w:val="24"/>
        </w:rPr>
        <w:t>self._</w:t>
      </w:r>
      <w:proofErr w:type="spellStart"/>
      <w:proofErr w:type="gramEnd"/>
      <w:r>
        <w:rPr>
          <w:sz w:val="24"/>
          <w:szCs w:val="24"/>
        </w:rPr>
        <w:t>time_</w:t>
      </w:r>
      <w:proofErr w:type="gramStart"/>
      <w:r>
        <w:rPr>
          <w:sz w:val="24"/>
          <w:szCs w:val="24"/>
        </w:rPr>
        <w:t>label.setMinimumWidth</w:t>
      </w:r>
      <w:proofErr w:type="spellEnd"/>
      <w:proofErr w:type="gramEnd"/>
      <w:r>
        <w:rPr>
          <w:sz w:val="24"/>
          <w:szCs w:val="24"/>
        </w:rPr>
        <w:t>(140)</w:t>
      </w:r>
    </w:p>
    <w:p w14:paraId="29BA43A8" w14:textId="77777777" w:rsidR="00D63202" w:rsidRDefault="00000000">
      <w:pPr>
        <w:pStyle w:val="my"/>
        <w:shd w:val="clear" w:color="auto" w:fill="45B0E1"/>
        <w:rPr>
          <w:sz w:val="24"/>
          <w:szCs w:val="24"/>
        </w:rPr>
      </w:pPr>
      <w:r>
        <w:rPr>
          <w:sz w:val="24"/>
          <w:szCs w:val="24"/>
        </w:rPr>
        <w:t xml:space="preserve">        </w:t>
      </w:r>
      <w:proofErr w:type="gramStart"/>
      <w:r>
        <w:rPr>
          <w:sz w:val="24"/>
          <w:szCs w:val="24"/>
        </w:rPr>
        <w:t>self._</w:t>
      </w:r>
      <w:proofErr w:type="spellStart"/>
      <w:proofErr w:type="gramEnd"/>
      <w:r>
        <w:rPr>
          <w:sz w:val="24"/>
          <w:szCs w:val="24"/>
        </w:rPr>
        <w:t>time_</w:t>
      </w:r>
      <w:proofErr w:type="gramStart"/>
      <w:r>
        <w:rPr>
          <w:sz w:val="24"/>
          <w:szCs w:val="24"/>
        </w:rPr>
        <w:t>label.setAlignment</w:t>
      </w:r>
      <w:proofErr w:type="spellEnd"/>
      <w:proofErr w:type="gramEnd"/>
      <w:r>
        <w:rPr>
          <w:sz w:val="24"/>
          <w:szCs w:val="24"/>
        </w:rPr>
        <w:t>(</w:t>
      </w:r>
      <w:proofErr w:type="spellStart"/>
      <w:proofErr w:type="gramStart"/>
      <w:r>
        <w:rPr>
          <w:sz w:val="24"/>
          <w:szCs w:val="24"/>
        </w:rPr>
        <w:t>Qt.AlignRight</w:t>
      </w:r>
      <w:proofErr w:type="spellEnd"/>
      <w:proofErr w:type="gramEnd"/>
      <w:r>
        <w:rPr>
          <w:sz w:val="24"/>
          <w:szCs w:val="24"/>
        </w:rPr>
        <w:t xml:space="preserve"> | </w:t>
      </w:r>
      <w:proofErr w:type="spellStart"/>
      <w:proofErr w:type="gramStart"/>
      <w:r>
        <w:rPr>
          <w:sz w:val="24"/>
          <w:szCs w:val="24"/>
        </w:rPr>
        <w:t>Qt.AlignVCenter</w:t>
      </w:r>
      <w:proofErr w:type="spellEnd"/>
      <w:proofErr w:type="gramEnd"/>
      <w:r>
        <w:rPr>
          <w:sz w:val="24"/>
          <w:szCs w:val="24"/>
        </w:rPr>
        <w:t>)</w:t>
      </w:r>
    </w:p>
    <w:p w14:paraId="69C250D5" w14:textId="77777777" w:rsidR="00D63202" w:rsidRDefault="00D63202">
      <w:pPr>
        <w:pStyle w:val="my"/>
        <w:shd w:val="clear" w:color="auto" w:fill="45B0E1"/>
        <w:rPr>
          <w:sz w:val="24"/>
          <w:szCs w:val="24"/>
        </w:rPr>
      </w:pPr>
    </w:p>
    <w:p w14:paraId="5EA3DC2F" w14:textId="77777777" w:rsidR="00D63202" w:rsidRDefault="00000000">
      <w:pPr>
        <w:pStyle w:val="my"/>
        <w:shd w:val="clear" w:color="auto" w:fill="45B0E1"/>
        <w:rPr>
          <w:sz w:val="24"/>
          <w:szCs w:val="24"/>
        </w:rPr>
      </w:pPr>
      <w:r>
        <w:rPr>
          <w:sz w:val="24"/>
          <w:szCs w:val="24"/>
        </w:rPr>
        <w:t xml:space="preserve">        </w:t>
      </w:r>
      <w:proofErr w:type="spellStart"/>
      <w:proofErr w:type="gramStart"/>
      <w:r>
        <w:rPr>
          <w:sz w:val="24"/>
          <w:szCs w:val="24"/>
        </w:rPr>
        <w:t>self._</w:t>
      </w:r>
      <w:proofErr w:type="gramEnd"/>
      <w:r>
        <w:rPr>
          <w:sz w:val="24"/>
          <w:szCs w:val="24"/>
        </w:rPr>
        <w:t>slider</w:t>
      </w:r>
      <w:proofErr w:type="spellEnd"/>
      <w:r>
        <w:rPr>
          <w:sz w:val="24"/>
          <w:szCs w:val="24"/>
        </w:rPr>
        <w:t xml:space="preserve"> = </w:t>
      </w:r>
      <w:proofErr w:type="spellStart"/>
      <w:proofErr w:type="gramStart"/>
      <w:r>
        <w:rPr>
          <w:sz w:val="24"/>
          <w:szCs w:val="24"/>
        </w:rPr>
        <w:t>QSlider</w:t>
      </w:r>
      <w:proofErr w:type="spellEnd"/>
      <w:r>
        <w:rPr>
          <w:sz w:val="24"/>
          <w:szCs w:val="24"/>
        </w:rPr>
        <w:t>(</w:t>
      </w:r>
      <w:proofErr w:type="spellStart"/>
      <w:r>
        <w:rPr>
          <w:sz w:val="24"/>
          <w:szCs w:val="24"/>
        </w:rPr>
        <w:t>Qt.Horizontal</w:t>
      </w:r>
      <w:proofErr w:type="spellEnd"/>
      <w:proofErr w:type="gramEnd"/>
      <w:r>
        <w:rPr>
          <w:sz w:val="24"/>
          <w:szCs w:val="24"/>
        </w:rPr>
        <w:t>)</w:t>
      </w:r>
    </w:p>
    <w:p w14:paraId="4F42EAFD" w14:textId="77777777" w:rsidR="00D63202" w:rsidRDefault="00000000">
      <w:pPr>
        <w:pStyle w:val="my"/>
        <w:shd w:val="clear" w:color="auto" w:fill="45B0E1"/>
        <w:rPr>
          <w:sz w:val="24"/>
          <w:szCs w:val="24"/>
        </w:rPr>
      </w:pPr>
      <w:r>
        <w:rPr>
          <w:sz w:val="24"/>
          <w:szCs w:val="24"/>
        </w:rPr>
        <w:t xml:space="preserve">        </w:t>
      </w:r>
      <w:proofErr w:type="gramStart"/>
      <w:r>
        <w:rPr>
          <w:sz w:val="24"/>
          <w:szCs w:val="24"/>
        </w:rPr>
        <w:t>self._</w:t>
      </w:r>
      <w:proofErr w:type="spellStart"/>
      <w:r>
        <w:rPr>
          <w:sz w:val="24"/>
          <w:szCs w:val="24"/>
        </w:rPr>
        <w:t>slider.setEnabled</w:t>
      </w:r>
      <w:proofErr w:type="spellEnd"/>
      <w:proofErr w:type="gramEnd"/>
      <w:r>
        <w:rPr>
          <w:sz w:val="24"/>
          <w:szCs w:val="24"/>
        </w:rPr>
        <w:t>(False)</w:t>
      </w:r>
    </w:p>
    <w:p w14:paraId="553DC5AC" w14:textId="77777777" w:rsidR="00D63202" w:rsidRDefault="00000000">
      <w:pPr>
        <w:pStyle w:val="my"/>
        <w:shd w:val="clear" w:color="auto" w:fill="45B0E1"/>
        <w:rPr>
          <w:sz w:val="24"/>
          <w:szCs w:val="24"/>
        </w:rPr>
      </w:pPr>
      <w:r>
        <w:rPr>
          <w:sz w:val="24"/>
          <w:szCs w:val="24"/>
        </w:rPr>
        <w:t xml:space="preserve">        </w:t>
      </w:r>
      <w:proofErr w:type="gramStart"/>
      <w:r>
        <w:rPr>
          <w:sz w:val="24"/>
          <w:szCs w:val="24"/>
        </w:rPr>
        <w:t>self._</w:t>
      </w:r>
      <w:proofErr w:type="spellStart"/>
      <w:r>
        <w:rPr>
          <w:sz w:val="24"/>
          <w:szCs w:val="24"/>
        </w:rPr>
        <w:t>slider.setMinimum</w:t>
      </w:r>
      <w:proofErr w:type="spellEnd"/>
      <w:proofErr w:type="gramEnd"/>
      <w:r>
        <w:rPr>
          <w:sz w:val="24"/>
          <w:szCs w:val="24"/>
        </w:rPr>
        <w:t>(0)</w:t>
      </w:r>
    </w:p>
    <w:p w14:paraId="3DD5488D" w14:textId="77777777" w:rsidR="00D63202" w:rsidRDefault="00000000">
      <w:pPr>
        <w:pStyle w:val="my"/>
        <w:shd w:val="clear" w:color="auto" w:fill="45B0E1"/>
        <w:rPr>
          <w:sz w:val="24"/>
          <w:szCs w:val="24"/>
        </w:rPr>
      </w:pPr>
      <w:r>
        <w:rPr>
          <w:sz w:val="24"/>
          <w:szCs w:val="24"/>
        </w:rPr>
        <w:t xml:space="preserve">        </w:t>
      </w:r>
      <w:proofErr w:type="gramStart"/>
      <w:r>
        <w:rPr>
          <w:sz w:val="24"/>
          <w:szCs w:val="24"/>
        </w:rPr>
        <w:t>self._</w:t>
      </w:r>
      <w:proofErr w:type="spellStart"/>
      <w:r>
        <w:rPr>
          <w:sz w:val="24"/>
          <w:szCs w:val="24"/>
        </w:rPr>
        <w:t>slider.sliderPressed.connect</w:t>
      </w:r>
      <w:proofErr w:type="spellEnd"/>
      <w:proofErr w:type="gramEnd"/>
      <w:r>
        <w:rPr>
          <w:sz w:val="24"/>
          <w:szCs w:val="24"/>
        </w:rPr>
        <w:t>(</w:t>
      </w:r>
      <w:proofErr w:type="gramStart"/>
      <w:r>
        <w:rPr>
          <w:sz w:val="24"/>
          <w:szCs w:val="24"/>
        </w:rPr>
        <w:t>self._</w:t>
      </w:r>
      <w:proofErr w:type="spellStart"/>
      <w:proofErr w:type="gramEnd"/>
      <w:r>
        <w:rPr>
          <w:sz w:val="24"/>
          <w:szCs w:val="24"/>
        </w:rPr>
        <w:t>on_slider_pressed</w:t>
      </w:r>
      <w:proofErr w:type="spellEnd"/>
      <w:r>
        <w:rPr>
          <w:sz w:val="24"/>
          <w:szCs w:val="24"/>
        </w:rPr>
        <w:t>)</w:t>
      </w:r>
    </w:p>
    <w:p w14:paraId="3A4D26BC" w14:textId="77777777" w:rsidR="00D63202" w:rsidRDefault="00000000">
      <w:pPr>
        <w:pStyle w:val="my"/>
        <w:shd w:val="clear" w:color="auto" w:fill="45B0E1"/>
        <w:rPr>
          <w:sz w:val="24"/>
          <w:szCs w:val="24"/>
        </w:rPr>
      </w:pPr>
      <w:r>
        <w:rPr>
          <w:sz w:val="24"/>
          <w:szCs w:val="24"/>
        </w:rPr>
        <w:t xml:space="preserve">        </w:t>
      </w:r>
      <w:proofErr w:type="gramStart"/>
      <w:r>
        <w:rPr>
          <w:sz w:val="24"/>
          <w:szCs w:val="24"/>
        </w:rPr>
        <w:t>self._</w:t>
      </w:r>
      <w:proofErr w:type="spellStart"/>
      <w:r>
        <w:rPr>
          <w:sz w:val="24"/>
          <w:szCs w:val="24"/>
        </w:rPr>
        <w:t>slider.sliderReleased.connect</w:t>
      </w:r>
      <w:proofErr w:type="spellEnd"/>
      <w:proofErr w:type="gramEnd"/>
      <w:r>
        <w:rPr>
          <w:sz w:val="24"/>
          <w:szCs w:val="24"/>
        </w:rPr>
        <w:t>(</w:t>
      </w:r>
      <w:proofErr w:type="gramStart"/>
      <w:r>
        <w:rPr>
          <w:sz w:val="24"/>
          <w:szCs w:val="24"/>
        </w:rPr>
        <w:t>self._</w:t>
      </w:r>
      <w:proofErr w:type="spellStart"/>
      <w:proofErr w:type="gramEnd"/>
      <w:r>
        <w:rPr>
          <w:sz w:val="24"/>
          <w:szCs w:val="24"/>
        </w:rPr>
        <w:t>on_slider_released</w:t>
      </w:r>
      <w:proofErr w:type="spellEnd"/>
      <w:r>
        <w:rPr>
          <w:sz w:val="24"/>
          <w:szCs w:val="24"/>
        </w:rPr>
        <w:t>)</w:t>
      </w:r>
    </w:p>
    <w:p w14:paraId="3CD3C826" w14:textId="77777777" w:rsidR="00D63202" w:rsidRDefault="00000000">
      <w:pPr>
        <w:pStyle w:val="my"/>
        <w:shd w:val="clear" w:color="auto" w:fill="45B0E1"/>
        <w:rPr>
          <w:sz w:val="24"/>
          <w:szCs w:val="24"/>
        </w:rPr>
      </w:pPr>
      <w:r>
        <w:rPr>
          <w:sz w:val="24"/>
          <w:szCs w:val="24"/>
        </w:rPr>
        <w:t xml:space="preserve">        </w:t>
      </w:r>
      <w:proofErr w:type="gramStart"/>
      <w:r>
        <w:rPr>
          <w:sz w:val="24"/>
          <w:szCs w:val="24"/>
        </w:rPr>
        <w:t>self._</w:t>
      </w:r>
      <w:proofErr w:type="spellStart"/>
      <w:r>
        <w:rPr>
          <w:sz w:val="24"/>
          <w:szCs w:val="24"/>
        </w:rPr>
        <w:t>slider.valueChanged.connect</w:t>
      </w:r>
      <w:proofErr w:type="spellEnd"/>
      <w:proofErr w:type="gramEnd"/>
      <w:r>
        <w:rPr>
          <w:sz w:val="24"/>
          <w:szCs w:val="24"/>
        </w:rPr>
        <w:t>(</w:t>
      </w:r>
      <w:proofErr w:type="gramStart"/>
      <w:r>
        <w:rPr>
          <w:sz w:val="24"/>
          <w:szCs w:val="24"/>
        </w:rPr>
        <w:t>self._</w:t>
      </w:r>
      <w:proofErr w:type="spellStart"/>
      <w:proofErr w:type="gramEnd"/>
      <w:r>
        <w:rPr>
          <w:sz w:val="24"/>
          <w:szCs w:val="24"/>
        </w:rPr>
        <w:t>on_slider_changed</w:t>
      </w:r>
      <w:proofErr w:type="spellEnd"/>
      <w:r>
        <w:rPr>
          <w:sz w:val="24"/>
          <w:szCs w:val="24"/>
        </w:rPr>
        <w:t>)</w:t>
      </w:r>
    </w:p>
    <w:p w14:paraId="23B22915" w14:textId="77777777" w:rsidR="00D63202" w:rsidRDefault="00D63202">
      <w:pPr>
        <w:pStyle w:val="my"/>
        <w:shd w:val="clear" w:color="auto" w:fill="45B0E1"/>
        <w:rPr>
          <w:sz w:val="24"/>
          <w:szCs w:val="24"/>
        </w:rPr>
      </w:pPr>
    </w:p>
    <w:p w14:paraId="04DEC4DA" w14:textId="77777777" w:rsidR="00D63202" w:rsidRDefault="00000000">
      <w:pPr>
        <w:pStyle w:val="my"/>
        <w:shd w:val="clear" w:color="auto" w:fill="45B0E1"/>
        <w:rPr>
          <w:sz w:val="24"/>
          <w:szCs w:val="24"/>
        </w:rPr>
      </w:pPr>
      <w:r>
        <w:rPr>
          <w:sz w:val="24"/>
          <w:szCs w:val="24"/>
        </w:rPr>
        <w:t xml:space="preserve">        controls = </w:t>
      </w:r>
      <w:proofErr w:type="spellStart"/>
      <w:proofErr w:type="gramStart"/>
      <w:r>
        <w:rPr>
          <w:sz w:val="24"/>
          <w:szCs w:val="24"/>
        </w:rPr>
        <w:t>QHBoxLayout</w:t>
      </w:r>
      <w:proofErr w:type="spellEnd"/>
      <w:r>
        <w:rPr>
          <w:sz w:val="24"/>
          <w:szCs w:val="24"/>
        </w:rPr>
        <w:t>(</w:t>
      </w:r>
      <w:proofErr w:type="gramEnd"/>
      <w:r>
        <w:rPr>
          <w:sz w:val="24"/>
          <w:szCs w:val="24"/>
        </w:rPr>
        <w:t>)</w:t>
      </w:r>
    </w:p>
    <w:p w14:paraId="713297D7" w14:textId="77777777" w:rsidR="00D63202" w:rsidRDefault="00000000">
      <w:pPr>
        <w:pStyle w:val="my"/>
        <w:shd w:val="clear" w:color="auto" w:fill="45B0E1"/>
        <w:rPr>
          <w:sz w:val="24"/>
          <w:szCs w:val="24"/>
        </w:rPr>
      </w:pPr>
      <w:r>
        <w:rPr>
          <w:sz w:val="24"/>
          <w:szCs w:val="24"/>
        </w:rPr>
        <w:t xml:space="preserve">        </w:t>
      </w:r>
      <w:proofErr w:type="spellStart"/>
      <w:proofErr w:type="gramStart"/>
      <w:r>
        <w:rPr>
          <w:sz w:val="24"/>
          <w:szCs w:val="24"/>
        </w:rPr>
        <w:t>controls.addWidget</w:t>
      </w:r>
      <w:proofErr w:type="spellEnd"/>
      <w:proofErr w:type="gramEnd"/>
      <w:r>
        <w:rPr>
          <w:sz w:val="24"/>
          <w:szCs w:val="24"/>
        </w:rPr>
        <w:t>(</w:t>
      </w:r>
      <w:proofErr w:type="gramStart"/>
      <w:r>
        <w:rPr>
          <w:sz w:val="24"/>
          <w:szCs w:val="24"/>
        </w:rPr>
        <w:t>self._</w:t>
      </w:r>
      <w:proofErr w:type="spellStart"/>
      <w:proofErr w:type="gramEnd"/>
      <w:r>
        <w:rPr>
          <w:sz w:val="24"/>
          <w:szCs w:val="24"/>
        </w:rPr>
        <w:t>play_btn</w:t>
      </w:r>
      <w:proofErr w:type="spellEnd"/>
      <w:r>
        <w:rPr>
          <w:sz w:val="24"/>
          <w:szCs w:val="24"/>
        </w:rPr>
        <w:t>)</w:t>
      </w:r>
    </w:p>
    <w:p w14:paraId="3CF7F93C" w14:textId="77777777" w:rsidR="00D63202" w:rsidRDefault="00000000">
      <w:pPr>
        <w:pStyle w:val="my"/>
        <w:shd w:val="clear" w:color="auto" w:fill="45B0E1"/>
        <w:rPr>
          <w:sz w:val="24"/>
          <w:szCs w:val="24"/>
        </w:rPr>
      </w:pPr>
      <w:r>
        <w:rPr>
          <w:sz w:val="24"/>
          <w:szCs w:val="24"/>
        </w:rPr>
        <w:t xml:space="preserve">        </w:t>
      </w:r>
      <w:proofErr w:type="spellStart"/>
      <w:proofErr w:type="gramStart"/>
      <w:r>
        <w:rPr>
          <w:sz w:val="24"/>
          <w:szCs w:val="24"/>
        </w:rPr>
        <w:t>controls.addWidget</w:t>
      </w:r>
      <w:proofErr w:type="spellEnd"/>
      <w:proofErr w:type="gramEnd"/>
      <w:r>
        <w:rPr>
          <w:sz w:val="24"/>
          <w:szCs w:val="24"/>
        </w:rPr>
        <w:t>(</w:t>
      </w:r>
      <w:proofErr w:type="gramStart"/>
      <w:r>
        <w:rPr>
          <w:sz w:val="24"/>
          <w:szCs w:val="24"/>
        </w:rPr>
        <w:t>self._</w:t>
      </w:r>
      <w:proofErr w:type="spellStart"/>
      <w:proofErr w:type="gramEnd"/>
      <w:r>
        <w:rPr>
          <w:sz w:val="24"/>
          <w:szCs w:val="24"/>
        </w:rPr>
        <w:t>pause_btn</w:t>
      </w:r>
      <w:proofErr w:type="spellEnd"/>
      <w:r>
        <w:rPr>
          <w:sz w:val="24"/>
          <w:szCs w:val="24"/>
        </w:rPr>
        <w:t>)</w:t>
      </w:r>
    </w:p>
    <w:p w14:paraId="10213C74" w14:textId="77777777" w:rsidR="00D63202" w:rsidRDefault="00000000">
      <w:pPr>
        <w:pStyle w:val="my"/>
        <w:shd w:val="clear" w:color="auto" w:fill="45B0E1"/>
        <w:rPr>
          <w:sz w:val="24"/>
          <w:szCs w:val="24"/>
        </w:rPr>
      </w:pPr>
      <w:r>
        <w:rPr>
          <w:sz w:val="24"/>
          <w:szCs w:val="24"/>
        </w:rPr>
        <w:t xml:space="preserve">        </w:t>
      </w:r>
      <w:proofErr w:type="spellStart"/>
      <w:proofErr w:type="gramStart"/>
      <w:r>
        <w:rPr>
          <w:sz w:val="24"/>
          <w:szCs w:val="24"/>
        </w:rPr>
        <w:t>controls.addWidget</w:t>
      </w:r>
      <w:proofErr w:type="spellEnd"/>
      <w:proofErr w:type="gramEnd"/>
      <w:r>
        <w:rPr>
          <w:sz w:val="24"/>
          <w:szCs w:val="24"/>
        </w:rPr>
        <w:t>(</w:t>
      </w:r>
      <w:proofErr w:type="spellStart"/>
      <w:proofErr w:type="gramStart"/>
      <w:r>
        <w:rPr>
          <w:sz w:val="24"/>
          <w:szCs w:val="24"/>
        </w:rPr>
        <w:t>self._</w:t>
      </w:r>
      <w:proofErr w:type="gramEnd"/>
      <w:r>
        <w:rPr>
          <w:sz w:val="24"/>
          <w:szCs w:val="24"/>
        </w:rPr>
        <w:t>slider</w:t>
      </w:r>
      <w:proofErr w:type="spellEnd"/>
      <w:r>
        <w:rPr>
          <w:sz w:val="24"/>
          <w:szCs w:val="24"/>
        </w:rPr>
        <w:t>, 1)</w:t>
      </w:r>
    </w:p>
    <w:p w14:paraId="6618F6D2" w14:textId="77777777" w:rsidR="00D63202" w:rsidRDefault="00000000">
      <w:pPr>
        <w:pStyle w:val="my"/>
        <w:shd w:val="clear" w:color="auto" w:fill="45B0E1"/>
        <w:rPr>
          <w:sz w:val="24"/>
          <w:szCs w:val="24"/>
        </w:rPr>
      </w:pPr>
      <w:r>
        <w:rPr>
          <w:sz w:val="24"/>
          <w:szCs w:val="24"/>
        </w:rPr>
        <w:t xml:space="preserve">        </w:t>
      </w:r>
      <w:proofErr w:type="spellStart"/>
      <w:proofErr w:type="gramStart"/>
      <w:r>
        <w:rPr>
          <w:sz w:val="24"/>
          <w:szCs w:val="24"/>
        </w:rPr>
        <w:t>controls.addWidget</w:t>
      </w:r>
      <w:proofErr w:type="spellEnd"/>
      <w:proofErr w:type="gramEnd"/>
      <w:r>
        <w:rPr>
          <w:sz w:val="24"/>
          <w:szCs w:val="24"/>
        </w:rPr>
        <w:t>(</w:t>
      </w:r>
      <w:proofErr w:type="gramStart"/>
      <w:r>
        <w:rPr>
          <w:sz w:val="24"/>
          <w:szCs w:val="24"/>
        </w:rPr>
        <w:t>self._</w:t>
      </w:r>
      <w:proofErr w:type="spellStart"/>
      <w:proofErr w:type="gramEnd"/>
      <w:r>
        <w:rPr>
          <w:sz w:val="24"/>
          <w:szCs w:val="24"/>
        </w:rPr>
        <w:t>time_label</w:t>
      </w:r>
      <w:proofErr w:type="spellEnd"/>
      <w:r>
        <w:rPr>
          <w:sz w:val="24"/>
          <w:szCs w:val="24"/>
        </w:rPr>
        <w:t>)</w:t>
      </w:r>
    </w:p>
    <w:p w14:paraId="66C1B778" w14:textId="77777777" w:rsidR="00D63202" w:rsidRDefault="00D63202">
      <w:pPr>
        <w:pStyle w:val="my"/>
        <w:shd w:val="clear" w:color="auto" w:fill="45B0E1"/>
        <w:rPr>
          <w:sz w:val="24"/>
          <w:szCs w:val="24"/>
        </w:rPr>
      </w:pPr>
    </w:p>
    <w:p w14:paraId="30A866FD" w14:textId="77777777" w:rsidR="00D63202" w:rsidRDefault="00000000">
      <w:pPr>
        <w:pStyle w:val="my"/>
        <w:shd w:val="clear" w:color="auto" w:fill="45B0E1"/>
        <w:rPr>
          <w:sz w:val="24"/>
          <w:szCs w:val="24"/>
        </w:rPr>
      </w:pPr>
      <w:r>
        <w:rPr>
          <w:sz w:val="24"/>
          <w:szCs w:val="24"/>
        </w:rPr>
        <w:t xml:space="preserve">        layout = </w:t>
      </w:r>
      <w:proofErr w:type="spellStart"/>
      <w:r>
        <w:rPr>
          <w:sz w:val="24"/>
          <w:szCs w:val="24"/>
        </w:rPr>
        <w:t>QVBoxLayout</w:t>
      </w:r>
      <w:proofErr w:type="spellEnd"/>
      <w:r>
        <w:rPr>
          <w:sz w:val="24"/>
          <w:szCs w:val="24"/>
        </w:rPr>
        <w:t>(self)</w:t>
      </w:r>
    </w:p>
    <w:p w14:paraId="4783BD12" w14:textId="77777777" w:rsidR="00D63202" w:rsidRDefault="00000000">
      <w:pPr>
        <w:pStyle w:val="my"/>
        <w:shd w:val="clear" w:color="auto" w:fill="45B0E1"/>
        <w:rPr>
          <w:sz w:val="24"/>
          <w:szCs w:val="24"/>
        </w:rPr>
      </w:pPr>
      <w:r>
        <w:rPr>
          <w:sz w:val="24"/>
          <w:szCs w:val="24"/>
        </w:rPr>
        <w:t xml:space="preserve">        </w:t>
      </w:r>
      <w:proofErr w:type="spellStart"/>
      <w:proofErr w:type="gramStart"/>
      <w:r>
        <w:rPr>
          <w:sz w:val="24"/>
          <w:szCs w:val="24"/>
        </w:rPr>
        <w:t>layout.setContentsMargins</w:t>
      </w:r>
      <w:proofErr w:type="spellEnd"/>
      <w:proofErr w:type="gramEnd"/>
      <w:r>
        <w:rPr>
          <w:sz w:val="24"/>
          <w:szCs w:val="24"/>
        </w:rPr>
        <w:t>(0, 0, 0, 0)</w:t>
      </w:r>
    </w:p>
    <w:p w14:paraId="23F9281E" w14:textId="77777777" w:rsidR="00D63202" w:rsidRDefault="00000000">
      <w:pPr>
        <w:pStyle w:val="my"/>
        <w:shd w:val="clear" w:color="auto" w:fill="45B0E1"/>
        <w:rPr>
          <w:sz w:val="24"/>
          <w:szCs w:val="24"/>
        </w:rPr>
      </w:pPr>
      <w:r>
        <w:rPr>
          <w:sz w:val="24"/>
          <w:szCs w:val="24"/>
        </w:rPr>
        <w:t xml:space="preserve">        </w:t>
      </w:r>
      <w:proofErr w:type="spellStart"/>
      <w:proofErr w:type="gramStart"/>
      <w:r>
        <w:rPr>
          <w:sz w:val="24"/>
          <w:szCs w:val="24"/>
        </w:rPr>
        <w:t>layout.addWidget</w:t>
      </w:r>
      <w:proofErr w:type="spellEnd"/>
      <w:proofErr w:type="gramEnd"/>
      <w:r>
        <w:rPr>
          <w:sz w:val="24"/>
          <w:szCs w:val="24"/>
        </w:rPr>
        <w:t>(</w:t>
      </w:r>
      <w:proofErr w:type="gramStart"/>
      <w:r>
        <w:rPr>
          <w:sz w:val="24"/>
          <w:szCs w:val="24"/>
        </w:rPr>
        <w:t>self._</w:t>
      </w:r>
      <w:proofErr w:type="spellStart"/>
      <w:proofErr w:type="gramEnd"/>
      <w:r>
        <w:rPr>
          <w:sz w:val="24"/>
          <w:szCs w:val="24"/>
        </w:rPr>
        <w:t>frame_label</w:t>
      </w:r>
      <w:proofErr w:type="spellEnd"/>
      <w:r>
        <w:rPr>
          <w:sz w:val="24"/>
          <w:szCs w:val="24"/>
        </w:rPr>
        <w:t>, 1)</w:t>
      </w:r>
    </w:p>
    <w:p w14:paraId="2884D2CD" w14:textId="77777777" w:rsidR="00D63202" w:rsidRDefault="00000000">
      <w:pPr>
        <w:pStyle w:val="my"/>
        <w:shd w:val="clear" w:color="auto" w:fill="45B0E1"/>
        <w:rPr>
          <w:sz w:val="24"/>
          <w:szCs w:val="24"/>
        </w:rPr>
      </w:pPr>
      <w:r>
        <w:rPr>
          <w:sz w:val="24"/>
          <w:szCs w:val="24"/>
        </w:rPr>
        <w:t xml:space="preserve">        </w:t>
      </w:r>
      <w:proofErr w:type="spellStart"/>
      <w:proofErr w:type="gramStart"/>
      <w:r>
        <w:rPr>
          <w:sz w:val="24"/>
          <w:szCs w:val="24"/>
        </w:rPr>
        <w:t>layout.addLayout</w:t>
      </w:r>
      <w:proofErr w:type="spellEnd"/>
      <w:proofErr w:type="gramEnd"/>
      <w:r>
        <w:rPr>
          <w:sz w:val="24"/>
          <w:szCs w:val="24"/>
        </w:rPr>
        <w:t>(controls)</w:t>
      </w:r>
    </w:p>
    <w:p w14:paraId="0A97DC64" w14:textId="77777777" w:rsidR="00D63202" w:rsidRPr="006B0D02" w:rsidRDefault="00000000" w:rsidP="006B0D02">
      <w:pPr>
        <w:spacing w:line="400" w:lineRule="exact"/>
        <w:ind w:firstLineChars="200" w:firstLine="420"/>
        <w:rPr>
          <w:rFonts w:ascii="宋体" w:hAnsi="宋体"/>
        </w:rPr>
      </w:pPr>
      <w:r w:rsidRPr="006B0D02">
        <w:rPr>
          <w:rFonts w:ascii="宋体" w:hAnsi="宋体" w:hint="eastAsia"/>
        </w:rPr>
        <w:t xml:space="preserve">并且它用 OpenCV ( cv2.VideoCapture ) 读帧，再转换成 </w:t>
      </w:r>
      <w:proofErr w:type="spellStart"/>
      <w:r w:rsidRPr="006B0D02">
        <w:rPr>
          <w:rFonts w:ascii="宋体" w:hAnsi="宋体" w:hint="eastAsia"/>
        </w:rPr>
        <w:t>QImage</w:t>
      </w:r>
      <w:proofErr w:type="spellEnd"/>
      <w:r w:rsidRPr="006B0D02">
        <w:rPr>
          <w:rFonts w:ascii="宋体" w:hAnsi="宋体" w:hint="eastAsia"/>
        </w:rPr>
        <w:t>/</w:t>
      </w:r>
      <w:proofErr w:type="spellStart"/>
      <w:r w:rsidRPr="006B0D02">
        <w:rPr>
          <w:rFonts w:ascii="宋体" w:hAnsi="宋体" w:hint="eastAsia"/>
        </w:rPr>
        <w:t>QPixmap</w:t>
      </w:r>
      <w:proofErr w:type="spellEnd"/>
      <w:r w:rsidRPr="006B0D02">
        <w:rPr>
          <w:rFonts w:ascii="宋体" w:hAnsi="宋体" w:hint="eastAsia"/>
        </w:rPr>
        <w:t xml:space="preserve"> 显示：</w:t>
      </w:r>
    </w:p>
    <w:p w14:paraId="7EEE9A9A" w14:textId="77777777" w:rsidR="00D63202" w:rsidRDefault="00000000">
      <w:pPr>
        <w:pStyle w:val="my"/>
        <w:shd w:val="clear" w:color="auto" w:fill="45B0E1"/>
        <w:rPr>
          <w:sz w:val="24"/>
          <w:szCs w:val="24"/>
        </w:rPr>
      </w:pPr>
      <w:r>
        <w:t xml:space="preserve">    </w:t>
      </w:r>
      <w:r>
        <w:rPr>
          <w:sz w:val="24"/>
          <w:szCs w:val="24"/>
        </w:rPr>
        <w:t xml:space="preserve">def </w:t>
      </w:r>
      <w:proofErr w:type="gramStart"/>
      <w:r>
        <w:rPr>
          <w:sz w:val="24"/>
          <w:szCs w:val="24"/>
        </w:rPr>
        <w:t>open(</w:t>
      </w:r>
      <w:proofErr w:type="gramEnd"/>
      <w:r>
        <w:rPr>
          <w:sz w:val="24"/>
          <w:szCs w:val="24"/>
        </w:rPr>
        <w:t>self, path: str) -&gt; bool:</w:t>
      </w:r>
    </w:p>
    <w:p w14:paraId="22AE0194" w14:textId="77777777" w:rsidR="00D63202" w:rsidRDefault="00000000">
      <w:pPr>
        <w:pStyle w:val="my"/>
        <w:shd w:val="clear" w:color="auto" w:fill="45B0E1"/>
        <w:rPr>
          <w:sz w:val="24"/>
          <w:szCs w:val="24"/>
        </w:rPr>
      </w:pPr>
      <w:r>
        <w:rPr>
          <w:sz w:val="24"/>
          <w:szCs w:val="24"/>
        </w:rPr>
        <w:t xml:space="preserve">        </w:t>
      </w:r>
      <w:proofErr w:type="spellStart"/>
      <w:proofErr w:type="gramStart"/>
      <w:r>
        <w:rPr>
          <w:sz w:val="24"/>
          <w:szCs w:val="24"/>
        </w:rPr>
        <w:t>self.close</w:t>
      </w:r>
      <w:proofErr w:type="gramEnd"/>
      <w:r>
        <w:rPr>
          <w:sz w:val="24"/>
          <w:szCs w:val="24"/>
        </w:rPr>
        <w:t>_</w:t>
      </w:r>
      <w:proofErr w:type="gramStart"/>
      <w:r>
        <w:rPr>
          <w:sz w:val="24"/>
          <w:szCs w:val="24"/>
        </w:rPr>
        <w:t>video</w:t>
      </w:r>
      <w:proofErr w:type="spellEnd"/>
      <w:r>
        <w:rPr>
          <w:sz w:val="24"/>
          <w:szCs w:val="24"/>
        </w:rPr>
        <w:t>(</w:t>
      </w:r>
      <w:proofErr w:type="gramEnd"/>
      <w:r>
        <w:rPr>
          <w:sz w:val="24"/>
          <w:szCs w:val="24"/>
        </w:rPr>
        <w:t>)</w:t>
      </w:r>
    </w:p>
    <w:p w14:paraId="087F5985" w14:textId="77777777" w:rsidR="00D63202" w:rsidRDefault="00000000">
      <w:pPr>
        <w:pStyle w:val="my"/>
        <w:shd w:val="clear" w:color="auto" w:fill="45B0E1"/>
        <w:rPr>
          <w:sz w:val="24"/>
          <w:szCs w:val="24"/>
        </w:rPr>
      </w:pPr>
      <w:r>
        <w:rPr>
          <w:sz w:val="24"/>
          <w:szCs w:val="24"/>
        </w:rPr>
        <w:t>        cap = cv2.VideoCapture(path)</w:t>
      </w:r>
    </w:p>
    <w:p w14:paraId="1899F320" w14:textId="77777777" w:rsidR="00D63202" w:rsidRDefault="00000000">
      <w:pPr>
        <w:pStyle w:val="my"/>
        <w:shd w:val="clear" w:color="auto" w:fill="45B0E1"/>
        <w:rPr>
          <w:sz w:val="24"/>
          <w:szCs w:val="24"/>
        </w:rPr>
      </w:pPr>
      <w:r>
        <w:rPr>
          <w:sz w:val="24"/>
          <w:szCs w:val="24"/>
        </w:rPr>
        <w:t xml:space="preserve">        if not </w:t>
      </w:r>
      <w:proofErr w:type="spellStart"/>
      <w:proofErr w:type="gramStart"/>
      <w:r>
        <w:rPr>
          <w:sz w:val="24"/>
          <w:szCs w:val="24"/>
        </w:rPr>
        <w:t>cap.isOpened</w:t>
      </w:r>
      <w:proofErr w:type="spellEnd"/>
      <w:proofErr w:type="gramEnd"/>
      <w:r>
        <w:rPr>
          <w:sz w:val="24"/>
          <w:szCs w:val="24"/>
        </w:rPr>
        <w:t>():</w:t>
      </w:r>
    </w:p>
    <w:p w14:paraId="6510C1C1" w14:textId="77777777" w:rsidR="00D63202" w:rsidRDefault="00000000">
      <w:pPr>
        <w:pStyle w:val="my"/>
        <w:shd w:val="clear" w:color="auto" w:fill="45B0E1"/>
        <w:rPr>
          <w:sz w:val="24"/>
          <w:szCs w:val="24"/>
        </w:rPr>
      </w:pPr>
      <w:r>
        <w:rPr>
          <w:sz w:val="24"/>
          <w:szCs w:val="24"/>
        </w:rPr>
        <w:t xml:space="preserve">            </w:t>
      </w:r>
      <w:proofErr w:type="spellStart"/>
      <w:proofErr w:type="gramStart"/>
      <w:r>
        <w:rPr>
          <w:sz w:val="24"/>
          <w:szCs w:val="24"/>
        </w:rPr>
        <w:t>cap.release</w:t>
      </w:r>
      <w:proofErr w:type="spellEnd"/>
      <w:proofErr w:type="gramEnd"/>
      <w:r>
        <w:rPr>
          <w:sz w:val="24"/>
          <w:szCs w:val="24"/>
        </w:rPr>
        <w:t>()</w:t>
      </w:r>
    </w:p>
    <w:p w14:paraId="4EE5EC9E" w14:textId="77777777" w:rsidR="00D63202" w:rsidRDefault="00000000">
      <w:pPr>
        <w:pStyle w:val="my"/>
        <w:shd w:val="clear" w:color="auto" w:fill="45B0E1"/>
        <w:rPr>
          <w:sz w:val="24"/>
          <w:szCs w:val="24"/>
        </w:rPr>
      </w:pPr>
      <w:r>
        <w:rPr>
          <w:sz w:val="24"/>
          <w:szCs w:val="24"/>
        </w:rPr>
        <w:t xml:space="preserve">            </w:t>
      </w:r>
      <w:proofErr w:type="gramStart"/>
      <w:r>
        <w:rPr>
          <w:sz w:val="24"/>
          <w:szCs w:val="24"/>
        </w:rPr>
        <w:t>return</w:t>
      </w:r>
      <w:proofErr w:type="gramEnd"/>
      <w:r>
        <w:rPr>
          <w:sz w:val="24"/>
          <w:szCs w:val="24"/>
        </w:rPr>
        <w:t xml:space="preserve"> False</w:t>
      </w:r>
    </w:p>
    <w:p w14:paraId="65B34BA1" w14:textId="77777777" w:rsidR="00D63202" w:rsidRDefault="00D63202">
      <w:pPr>
        <w:pStyle w:val="my"/>
        <w:shd w:val="clear" w:color="auto" w:fill="45B0E1"/>
        <w:rPr>
          <w:sz w:val="24"/>
          <w:szCs w:val="24"/>
        </w:rPr>
      </w:pPr>
    </w:p>
    <w:p w14:paraId="2A693E59" w14:textId="77777777" w:rsidR="00D63202" w:rsidRDefault="00000000">
      <w:pPr>
        <w:pStyle w:val="my"/>
        <w:shd w:val="clear" w:color="auto" w:fill="45B0E1"/>
        <w:rPr>
          <w:sz w:val="24"/>
          <w:szCs w:val="24"/>
        </w:rPr>
      </w:pPr>
      <w:r>
        <w:rPr>
          <w:sz w:val="24"/>
          <w:szCs w:val="24"/>
        </w:rPr>
        <w:t xml:space="preserve">        fps = </w:t>
      </w:r>
      <w:proofErr w:type="spellStart"/>
      <w:r>
        <w:rPr>
          <w:sz w:val="24"/>
          <w:szCs w:val="24"/>
        </w:rPr>
        <w:t>cap.get</w:t>
      </w:r>
      <w:proofErr w:type="spellEnd"/>
      <w:r>
        <w:rPr>
          <w:sz w:val="24"/>
          <w:szCs w:val="24"/>
        </w:rPr>
        <w:t>(cv2.CAP_PROP_FPS) or 25.0</w:t>
      </w:r>
    </w:p>
    <w:p w14:paraId="2289B486"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total_frames</w:t>
      </w:r>
      <w:proofErr w:type="spellEnd"/>
      <w:r>
        <w:rPr>
          <w:sz w:val="24"/>
          <w:szCs w:val="24"/>
        </w:rPr>
        <w:t xml:space="preserve"> = int(</w:t>
      </w:r>
      <w:proofErr w:type="spellStart"/>
      <w:r>
        <w:rPr>
          <w:sz w:val="24"/>
          <w:szCs w:val="24"/>
        </w:rPr>
        <w:t>cap.get</w:t>
      </w:r>
      <w:proofErr w:type="spellEnd"/>
      <w:r>
        <w:rPr>
          <w:sz w:val="24"/>
          <w:szCs w:val="24"/>
        </w:rPr>
        <w:t>(cv2.CAP_PROP_FRAME_COUNT) or 0)</w:t>
      </w:r>
    </w:p>
    <w:p w14:paraId="17DF4A81" w14:textId="77777777" w:rsidR="00D63202" w:rsidRDefault="00000000">
      <w:pPr>
        <w:pStyle w:val="my"/>
        <w:shd w:val="clear" w:color="auto" w:fill="45B0E1"/>
        <w:rPr>
          <w:sz w:val="24"/>
          <w:szCs w:val="24"/>
        </w:rPr>
      </w:pPr>
      <w:r>
        <w:rPr>
          <w:sz w:val="24"/>
          <w:szCs w:val="24"/>
        </w:rPr>
        <w:t>        width = int(</w:t>
      </w:r>
      <w:proofErr w:type="spellStart"/>
      <w:r>
        <w:rPr>
          <w:sz w:val="24"/>
          <w:szCs w:val="24"/>
        </w:rPr>
        <w:t>cap.get</w:t>
      </w:r>
      <w:proofErr w:type="spellEnd"/>
      <w:r>
        <w:rPr>
          <w:sz w:val="24"/>
          <w:szCs w:val="24"/>
        </w:rPr>
        <w:t>(cv2.CAP_PROP_FRAME_WIDTH) or 0)</w:t>
      </w:r>
    </w:p>
    <w:p w14:paraId="6C39F7D3" w14:textId="77777777" w:rsidR="00D63202" w:rsidRDefault="00000000">
      <w:pPr>
        <w:pStyle w:val="my"/>
        <w:shd w:val="clear" w:color="auto" w:fill="45B0E1"/>
        <w:rPr>
          <w:sz w:val="24"/>
          <w:szCs w:val="24"/>
        </w:rPr>
      </w:pPr>
      <w:r>
        <w:rPr>
          <w:sz w:val="24"/>
          <w:szCs w:val="24"/>
        </w:rPr>
        <w:t>        height = int(</w:t>
      </w:r>
      <w:proofErr w:type="spellStart"/>
      <w:r>
        <w:rPr>
          <w:sz w:val="24"/>
          <w:szCs w:val="24"/>
        </w:rPr>
        <w:t>cap.get</w:t>
      </w:r>
      <w:proofErr w:type="spellEnd"/>
      <w:r>
        <w:rPr>
          <w:sz w:val="24"/>
          <w:szCs w:val="24"/>
        </w:rPr>
        <w:t>(cv2.CAP_PROP_FRAME_HEIGHT) or 0)</w:t>
      </w:r>
    </w:p>
    <w:p w14:paraId="06E54601" w14:textId="77777777" w:rsidR="00D63202" w:rsidRDefault="00D63202">
      <w:pPr>
        <w:pStyle w:val="my"/>
        <w:shd w:val="clear" w:color="auto" w:fill="45B0E1"/>
        <w:rPr>
          <w:sz w:val="24"/>
          <w:szCs w:val="24"/>
        </w:rPr>
      </w:pPr>
    </w:p>
    <w:p w14:paraId="24BB3AA7" w14:textId="77777777" w:rsidR="00D63202" w:rsidRDefault="00000000">
      <w:pPr>
        <w:pStyle w:val="my"/>
        <w:shd w:val="clear" w:color="auto" w:fill="45B0E1"/>
        <w:rPr>
          <w:sz w:val="24"/>
          <w:szCs w:val="24"/>
        </w:rPr>
      </w:pPr>
      <w:r>
        <w:rPr>
          <w:sz w:val="24"/>
          <w:szCs w:val="24"/>
        </w:rPr>
        <w:t xml:space="preserve">        </w:t>
      </w:r>
      <w:proofErr w:type="spellStart"/>
      <w:proofErr w:type="gramStart"/>
      <w:r>
        <w:rPr>
          <w:sz w:val="24"/>
          <w:szCs w:val="24"/>
        </w:rPr>
        <w:t>self._</w:t>
      </w:r>
      <w:proofErr w:type="gramEnd"/>
      <w:r>
        <w:rPr>
          <w:sz w:val="24"/>
          <w:szCs w:val="24"/>
        </w:rPr>
        <w:t>cap</w:t>
      </w:r>
      <w:proofErr w:type="spellEnd"/>
      <w:r>
        <w:rPr>
          <w:sz w:val="24"/>
          <w:szCs w:val="24"/>
        </w:rPr>
        <w:t xml:space="preserve"> = cap</w:t>
      </w:r>
    </w:p>
    <w:p w14:paraId="3DC5EB8A" w14:textId="77777777" w:rsidR="00D63202" w:rsidRDefault="00000000">
      <w:pPr>
        <w:pStyle w:val="my"/>
        <w:shd w:val="clear" w:color="auto" w:fill="45B0E1"/>
        <w:rPr>
          <w:sz w:val="24"/>
          <w:szCs w:val="24"/>
        </w:rPr>
      </w:pPr>
      <w:r>
        <w:rPr>
          <w:sz w:val="24"/>
          <w:szCs w:val="24"/>
        </w:rPr>
        <w:t xml:space="preserve">        </w:t>
      </w:r>
      <w:proofErr w:type="spellStart"/>
      <w:proofErr w:type="gramStart"/>
      <w:r>
        <w:rPr>
          <w:sz w:val="24"/>
          <w:szCs w:val="24"/>
        </w:rPr>
        <w:t>self._</w:t>
      </w:r>
      <w:proofErr w:type="gramEnd"/>
      <w:r>
        <w:rPr>
          <w:sz w:val="24"/>
          <w:szCs w:val="24"/>
        </w:rPr>
        <w:t>path</w:t>
      </w:r>
      <w:proofErr w:type="spellEnd"/>
      <w:r>
        <w:rPr>
          <w:sz w:val="24"/>
          <w:szCs w:val="24"/>
        </w:rPr>
        <w:t xml:space="preserve"> = path</w:t>
      </w:r>
    </w:p>
    <w:p w14:paraId="6CE9E2EC" w14:textId="77777777" w:rsidR="00D63202" w:rsidRDefault="00000000">
      <w:pPr>
        <w:pStyle w:val="my"/>
        <w:shd w:val="clear" w:color="auto" w:fill="45B0E1"/>
        <w:rPr>
          <w:sz w:val="24"/>
          <w:szCs w:val="24"/>
        </w:rPr>
      </w:pPr>
      <w:r>
        <w:rPr>
          <w:sz w:val="24"/>
          <w:szCs w:val="24"/>
        </w:rPr>
        <w:t xml:space="preserve">        </w:t>
      </w:r>
      <w:proofErr w:type="spellStart"/>
      <w:proofErr w:type="gramStart"/>
      <w:r>
        <w:rPr>
          <w:sz w:val="24"/>
          <w:szCs w:val="24"/>
        </w:rPr>
        <w:t>self._</w:t>
      </w:r>
      <w:proofErr w:type="gramEnd"/>
      <w:r>
        <w:rPr>
          <w:sz w:val="24"/>
          <w:szCs w:val="24"/>
        </w:rPr>
        <w:t>info</w:t>
      </w:r>
      <w:proofErr w:type="spellEnd"/>
      <w:r>
        <w:rPr>
          <w:sz w:val="24"/>
          <w:szCs w:val="24"/>
        </w:rPr>
        <w:t xml:space="preserve"> = </w:t>
      </w:r>
      <w:proofErr w:type="spellStart"/>
      <w:proofErr w:type="gramStart"/>
      <w:r>
        <w:rPr>
          <w:sz w:val="24"/>
          <w:szCs w:val="24"/>
        </w:rPr>
        <w:t>VideoInfo</w:t>
      </w:r>
      <w:proofErr w:type="spellEnd"/>
      <w:r>
        <w:rPr>
          <w:sz w:val="24"/>
          <w:szCs w:val="24"/>
        </w:rPr>
        <w:t>(</w:t>
      </w:r>
      <w:proofErr w:type="gramEnd"/>
      <w:r>
        <w:rPr>
          <w:sz w:val="24"/>
          <w:szCs w:val="24"/>
        </w:rPr>
        <w:t xml:space="preserve">fps=fps, </w:t>
      </w:r>
      <w:proofErr w:type="spellStart"/>
      <w:r>
        <w:rPr>
          <w:sz w:val="24"/>
          <w:szCs w:val="24"/>
        </w:rPr>
        <w:t>total_frames</w:t>
      </w:r>
      <w:proofErr w:type="spellEnd"/>
      <w:r>
        <w:rPr>
          <w:sz w:val="24"/>
          <w:szCs w:val="24"/>
        </w:rPr>
        <w:t>=</w:t>
      </w:r>
      <w:proofErr w:type="spellStart"/>
      <w:r>
        <w:rPr>
          <w:sz w:val="24"/>
          <w:szCs w:val="24"/>
        </w:rPr>
        <w:t>total_frames</w:t>
      </w:r>
      <w:proofErr w:type="spellEnd"/>
      <w:r>
        <w:rPr>
          <w:sz w:val="24"/>
          <w:szCs w:val="24"/>
        </w:rPr>
        <w:t>, width=width, height=height)</w:t>
      </w:r>
    </w:p>
    <w:p w14:paraId="63B3771C" w14:textId="77777777" w:rsidR="00D63202" w:rsidRDefault="00000000">
      <w:pPr>
        <w:pStyle w:val="my"/>
        <w:shd w:val="clear" w:color="auto" w:fill="45B0E1"/>
        <w:rPr>
          <w:sz w:val="24"/>
          <w:szCs w:val="24"/>
        </w:rPr>
      </w:pPr>
      <w:r>
        <w:rPr>
          <w:sz w:val="24"/>
          <w:szCs w:val="24"/>
        </w:rPr>
        <w:t xml:space="preserve">        </w:t>
      </w:r>
      <w:proofErr w:type="gramStart"/>
      <w:r>
        <w:rPr>
          <w:sz w:val="24"/>
          <w:szCs w:val="24"/>
        </w:rPr>
        <w:t>self._</w:t>
      </w:r>
      <w:proofErr w:type="spellStart"/>
      <w:proofErr w:type="gramEnd"/>
      <w:r>
        <w:rPr>
          <w:sz w:val="24"/>
          <w:szCs w:val="24"/>
        </w:rPr>
        <w:t>frame_index</w:t>
      </w:r>
      <w:proofErr w:type="spellEnd"/>
      <w:r>
        <w:rPr>
          <w:sz w:val="24"/>
          <w:szCs w:val="24"/>
        </w:rPr>
        <w:t xml:space="preserve"> = 0</w:t>
      </w:r>
    </w:p>
    <w:p w14:paraId="76ED6547" w14:textId="77777777" w:rsidR="00D63202" w:rsidRDefault="00D63202">
      <w:pPr>
        <w:pStyle w:val="my"/>
        <w:shd w:val="clear" w:color="auto" w:fill="45B0E1"/>
        <w:rPr>
          <w:sz w:val="24"/>
          <w:szCs w:val="24"/>
        </w:rPr>
      </w:pPr>
    </w:p>
    <w:p w14:paraId="0C535B84" w14:textId="77777777" w:rsidR="00D63202" w:rsidRDefault="00000000">
      <w:pPr>
        <w:pStyle w:val="my"/>
        <w:shd w:val="clear" w:color="auto" w:fill="45B0E1"/>
        <w:rPr>
          <w:sz w:val="24"/>
          <w:szCs w:val="24"/>
        </w:rPr>
      </w:pPr>
      <w:r>
        <w:rPr>
          <w:sz w:val="24"/>
          <w:szCs w:val="24"/>
        </w:rPr>
        <w:t xml:space="preserve">        </w:t>
      </w:r>
      <w:proofErr w:type="gramStart"/>
      <w:r>
        <w:rPr>
          <w:sz w:val="24"/>
          <w:szCs w:val="24"/>
        </w:rPr>
        <w:t>self._</w:t>
      </w:r>
      <w:proofErr w:type="spellStart"/>
      <w:r>
        <w:rPr>
          <w:sz w:val="24"/>
          <w:szCs w:val="24"/>
        </w:rPr>
        <w:t>slider.setEnabled</w:t>
      </w:r>
      <w:proofErr w:type="spellEnd"/>
      <w:proofErr w:type="gramEnd"/>
      <w:r>
        <w:rPr>
          <w:sz w:val="24"/>
          <w:szCs w:val="24"/>
        </w:rPr>
        <w:t>(</w:t>
      </w:r>
      <w:proofErr w:type="spellStart"/>
      <w:r>
        <w:rPr>
          <w:sz w:val="24"/>
          <w:szCs w:val="24"/>
        </w:rPr>
        <w:t>total_frames</w:t>
      </w:r>
      <w:proofErr w:type="spellEnd"/>
      <w:r>
        <w:rPr>
          <w:sz w:val="24"/>
          <w:szCs w:val="24"/>
        </w:rPr>
        <w:t xml:space="preserve"> &gt; 0)</w:t>
      </w:r>
    </w:p>
    <w:p w14:paraId="74EAA134" w14:textId="77777777" w:rsidR="00D63202" w:rsidRDefault="00000000">
      <w:pPr>
        <w:pStyle w:val="my"/>
        <w:shd w:val="clear" w:color="auto" w:fill="45B0E1"/>
        <w:rPr>
          <w:sz w:val="24"/>
          <w:szCs w:val="24"/>
        </w:rPr>
      </w:pPr>
      <w:r>
        <w:rPr>
          <w:sz w:val="24"/>
          <w:szCs w:val="24"/>
        </w:rPr>
        <w:t xml:space="preserve">        </w:t>
      </w:r>
      <w:proofErr w:type="gramStart"/>
      <w:r>
        <w:rPr>
          <w:sz w:val="24"/>
          <w:szCs w:val="24"/>
        </w:rPr>
        <w:t>self._</w:t>
      </w:r>
      <w:proofErr w:type="spellStart"/>
      <w:r>
        <w:rPr>
          <w:sz w:val="24"/>
          <w:szCs w:val="24"/>
        </w:rPr>
        <w:t>slider.setMaximum</w:t>
      </w:r>
      <w:proofErr w:type="spellEnd"/>
      <w:proofErr w:type="gramEnd"/>
      <w:r>
        <w:rPr>
          <w:sz w:val="24"/>
          <w:szCs w:val="24"/>
        </w:rPr>
        <w:t>(</w:t>
      </w:r>
      <w:proofErr w:type="gramStart"/>
      <w:r>
        <w:rPr>
          <w:sz w:val="24"/>
          <w:szCs w:val="24"/>
        </w:rPr>
        <w:t>max(</w:t>
      </w:r>
      <w:proofErr w:type="gramEnd"/>
      <w:r>
        <w:rPr>
          <w:sz w:val="24"/>
          <w:szCs w:val="24"/>
        </w:rPr>
        <w:t xml:space="preserve">0, </w:t>
      </w:r>
      <w:proofErr w:type="spellStart"/>
      <w:r>
        <w:rPr>
          <w:sz w:val="24"/>
          <w:szCs w:val="24"/>
        </w:rPr>
        <w:t>total_frames</w:t>
      </w:r>
      <w:proofErr w:type="spellEnd"/>
      <w:r>
        <w:rPr>
          <w:sz w:val="24"/>
          <w:szCs w:val="24"/>
        </w:rPr>
        <w:t xml:space="preserve"> - 1))</w:t>
      </w:r>
    </w:p>
    <w:p w14:paraId="68374851" w14:textId="77777777" w:rsidR="00D63202" w:rsidRDefault="00000000">
      <w:pPr>
        <w:pStyle w:val="my"/>
        <w:shd w:val="clear" w:color="auto" w:fill="45B0E1"/>
        <w:rPr>
          <w:sz w:val="24"/>
          <w:szCs w:val="24"/>
        </w:rPr>
      </w:pPr>
      <w:r>
        <w:rPr>
          <w:sz w:val="24"/>
          <w:szCs w:val="24"/>
        </w:rPr>
        <w:t xml:space="preserve">        </w:t>
      </w:r>
      <w:proofErr w:type="gramStart"/>
      <w:r>
        <w:rPr>
          <w:sz w:val="24"/>
          <w:szCs w:val="24"/>
        </w:rPr>
        <w:t>self._</w:t>
      </w:r>
      <w:proofErr w:type="spellStart"/>
      <w:proofErr w:type="gramEnd"/>
      <w:r>
        <w:rPr>
          <w:sz w:val="24"/>
          <w:szCs w:val="24"/>
        </w:rPr>
        <w:t>play_</w:t>
      </w:r>
      <w:proofErr w:type="gramStart"/>
      <w:r>
        <w:rPr>
          <w:sz w:val="24"/>
          <w:szCs w:val="24"/>
        </w:rPr>
        <w:t>btn.setEnabled</w:t>
      </w:r>
      <w:proofErr w:type="spellEnd"/>
      <w:proofErr w:type="gramEnd"/>
      <w:r>
        <w:rPr>
          <w:sz w:val="24"/>
          <w:szCs w:val="24"/>
        </w:rPr>
        <w:t>(True)</w:t>
      </w:r>
    </w:p>
    <w:p w14:paraId="2BDE3227" w14:textId="77777777" w:rsidR="00D63202" w:rsidRDefault="00000000">
      <w:pPr>
        <w:pStyle w:val="my"/>
        <w:shd w:val="clear" w:color="auto" w:fill="45B0E1"/>
        <w:rPr>
          <w:sz w:val="24"/>
          <w:szCs w:val="24"/>
        </w:rPr>
      </w:pPr>
      <w:r>
        <w:rPr>
          <w:sz w:val="24"/>
          <w:szCs w:val="24"/>
        </w:rPr>
        <w:t xml:space="preserve">        </w:t>
      </w:r>
      <w:proofErr w:type="gramStart"/>
      <w:r>
        <w:rPr>
          <w:sz w:val="24"/>
          <w:szCs w:val="24"/>
        </w:rPr>
        <w:t>self._</w:t>
      </w:r>
      <w:proofErr w:type="spellStart"/>
      <w:proofErr w:type="gramEnd"/>
      <w:r>
        <w:rPr>
          <w:sz w:val="24"/>
          <w:szCs w:val="24"/>
        </w:rPr>
        <w:t>pause_</w:t>
      </w:r>
      <w:proofErr w:type="gramStart"/>
      <w:r>
        <w:rPr>
          <w:sz w:val="24"/>
          <w:szCs w:val="24"/>
        </w:rPr>
        <w:t>btn.setEnabled</w:t>
      </w:r>
      <w:proofErr w:type="spellEnd"/>
      <w:proofErr w:type="gramEnd"/>
      <w:r>
        <w:rPr>
          <w:sz w:val="24"/>
          <w:szCs w:val="24"/>
        </w:rPr>
        <w:t>(False)</w:t>
      </w:r>
    </w:p>
    <w:p w14:paraId="0636DD23" w14:textId="77777777" w:rsidR="00D63202" w:rsidRDefault="00D63202">
      <w:pPr>
        <w:pStyle w:val="my"/>
        <w:shd w:val="clear" w:color="auto" w:fill="45B0E1"/>
        <w:rPr>
          <w:sz w:val="24"/>
          <w:szCs w:val="24"/>
        </w:rPr>
      </w:pPr>
    </w:p>
    <w:p w14:paraId="01CE2876" w14:textId="77777777" w:rsidR="00D63202" w:rsidRDefault="00000000">
      <w:pPr>
        <w:pStyle w:val="my"/>
        <w:shd w:val="clear" w:color="auto" w:fill="45B0E1"/>
        <w:rPr>
          <w:sz w:val="24"/>
          <w:szCs w:val="24"/>
        </w:rPr>
      </w:pPr>
      <w:r>
        <w:rPr>
          <w:sz w:val="24"/>
          <w:szCs w:val="24"/>
        </w:rPr>
        <w:t xml:space="preserve">        </w:t>
      </w:r>
      <w:proofErr w:type="gramStart"/>
      <w:r>
        <w:rPr>
          <w:sz w:val="24"/>
          <w:szCs w:val="24"/>
        </w:rPr>
        <w:t>self._</w:t>
      </w:r>
      <w:proofErr w:type="spellStart"/>
      <w:proofErr w:type="gramEnd"/>
      <w:r>
        <w:rPr>
          <w:sz w:val="24"/>
          <w:szCs w:val="24"/>
        </w:rPr>
        <w:t>render_frame_</w:t>
      </w:r>
      <w:proofErr w:type="gramStart"/>
      <w:r>
        <w:rPr>
          <w:sz w:val="24"/>
          <w:szCs w:val="24"/>
        </w:rPr>
        <w:t>at</w:t>
      </w:r>
      <w:proofErr w:type="spellEnd"/>
      <w:r>
        <w:rPr>
          <w:sz w:val="24"/>
          <w:szCs w:val="24"/>
        </w:rPr>
        <w:t>(</w:t>
      </w:r>
      <w:proofErr w:type="gramEnd"/>
      <w:r>
        <w:rPr>
          <w:sz w:val="24"/>
          <w:szCs w:val="24"/>
        </w:rPr>
        <w:t>0)</w:t>
      </w:r>
    </w:p>
    <w:p w14:paraId="5CF2F8CD" w14:textId="77777777" w:rsidR="00D63202" w:rsidRDefault="00000000">
      <w:pPr>
        <w:pStyle w:val="my"/>
        <w:shd w:val="clear" w:color="auto" w:fill="45B0E1"/>
        <w:rPr>
          <w:sz w:val="24"/>
          <w:szCs w:val="24"/>
        </w:rPr>
      </w:pPr>
      <w:r>
        <w:rPr>
          <w:sz w:val="24"/>
          <w:szCs w:val="24"/>
        </w:rPr>
        <w:t xml:space="preserve">        </w:t>
      </w:r>
      <w:proofErr w:type="spellStart"/>
      <w:proofErr w:type="gramStart"/>
      <w:r>
        <w:rPr>
          <w:sz w:val="24"/>
          <w:szCs w:val="24"/>
        </w:rPr>
        <w:t>self.videoOpened.emit</w:t>
      </w:r>
      <w:proofErr w:type="spellEnd"/>
      <w:proofErr w:type="gramEnd"/>
      <w:r>
        <w:rPr>
          <w:sz w:val="24"/>
          <w:szCs w:val="24"/>
        </w:rPr>
        <w:t>(path)</w:t>
      </w:r>
    </w:p>
    <w:p w14:paraId="703FCAAE" w14:textId="77777777" w:rsidR="00D63202" w:rsidRDefault="00000000">
      <w:pPr>
        <w:pStyle w:val="my"/>
        <w:shd w:val="clear" w:color="auto" w:fill="45B0E1"/>
        <w:rPr>
          <w:sz w:val="24"/>
          <w:szCs w:val="24"/>
        </w:rPr>
      </w:pPr>
      <w:r>
        <w:rPr>
          <w:sz w:val="24"/>
          <w:szCs w:val="24"/>
        </w:rPr>
        <w:lastRenderedPageBreak/>
        <w:t xml:space="preserve">        </w:t>
      </w:r>
      <w:proofErr w:type="gramStart"/>
      <w:r>
        <w:rPr>
          <w:sz w:val="24"/>
          <w:szCs w:val="24"/>
        </w:rPr>
        <w:t>return</w:t>
      </w:r>
      <w:proofErr w:type="gramEnd"/>
      <w:r>
        <w:rPr>
          <w:sz w:val="24"/>
          <w:szCs w:val="24"/>
        </w:rPr>
        <w:t xml:space="preserve"> True</w:t>
      </w:r>
    </w:p>
    <w:p w14:paraId="5A4F6FDE" w14:textId="77777777" w:rsidR="00D63202" w:rsidRDefault="00000000" w:rsidP="006B0D02">
      <w:pPr>
        <w:spacing w:line="400" w:lineRule="exact"/>
        <w:ind w:firstLineChars="200" w:firstLine="422"/>
        <w:rPr>
          <w:b/>
          <w:bCs/>
        </w:rPr>
      </w:pPr>
      <w:r>
        <w:rPr>
          <w:rFonts w:hint="eastAsia"/>
          <w:b/>
          <w:bCs/>
        </w:rPr>
        <w:t>左上</w:t>
      </w:r>
      <w:r>
        <w:rPr>
          <w:rFonts w:hint="eastAsia"/>
          <w:b/>
          <w:bCs/>
        </w:rPr>
        <w:t>-</w:t>
      </w:r>
      <w:r>
        <w:rPr>
          <w:rFonts w:hint="eastAsia"/>
          <w:b/>
          <w:bCs/>
        </w:rPr>
        <w:t>对比页：双播放器左右对照（</w:t>
      </w:r>
      <w:r>
        <w:rPr>
          <w:rFonts w:hint="eastAsia"/>
          <w:b/>
          <w:bCs/>
        </w:rPr>
        <w:t>compare view</w:t>
      </w:r>
      <w:r>
        <w:rPr>
          <w:rFonts w:hint="eastAsia"/>
          <w:b/>
          <w:bCs/>
        </w:rPr>
        <w:t>）</w:t>
      </w:r>
    </w:p>
    <w:p w14:paraId="34837ED3" w14:textId="77777777" w:rsidR="00D63202" w:rsidRDefault="00000000" w:rsidP="006B0D02">
      <w:pPr>
        <w:spacing w:line="400" w:lineRule="exact"/>
        <w:ind w:firstLineChars="200" w:firstLine="420"/>
      </w:pPr>
      <w:r>
        <w:rPr>
          <w:rFonts w:hint="eastAsia"/>
        </w:rPr>
        <w:t>“对比”页由</w:t>
      </w:r>
      <w:r>
        <w:rPr>
          <w:rFonts w:hint="eastAsia"/>
        </w:rPr>
        <w:t xml:space="preserve"> _</w:t>
      </w:r>
      <w:proofErr w:type="spellStart"/>
      <w:r>
        <w:rPr>
          <w:rFonts w:hint="eastAsia"/>
        </w:rPr>
        <w:t>build_compare_view</w:t>
      </w:r>
      <w:proofErr w:type="spellEnd"/>
      <w:r>
        <w:rPr>
          <w:rFonts w:hint="eastAsia"/>
        </w:rPr>
        <w:t xml:space="preserve">() </w:t>
      </w:r>
      <w:r>
        <w:rPr>
          <w:rFonts w:hint="eastAsia"/>
        </w:rPr>
        <w:t>构建，结构为：</w:t>
      </w:r>
    </w:p>
    <w:p w14:paraId="33A54310" w14:textId="77777777" w:rsidR="00D63202" w:rsidRDefault="00000000" w:rsidP="006B0D02">
      <w:pPr>
        <w:spacing w:line="400" w:lineRule="exact"/>
        <w:ind w:firstLineChars="200" w:firstLine="420"/>
      </w:pPr>
      <w:r>
        <w:rPr>
          <w:rFonts w:hint="eastAsia"/>
        </w:rPr>
        <w:t>顶部：同步播放复选框</w:t>
      </w:r>
      <w:r>
        <w:rPr>
          <w:rFonts w:hint="eastAsia"/>
        </w:rPr>
        <w:t xml:space="preserve"> + </w:t>
      </w:r>
      <w:r>
        <w:rPr>
          <w:rFonts w:hint="eastAsia"/>
        </w:rPr>
        <w:t>跟随模式下拉框</w:t>
      </w:r>
    </w:p>
    <w:p w14:paraId="660A918E" w14:textId="77777777" w:rsidR="00D63202" w:rsidRDefault="00000000" w:rsidP="006B0D02">
      <w:pPr>
        <w:spacing w:line="400" w:lineRule="exact"/>
        <w:ind w:firstLineChars="200" w:firstLine="420"/>
      </w:pPr>
      <w:r>
        <w:rPr>
          <w:rFonts w:hint="eastAsia"/>
        </w:rPr>
        <w:t>下方：水平</w:t>
      </w:r>
      <w:r>
        <w:rPr>
          <w:rFonts w:hint="eastAsia"/>
        </w:rPr>
        <w:t xml:space="preserve"> </w:t>
      </w:r>
      <w:proofErr w:type="spellStart"/>
      <w:r>
        <w:rPr>
          <w:rFonts w:hint="eastAsia"/>
        </w:rPr>
        <w:t>QSplitter</w:t>
      </w:r>
      <w:proofErr w:type="spellEnd"/>
      <w:r>
        <w:rPr>
          <w:rFonts w:hint="eastAsia"/>
        </w:rPr>
        <w:t xml:space="preserve"> </w:t>
      </w:r>
      <w:r>
        <w:rPr>
          <w:rFonts w:hint="eastAsia"/>
        </w:rPr>
        <w:t>，左是输入对比播放器，右是输出对比播放器</w:t>
      </w:r>
    </w:p>
    <w:p w14:paraId="3E7EDF22" w14:textId="77777777" w:rsidR="00D63202" w:rsidRDefault="00000000">
      <w:pPr>
        <w:pStyle w:val="my"/>
        <w:shd w:val="clear" w:color="auto" w:fill="45B0E1"/>
        <w:rPr>
          <w:sz w:val="24"/>
          <w:szCs w:val="24"/>
        </w:rPr>
      </w:pPr>
      <w:r>
        <w:t xml:space="preserve">  </w:t>
      </w:r>
      <w:r>
        <w:rPr>
          <w:sz w:val="24"/>
          <w:szCs w:val="24"/>
        </w:rPr>
        <w:t>  def _</w:t>
      </w:r>
      <w:proofErr w:type="spellStart"/>
      <w:r>
        <w:rPr>
          <w:sz w:val="24"/>
          <w:szCs w:val="24"/>
        </w:rPr>
        <w:t>build_compare_view</w:t>
      </w:r>
      <w:proofErr w:type="spellEnd"/>
      <w:r>
        <w:rPr>
          <w:sz w:val="24"/>
          <w:szCs w:val="24"/>
        </w:rPr>
        <w:t xml:space="preserve">(self) -&gt; </w:t>
      </w:r>
      <w:proofErr w:type="spellStart"/>
      <w:r>
        <w:rPr>
          <w:sz w:val="24"/>
          <w:szCs w:val="24"/>
        </w:rPr>
        <w:t>QWidget</w:t>
      </w:r>
      <w:proofErr w:type="spellEnd"/>
      <w:r>
        <w:rPr>
          <w:sz w:val="24"/>
          <w:szCs w:val="24"/>
        </w:rPr>
        <w:t>:</w:t>
      </w:r>
    </w:p>
    <w:p w14:paraId="2443006F" w14:textId="77777777" w:rsidR="00D63202" w:rsidRDefault="00000000">
      <w:pPr>
        <w:pStyle w:val="my"/>
        <w:shd w:val="clear" w:color="auto" w:fill="45B0E1"/>
        <w:rPr>
          <w:sz w:val="24"/>
          <w:szCs w:val="24"/>
        </w:rPr>
      </w:pPr>
      <w:r>
        <w:rPr>
          <w:sz w:val="24"/>
          <w:szCs w:val="24"/>
        </w:rPr>
        <w:t xml:space="preserve">        root = </w:t>
      </w:r>
      <w:proofErr w:type="spellStart"/>
      <w:proofErr w:type="gramStart"/>
      <w:r>
        <w:rPr>
          <w:sz w:val="24"/>
          <w:szCs w:val="24"/>
        </w:rPr>
        <w:t>QWidget</w:t>
      </w:r>
      <w:proofErr w:type="spellEnd"/>
      <w:r>
        <w:rPr>
          <w:sz w:val="24"/>
          <w:szCs w:val="24"/>
        </w:rPr>
        <w:t>(</w:t>
      </w:r>
      <w:proofErr w:type="gramEnd"/>
      <w:r>
        <w:rPr>
          <w:sz w:val="24"/>
          <w:szCs w:val="24"/>
        </w:rPr>
        <w:t>)</w:t>
      </w:r>
    </w:p>
    <w:p w14:paraId="39745713" w14:textId="77777777" w:rsidR="00D63202" w:rsidRDefault="00000000">
      <w:pPr>
        <w:pStyle w:val="my"/>
        <w:shd w:val="clear" w:color="auto" w:fill="45B0E1"/>
        <w:rPr>
          <w:sz w:val="24"/>
          <w:szCs w:val="24"/>
        </w:rPr>
      </w:pPr>
      <w:r>
        <w:rPr>
          <w:sz w:val="24"/>
          <w:szCs w:val="24"/>
        </w:rPr>
        <w:t xml:space="preserve">        layout = </w:t>
      </w:r>
      <w:proofErr w:type="spellStart"/>
      <w:r>
        <w:rPr>
          <w:sz w:val="24"/>
          <w:szCs w:val="24"/>
        </w:rPr>
        <w:t>QVBoxLayout</w:t>
      </w:r>
      <w:proofErr w:type="spellEnd"/>
      <w:r>
        <w:rPr>
          <w:sz w:val="24"/>
          <w:szCs w:val="24"/>
        </w:rPr>
        <w:t>(root)</w:t>
      </w:r>
    </w:p>
    <w:p w14:paraId="3F3D48F2" w14:textId="77777777" w:rsidR="00D63202" w:rsidRDefault="00000000">
      <w:pPr>
        <w:pStyle w:val="my"/>
        <w:shd w:val="clear" w:color="auto" w:fill="45B0E1"/>
        <w:rPr>
          <w:sz w:val="24"/>
          <w:szCs w:val="24"/>
        </w:rPr>
      </w:pPr>
      <w:r>
        <w:rPr>
          <w:sz w:val="24"/>
          <w:szCs w:val="24"/>
        </w:rPr>
        <w:t xml:space="preserve">        </w:t>
      </w:r>
      <w:proofErr w:type="spellStart"/>
      <w:proofErr w:type="gramStart"/>
      <w:r>
        <w:rPr>
          <w:sz w:val="24"/>
          <w:szCs w:val="24"/>
        </w:rPr>
        <w:t>layout.setContentsMargins</w:t>
      </w:r>
      <w:proofErr w:type="spellEnd"/>
      <w:proofErr w:type="gramEnd"/>
      <w:r>
        <w:rPr>
          <w:sz w:val="24"/>
          <w:szCs w:val="24"/>
        </w:rPr>
        <w:t>(0, 0, 0, 0)</w:t>
      </w:r>
    </w:p>
    <w:p w14:paraId="2D244BF9" w14:textId="77777777" w:rsidR="00D63202" w:rsidRDefault="00D63202">
      <w:pPr>
        <w:pStyle w:val="my"/>
        <w:shd w:val="clear" w:color="auto" w:fill="45B0E1"/>
        <w:rPr>
          <w:sz w:val="24"/>
          <w:szCs w:val="24"/>
        </w:rPr>
      </w:pPr>
    </w:p>
    <w:p w14:paraId="6483640D" w14:textId="77777777" w:rsidR="00D63202" w:rsidRDefault="00000000">
      <w:pPr>
        <w:pStyle w:val="my"/>
        <w:shd w:val="clear" w:color="auto" w:fill="45B0E1"/>
        <w:rPr>
          <w:sz w:val="24"/>
          <w:szCs w:val="24"/>
        </w:rPr>
      </w:pPr>
      <w:r>
        <w:rPr>
          <w:sz w:val="24"/>
          <w:szCs w:val="24"/>
        </w:rPr>
        <w:t xml:space="preserve">        controls = </w:t>
      </w:r>
      <w:proofErr w:type="spellStart"/>
      <w:proofErr w:type="gramStart"/>
      <w:r>
        <w:rPr>
          <w:sz w:val="24"/>
          <w:szCs w:val="24"/>
        </w:rPr>
        <w:t>QHBoxLayout</w:t>
      </w:r>
      <w:proofErr w:type="spellEnd"/>
      <w:r>
        <w:rPr>
          <w:sz w:val="24"/>
          <w:szCs w:val="24"/>
        </w:rPr>
        <w:t>(</w:t>
      </w:r>
      <w:proofErr w:type="gramEnd"/>
      <w:r>
        <w:rPr>
          <w:sz w:val="24"/>
          <w:szCs w:val="24"/>
        </w:rPr>
        <w:t>)</w:t>
      </w:r>
    </w:p>
    <w:p w14:paraId="1FA22356" w14:textId="77777777" w:rsidR="00D63202" w:rsidRDefault="00000000">
      <w:pPr>
        <w:pStyle w:val="my"/>
        <w:shd w:val="clear" w:color="auto" w:fill="45B0E1"/>
        <w:rPr>
          <w:sz w:val="24"/>
          <w:szCs w:val="24"/>
        </w:rPr>
      </w:pPr>
      <w:r>
        <w:rPr>
          <w:sz w:val="24"/>
          <w:szCs w:val="24"/>
        </w:rPr>
        <w:t xml:space="preserve">        </w:t>
      </w:r>
      <w:proofErr w:type="spellStart"/>
      <w:proofErr w:type="gramStart"/>
      <w:r>
        <w:rPr>
          <w:sz w:val="24"/>
          <w:szCs w:val="24"/>
        </w:rPr>
        <w:t>controls.addWidget</w:t>
      </w:r>
      <w:proofErr w:type="spellEnd"/>
      <w:proofErr w:type="gramEnd"/>
      <w:r>
        <w:rPr>
          <w:sz w:val="24"/>
          <w:szCs w:val="24"/>
        </w:rPr>
        <w:t>(</w:t>
      </w:r>
      <w:proofErr w:type="gramStart"/>
      <w:r>
        <w:rPr>
          <w:sz w:val="24"/>
          <w:szCs w:val="24"/>
        </w:rPr>
        <w:t>self._</w:t>
      </w:r>
      <w:proofErr w:type="spellStart"/>
      <w:proofErr w:type="gramEnd"/>
      <w:r>
        <w:rPr>
          <w:sz w:val="24"/>
          <w:szCs w:val="24"/>
        </w:rPr>
        <w:t>compare_sync_cb</w:t>
      </w:r>
      <w:proofErr w:type="spellEnd"/>
      <w:r>
        <w:rPr>
          <w:sz w:val="24"/>
          <w:szCs w:val="24"/>
        </w:rPr>
        <w:t>)</w:t>
      </w:r>
    </w:p>
    <w:p w14:paraId="2A326133"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controls.addWidget</w:t>
      </w:r>
      <w:proofErr w:type="spellEnd"/>
      <w:r>
        <w:rPr>
          <w:sz w:val="24"/>
          <w:szCs w:val="24"/>
        </w:rPr>
        <w:t>(</w:t>
      </w:r>
      <w:proofErr w:type="spellStart"/>
      <w:r>
        <w:rPr>
          <w:sz w:val="24"/>
          <w:szCs w:val="24"/>
        </w:rPr>
        <w:t>QLabel</w:t>
      </w:r>
      <w:proofErr w:type="spellEnd"/>
      <w:r>
        <w:rPr>
          <w:sz w:val="24"/>
          <w:szCs w:val="24"/>
        </w:rPr>
        <w:t>("</w:t>
      </w:r>
      <w:r>
        <w:rPr>
          <w:sz w:val="24"/>
          <w:szCs w:val="24"/>
        </w:rPr>
        <w:t>跟随模式</w:t>
      </w:r>
      <w:r>
        <w:rPr>
          <w:sz w:val="24"/>
          <w:szCs w:val="24"/>
        </w:rPr>
        <w:t>"))</w:t>
      </w:r>
    </w:p>
    <w:p w14:paraId="69C7BBE3" w14:textId="77777777" w:rsidR="00D63202" w:rsidRDefault="00000000">
      <w:pPr>
        <w:pStyle w:val="my"/>
        <w:shd w:val="clear" w:color="auto" w:fill="45B0E1"/>
        <w:rPr>
          <w:sz w:val="24"/>
          <w:szCs w:val="24"/>
        </w:rPr>
      </w:pPr>
      <w:r>
        <w:rPr>
          <w:sz w:val="24"/>
          <w:szCs w:val="24"/>
        </w:rPr>
        <w:t xml:space="preserve">        </w:t>
      </w:r>
      <w:proofErr w:type="spellStart"/>
      <w:proofErr w:type="gramStart"/>
      <w:r>
        <w:rPr>
          <w:sz w:val="24"/>
          <w:szCs w:val="24"/>
        </w:rPr>
        <w:t>controls.addWidget</w:t>
      </w:r>
      <w:proofErr w:type="spellEnd"/>
      <w:proofErr w:type="gramEnd"/>
      <w:r>
        <w:rPr>
          <w:sz w:val="24"/>
          <w:szCs w:val="24"/>
        </w:rPr>
        <w:t>(</w:t>
      </w:r>
      <w:proofErr w:type="gramStart"/>
      <w:r>
        <w:rPr>
          <w:sz w:val="24"/>
          <w:szCs w:val="24"/>
        </w:rPr>
        <w:t>self._</w:t>
      </w:r>
      <w:proofErr w:type="spellStart"/>
      <w:proofErr w:type="gramEnd"/>
      <w:r>
        <w:rPr>
          <w:sz w:val="24"/>
          <w:szCs w:val="24"/>
        </w:rPr>
        <w:t>compare_follow_combo</w:t>
      </w:r>
      <w:proofErr w:type="spellEnd"/>
      <w:r>
        <w:rPr>
          <w:sz w:val="24"/>
          <w:szCs w:val="24"/>
        </w:rPr>
        <w:t>)</w:t>
      </w:r>
    </w:p>
    <w:p w14:paraId="2E7FF5EB" w14:textId="77777777" w:rsidR="00D63202" w:rsidRDefault="00000000">
      <w:pPr>
        <w:pStyle w:val="my"/>
        <w:shd w:val="clear" w:color="auto" w:fill="45B0E1"/>
        <w:rPr>
          <w:sz w:val="24"/>
          <w:szCs w:val="24"/>
        </w:rPr>
      </w:pPr>
      <w:r>
        <w:rPr>
          <w:sz w:val="24"/>
          <w:szCs w:val="24"/>
        </w:rPr>
        <w:t xml:space="preserve">        </w:t>
      </w:r>
      <w:proofErr w:type="spellStart"/>
      <w:proofErr w:type="gramStart"/>
      <w:r>
        <w:rPr>
          <w:sz w:val="24"/>
          <w:szCs w:val="24"/>
        </w:rPr>
        <w:t>controls.addStretch</w:t>
      </w:r>
      <w:proofErr w:type="spellEnd"/>
      <w:proofErr w:type="gramEnd"/>
      <w:r>
        <w:rPr>
          <w:sz w:val="24"/>
          <w:szCs w:val="24"/>
        </w:rPr>
        <w:t>(1)</w:t>
      </w:r>
    </w:p>
    <w:p w14:paraId="7E09F4E9" w14:textId="77777777" w:rsidR="00D63202" w:rsidRDefault="00000000">
      <w:pPr>
        <w:pStyle w:val="my"/>
        <w:shd w:val="clear" w:color="auto" w:fill="45B0E1"/>
        <w:rPr>
          <w:sz w:val="24"/>
          <w:szCs w:val="24"/>
        </w:rPr>
      </w:pPr>
      <w:r>
        <w:rPr>
          <w:sz w:val="24"/>
          <w:szCs w:val="24"/>
        </w:rPr>
        <w:t xml:space="preserve">        </w:t>
      </w:r>
      <w:proofErr w:type="spellStart"/>
      <w:proofErr w:type="gramStart"/>
      <w:r>
        <w:rPr>
          <w:sz w:val="24"/>
          <w:szCs w:val="24"/>
        </w:rPr>
        <w:t>layout.addLayout</w:t>
      </w:r>
      <w:proofErr w:type="spellEnd"/>
      <w:proofErr w:type="gramEnd"/>
      <w:r>
        <w:rPr>
          <w:sz w:val="24"/>
          <w:szCs w:val="24"/>
        </w:rPr>
        <w:t>(controls)</w:t>
      </w:r>
    </w:p>
    <w:p w14:paraId="5F0585DB" w14:textId="77777777" w:rsidR="00D63202" w:rsidRDefault="00D63202">
      <w:pPr>
        <w:pStyle w:val="my"/>
        <w:shd w:val="clear" w:color="auto" w:fill="45B0E1"/>
        <w:rPr>
          <w:sz w:val="24"/>
          <w:szCs w:val="24"/>
        </w:rPr>
      </w:pPr>
    </w:p>
    <w:p w14:paraId="71ECFC18" w14:textId="77777777" w:rsidR="00D63202" w:rsidRDefault="00000000">
      <w:pPr>
        <w:pStyle w:val="my"/>
        <w:shd w:val="clear" w:color="auto" w:fill="45B0E1"/>
        <w:rPr>
          <w:sz w:val="24"/>
          <w:szCs w:val="24"/>
        </w:rPr>
      </w:pPr>
      <w:r>
        <w:rPr>
          <w:sz w:val="24"/>
          <w:szCs w:val="24"/>
        </w:rPr>
        <w:t xml:space="preserve">        split = </w:t>
      </w:r>
      <w:proofErr w:type="spellStart"/>
      <w:proofErr w:type="gramStart"/>
      <w:r>
        <w:rPr>
          <w:sz w:val="24"/>
          <w:szCs w:val="24"/>
        </w:rPr>
        <w:t>QSplitter</w:t>
      </w:r>
      <w:proofErr w:type="spellEnd"/>
      <w:r>
        <w:rPr>
          <w:sz w:val="24"/>
          <w:szCs w:val="24"/>
        </w:rPr>
        <w:t>(</w:t>
      </w:r>
      <w:proofErr w:type="spellStart"/>
      <w:r>
        <w:rPr>
          <w:sz w:val="24"/>
          <w:szCs w:val="24"/>
        </w:rPr>
        <w:t>Qt.Horizontal</w:t>
      </w:r>
      <w:proofErr w:type="spellEnd"/>
      <w:proofErr w:type="gramEnd"/>
      <w:r>
        <w:rPr>
          <w:sz w:val="24"/>
          <w:szCs w:val="24"/>
        </w:rPr>
        <w:t>)</w:t>
      </w:r>
    </w:p>
    <w:p w14:paraId="2B90273F" w14:textId="77777777" w:rsidR="00D63202" w:rsidRDefault="00000000">
      <w:pPr>
        <w:pStyle w:val="my"/>
        <w:shd w:val="clear" w:color="auto" w:fill="45B0E1"/>
        <w:rPr>
          <w:sz w:val="24"/>
          <w:szCs w:val="24"/>
        </w:rPr>
      </w:pPr>
      <w:r>
        <w:rPr>
          <w:sz w:val="24"/>
          <w:szCs w:val="24"/>
        </w:rPr>
        <w:t xml:space="preserve">        </w:t>
      </w:r>
      <w:proofErr w:type="spellStart"/>
      <w:proofErr w:type="gramStart"/>
      <w:r>
        <w:rPr>
          <w:sz w:val="24"/>
          <w:szCs w:val="24"/>
        </w:rPr>
        <w:t>split.addWidget</w:t>
      </w:r>
      <w:proofErr w:type="spellEnd"/>
      <w:proofErr w:type="gramEnd"/>
      <w:r>
        <w:rPr>
          <w:sz w:val="24"/>
          <w:szCs w:val="24"/>
        </w:rPr>
        <w:t>(</w:t>
      </w:r>
      <w:proofErr w:type="gramStart"/>
      <w:r>
        <w:rPr>
          <w:sz w:val="24"/>
          <w:szCs w:val="24"/>
        </w:rPr>
        <w:t>self._</w:t>
      </w:r>
      <w:proofErr w:type="spellStart"/>
      <w:proofErr w:type="gramEnd"/>
      <w:r>
        <w:rPr>
          <w:sz w:val="24"/>
          <w:szCs w:val="24"/>
        </w:rPr>
        <w:t>compare_input</w:t>
      </w:r>
      <w:proofErr w:type="spellEnd"/>
      <w:r>
        <w:rPr>
          <w:sz w:val="24"/>
          <w:szCs w:val="24"/>
        </w:rPr>
        <w:t>)</w:t>
      </w:r>
    </w:p>
    <w:p w14:paraId="543E5F8C" w14:textId="77777777" w:rsidR="00D63202" w:rsidRDefault="00000000">
      <w:pPr>
        <w:pStyle w:val="my"/>
        <w:shd w:val="clear" w:color="auto" w:fill="45B0E1"/>
        <w:rPr>
          <w:sz w:val="24"/>
          <w:szCs w:val="24"/>
        </w:rPr>
      </w:pPr>
      <w:r>
        <w:rPr>
          <w:sz w:val="24"/>
          <w:szCs w:val="24"/>
        </w:rPr>
        <w:t xml:space="preserve">        </w:t>
      </w:r>
      <w:proofErr w:type="spellStart"/>
      <w:proofErr w:type="gramStart"/>
      <w:r>
        <w:rPr>
          <w:sz w:val="24"/>
          <w:szCs w:val="24"/>
        </w:rPr>
        <w:t>split.addWidget</w:t>
      </w:r>
      <w:proofErr w:type="spellEnd"/>
      <w:proofErr w:type="gramEnd"/>
      <w:r>
        <w:rPr>
          <w:sz w:val="24"/>
          <w:szCs w:val="24"/>
        </w:rPr>
        <w:t>(</w:t>
      </w:r>
      <w:proofErr w:type="gramStart"/>
      <w:r>
        <w:rPr>
          <w:sz w:val="24"/>
          <w:szCs w:val="24"/>
        </w:rPr>
        <w:t>self._</w:t>
      </w:r>
      <w:proofErr w:type="spellStart"/>
      <w:proofErr w:type="gramEnd"/>
      <w:r>
        <w:rPr>
          <w:sz w:val="24"/>
          <w:szCs w:val="24"/>
        </w:rPr>
        <w:t>compare_output</w:t>
      </w:r>
      <w:proofErr w:type="spellEnd"/>
      <w:r>
        <w:rPr>
          <w:sz w:val="24"/>
          <w:szCs w:val="24"/>
        </w:rPr>
        <w:t>)</w:t>
      </w:r>
    </w:p>
    <w:p w14:paraId="77E45885" w14:textId="77777777" w:rsidR="00D63202" w:rsidRDefault="00000000">
      <w:pPr>
        <w:pStyle w:val="my"/>
        <w:shd w:val="clear" w:color="auto" w:fill="45B0E1"/>
        <w:rPr>
          <w:sz w:val="24"/>
          <w:szCs w:val="24"/>
        </w:rPr>
      </w:pPr>
      <w:r>
        <w:rPr>
          <w:sz w:val="24"/>
          <w:szCs w:val="24"/>
        </w:rPr>
        <w:t xml:space="preserve">        </w:t>
      </w:r>
      <w:proofErr w:type="spellStart"/>
      <w:proofErr w:type="gramStart"/>
      <w:r>
        <w:rPr>
          <w:sz w:val="24"/>
          <w:szCs w:val="24"/>
        </w:rPr>
        <w:t>split.setStretchFactor</w:t>
      </w:r>
      <w:proofErr w:type="spellEnd"/>
      <w:proofErr w:type="gramEnd"/>
      <w:r>
        <w:rPr>
          <w:sz w:val="24"/>
          <w:szCs w:val="24"/>
        </w:rPr>
        <w:t>(0, 1)</w:t>
      </w:r>
    </w:p>
    <w:p w14:paraId="0E24DE48" w14:textId="77777777" w:rsidR="00D63202" w:rsidRDefault="00000000">
      <w:pPr>
        <w:pStyle w:val="my"/>
        <w:shd w:val="clear" w:color="auto" w:fill="45B0E1"/>
        <w:rPr>
          <w:sz w:val="24"/>
          <w:szCs w:val="24"/>
        </w:rPr>
      </w:pPr>
      <w:r>
        <w:rPr>
          <w:sz w:val="24"/>
          <w:szCs w:val="24"/>
        </w:rPr>
        <w:t xml:space="preserve">        </w:t>
      </w:r>
      <w:proofErr w:type="spellStart"/>
      <w:proofErr w:type="gramStart"/>
      <w:r>
        <w:rPr>
          <w:sz w:val="24"/>
          <w:szCs w:val="24"/>
        </w:rPr>
        <w:t>split.setStretchFactor</w:t>
      </w:r>
      <w:proofErr w:type="spellEnd"/>
      <w:proofErr w:type="gramEnd"/>
      <w:r>
        <w:rPr>
          <w:sz w:val="24"/>
          <w:szCs w:val="24"/>
        </w:rPr>
        <w:t>(1, 1)</w:t>
      </w:r>
    </w:p>
    <w:p w14:paraId="37701C4A" w14:textId="77777777" w:rsidR="00D63202" w:rsidRDefault="00000000">
      <w:pPr>
        <w:pStyle w:val="my"/>
        <w:shd w:val="clear" w:color="auto" w:fill="45B0E1"/>
        <w:rPr>
          <w:sz w:val="24"/>
          <w:szCs w:val="24"/>
        </w:rPr>
      </w:pPr>
      <w:r>
        <w:rPr>
          <w:sz w:val="24"/>
          <w:szCs w:val="24"/>
        </w:rPr>
        <w:t xml:space="preserve">        </w:t>
      </w:r>
      <w:proofErr w:type="spellStart"/>
      <w:proofErr w:type="gramStart"/>
      <w:r>
        <w:rPr>
          <w:sz w:val="24"/>
          <w:szCs w:val="24"/>
        </w:rPr>
        <w:t>layout.addWidget</w:t>
      </w:r>
      <w:proofErr w:type="spellEnd"/>
      <w:proofErr w:type="gramEnd"/>
      <w:r>
        <w:rPr>
          <w:sz w:val="24"/>
          <w:szCs w:val="24"/>
        </w:rPr>
        <w:t>(split, 1)</w:t>
      </w:r>
    </w:p>
    <w:p w14:paraId="62FA1C32" w14:textId="77777777" w:rsidR="00D63202" w:rsidRDefault="00000000">
      <w:pPr>
        <w:pStyle w:val="my"/>
        <w:shd w:val="clear" w:color="auto" w:fill="45B0E1"/>
        <w:rPr>
          <w:sz w:val="24"/>
          <w:szCs w:val="24"/>
        </w:rPr>
      </w:pPr>
      <w:r>
        <w:rPr>
          <w:sz w:val="24"/>
          <w:szCs w:val="24"/>
        </w:rPr>
        <w:t>        return root</w:t>
      </w:r>
    </w:p>
    <w:p w14:paraId="301897C9" w14:textId="77777777" w:rsidR="00D63202" w:rsidRDefault="00000000" w:rsidP="006B0D02">
      <w:pPr>
        <w:spacing w:line="400" w:lineRule="exact"/>
        <w:ind w:firstLineChars="200" w:firstLine="420"/>
      </w:pPr>
      <w:r>
        <w:rPr>
          <w:rFonts w:hint="eastAsia"/>
        </w:rPr>
        <w:t>左下：数据分析</w:t>
      </w:r>
      <w:r>
        <w:rPr>
          <w:rFonts w:hint="eastAsia"/>
        </w:rPr>
        <w:t xml:space="preserve"> Tabs</w:t>
      </w:r>
      <w:r>
        <w:rPr>
          <w:rFonts w:hint="eastAsia"/>
        </w:rPr>
        <w:t>（</w:t>
      </w:r>
      <w:proofErr w:type="spellStart"/>
      <w:r>
        <w:rPr>
          <w:rFonts w:hint="eastAsia"/>
        </w:rPr>
        <w:t>data_tabs</w:t>
      </w:r>
      <w:proofErr w:type="spellEnd"/>
      <w:r>
        <w:rPr>
          <w:rFonts w:hint="eastAsia"/>
        </w:rPr>
        <w:t>）</w:t>
      </w:r>
    </w:p>
    <w:p w14:paraId="3A83C9E5" w14:textId="77777777" w:rsidR="00D63202" w:rsidRDefault="00000000" w:rsidP="006B0D02">
      <w:pPr>
        <w:spacing w:line="400" w:lineRule="exact"/>
        <w:ind w:firstLineChars="200" w:firstLine="420"/>
      </w:pPr>
      <w:proofErr w:type="spellStart"/>
      <w:r>
        <w:rPr>
          <w:rFonts w:hint="eastAsia"/>
        </w:rPr>
        <w:t>data_tabs</w:t>
      </w:r>
      <w:proofErr w:type="spellEnd"/>
      <w:r>
        <w:rPr>
          <w:rFonts w:hint="eastAsia"/>
        </w:rPr>
        <w:t xml:space="preserve"> = </w:t>
      </w:r>
      <w:proofErr w:type="spellStart"/>
      <w:r>
        <w:rPr>
          <w:rFonts w:hint="eastAsia"/>
        </w:rPr>
        <w:t>QTabWidget</w:t>
      </w:r>
      <w:proofErr w:type="spellEnd"/>
      <w:r>
        <w:rPr>
          <w:rFonts w:hint="eastAsia"/>
        </w:rPr>
        <w:t xml:space="preserve">() </w:t>
      </w:r>
      <w:r>
        <w:rPr>
          <w:rFonts w:hint="eastAsia"/>
        </w:rPr>
        <w:t>，包含概览、事件表、</w:t>
      </w:r>
      <w:r>
        <w:rPr>
          <w:rFonts w:hint="eastAsia"/>
        </w:rPr>
        <w:t xml:space="preserve">CSV </w:t>
      </w:r>
      <w:r>
        <w:rPr>
          <w:rFonts w:hint="eastAsia"/>
        </w:rPr>
        <w:t>表、曲线图、分布图、选手覆盖等页面：</w:t>
      </w:r>
    </w:p>
    <w:p w14:paraId="6CE521CB"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data_tabs</w:t>
      </w:r>
      <w:proofErr w:type="spellEnd"/>
      <w:r>
        <w:rPr>
          <w:sz w:val="24"/>
          <w:szCs w:val="24"/>
        </w:rPr>
        <w:t xml:space="preserve"> = </w:t>
      </w:r>
      <w:proofErr w:type="spellStart"/>
      <w:proofErr w:type="gramStart"/>
      <w:r>
        <w:rPr>
          <w:sz w:val="24"/>
          <w:szCs w:val="24"/>
        </w:rPr>
        <w:t>QTabWidget</w:t>
      </w:r>
      <w:proofErr w:type="spellEnd"/>
      <w:r>
        <w:rPr>
          <w:sz w:val="24"/>
          <w:szCs w:val="24"/>
        </w:rPr>
        <w:t>(</w:t>
      </w:r>
      <w:proofErr w:type="gramEnd"/>
      <w:r>
        <w:rPr>
          <w:sz w:val="24"/>
          <w:szCs w:val="24"/>
        </w:rPr>
        <w:t>)</w:t>
      </w:r>
    </w:p>
    <w:p w14:paraId="2D4E4D27"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data_</w:t>
      </w:r>
      <w:proofErr w:type="gramStart"/>
      <w:r>
        <w:rPr>
          <w:sz w:val="24"/>
          <w:szCs w:val="24"/>
        </w:rPr>
        <w:t>tabs.addTab</w:t>
      </w:r>
      <w:proofErr w:type="spellEnd"/>
      <w:proofErr w:type="gramEnd"/>
      <w:r>
        <w:rPr>
          <w:sz w:val="24"/>
          <w:szCs w:val="24"/>
        </w:rPr>
        <w:t>(</w:t>
      </w:r>
      <w:proofErr w:type="gramStart"/>
      <w:r>
        <w:rPr>
          <w:sz w:val="24"/>
          <w:szCs w:val="24"/>
        </w:rPr>
        <w:t>self._</w:t>
      </w:r>
      <w:proofErr w:type="spellStart"/>
      <w:proofErr w:type="gramEnd"/>
      <w:r>
        <w:rPr>
          <w:sz w:val="24"/>
          <w:szCs w:val="24"/>
        </w:rPr>
        <w:t>build_</w:t>
      </w:r>
      <w:proofErr w:type="gramStart"/>
      <w:r>
        <w:rPr>
          <w:sz w:val="24"/>
          <w:szCs w:val="24"/>
        </w:rPr>
        <w:t>overview</w:t>
      </w:r>
      <w:proofErr w:type="spellEnd"/>
      <w:r>
        <w:rPr>
          <w:sz w:val="24"/>
          <w:szCs w:val="24"/>
        </w:rPr>
        <w:t>(</w:t>
      </w:r>
      <w:proofErr w:type="gramEnd"/>
      <w:r>
        <w:rPr>
          <w:sz w:val="24"/>
          <w:szCs w:val="24"/>
        </w:rPr>
        <w:t>), "</w:t>
      </w:r>
      <w:r>
        <w:rPr>
          <w:sz w:val="24"/>
          <w:szCs w:val="24"/>
        </w:rPr>
        <w:t>概览</w:t>
      </w:r>
      <w:r>
        <w:rPr>
          <w:sz w:val="24"/>
          <w:szCs w:val="24"/>
        </w:rPr>
        <w:t>")</w:t>
      </w:r>
    </w:p>
    <w:p w14:paraId="2FF293EE"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data_</w:t>
      </w:r>
      <w:proofErr w:type="gramStart"/>
      <w:r>
        <w:rPr>
          <w:sz w:val="24"/>
          <w:szCs w:val="24"/>
        </w:rPr>
        <w:t>tabs.addTab</w:t>
      </w:r>
      <w:proofErr w:type="spellEnd"/>
      <w:proofErr w:type="gramEnd"/>
      <w:r>
        <w:rPr>
          <w:sz w:val="24"/>
          <w:szCs w:val="24"/>
        </w:rPr>
        <w:t>(</w:t>
      </w:r>
      <w:proofErr w:type="gramStart"/>
      <w:r>
        <w:rPr>
          <w:sz w:val="24"/>
          <w:szCs w:val="24"/>
        </w:rPr>
        <w:t>self._</w:t>
      </w:r>
      <w:proofErr w:type="spellStart"/>
      <w:proofErr w:type="gramEnd"/>
      <w:r>
        <w:rPr>
          <w:sz w:val="24"/>
          <w:szCs w:val="24"/>
        </w:rPr>
        <w:t>events_page</w:t>
      </w:r>
      <w:proofErr w:type="spellEnd"/>
      <w:r>
        <w:rPr>
          <w:sz w:val="24"/>
          <w:szCs w:val="24"/>
        </w:rPr>
        <w:t>, "</w:t>
      </w:r>
      <w:r>
        <w:rPr>
          <w:sz w:val="24"/>
          <w:szCs w:val="24"/>
        </w:rPr>
        <w:t>击球事件</w:t>
      </w:r>
      <w:r>
        <w:rPr>
          <w:sz w:val="24"/>
          <w:szCs w:val="24"/>
        </w:rPr>
        <w:t>")</w:t>
      </w:r>
    </w:p>
    <w:p w14:paraId="0821E53C"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data_</w:t>
      </w:r>
      <w:proofErr w:type="gramStart"/>
      <w:r>
        <w:rPr>
          <w:sz w:val="24"/>
          <w:szCs w:val="24"/>
        </w:rPr>
        <w:t>tabs.addTab</w:t>
      </w:r>
      <w:proofErr w:type="spellEnd"/>
      <w:proofErr w:type="gramEnd"/>
      <w:r>
        <w:rPr>
          <w:sz w:val="24"/>
          <w:szCs w:val="24"/>
        </w:rPr>
        <w:t>(</w:t>
      </w:r>
      <w:proofErr w:type="gramStart"/>
      <w:r>
        <w:rPr>
          <w:sz w:val="24"/>
          <w:szCs w:val="24"/>
        </w:rPr>
        <w:t>self._</w:t>
      </w:r>
      <w:proofErr w:type="spellStart"/>
      <w:proofErr w:type="gramEnd"/>
      <w:r>
        <w:rPr>
          <w:sz w:val="24"/>
          <w:szCs w:val="24"/>
        </w:rPr>
        <w:t>csv_view</w:t>
      </w:r>
      <w:proofErr w:type="spellEnd"/>
      <w:r>
        <w:rPr>
          <w:sz w:val="24"/>
          <w:szCs w:val="24"/>
        </w:rPr>
        <w:t xml:space="preserve">, "CSV </w:t>
      </w:r>
      <w:r>
        <w:rPr>
          <w:sz w:val="24"/>
          <w:szCs w:val="24"/>
        </w:rPr>
        <w:t>数据</w:t>
      </w:r>
      <w:r>
        <w:rPr>
          <w:sz w:val="24"/>
          <w:szCs w:val="24"/>
        </w:rPr>
        <w:t>")</w:t>
      </w:r>
    </w:p>
    <w:p w14:paraId="1763E51F"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data_</w:t>
      </w:r>
      <w:proofErr w:type="gramStart"/>
      <w:r>
        <w:rPr>
          <w:sz w:val="24"/>
          <w:szCs w:val="24"/>
        </w:rPr>
        <w:t>tabs.addTab</w:t>
      </w:r>
      <w:proofErr w:type="spellEnd"/>
      <w:proofErr w:type="gramEnd"/>
      <w:r>
        <w:rPr>
          <w:sz w:val="24"/>
          <w:szCs w:val="24"/>
        </w:rPr>
        <w:t>(</w:t>
      </w:r>
      <w:proofErr w:type="gramStart"/>
      <w:r>
        <w:rPr>
          <w:sz w:val="24"/>
          <w:szCs w:val="24"/>
        </w:rPr>
        <w:t>self._</w:t>
      </w:r>
      <w:proofErr w:type="spellStart"/>
      <w:proofErr w:type="gramEnd"/>
      <w:r>
        <w:rPr>
          <w:sz w:val="24"/>
          <w:szCs w:val="24"/>
        </w:rPr>
        <w:t>speed_plot</w:t>
      </w:r>
      <w:proofErr w:type="spellEnd"/>
      <w:r>
        <w:rPr>
          <w:sz w:val="24"/>
          <w:szCs w:val="24"/>
        </w:rPr>
        <w:t>, "</w:t>
      </w:r>
      <w:r>
        <w:rPr>
          <w:sz w:val="24"/>
          <w:szCs w:val="24"/>
        </w:rPr>
        <w:t>球速曲线</w:t>
      </w:r>
      <w:r>
        <w:rPr>
          <w:sz w:val="24"/>
          <w:szCs w:val="24"/>
        </w:rPr>
        <w:t>")</w:t>
      </w:r>
    </w:p>
    <w:p w14:paraId="6E59A42F"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data_</w:t>
      </w:r>
      <w:proofErr w:type="gramStart"/>
      <w:r>
        <w:rPr>
          <w:sz w:val="24"/>
          <w:szCs w:val="24"/>
        </w:rPr>
        <w:t>tabs.addTab</w:t>
      </w:r>
      <w:proofErr w:type="spellEnd"/>
      <w:proofErr w:type="gramEnd"/>
      <w:r>
        <w:rPr>
          <w:sz w:val="24"/>
          <w:szCs w:val="24"/>
        </w:rPr>
        <w:t>(</w:t>
      </w:r>
      <w:proofErr w:type="gramStart"/>
      <w:r>
        <w:rPr>
          <w:sz w:val="24"/>
          <w:szCs w:val="24"/>
        </w:rPr>
        <w:t>self._</w:t>
      </w:r>
      <w:proofErr w:type="spellStart"/>
      <w:proofErr w:type="gramEnd"/>
      <w:r>
        <w:rPr>
          <w:sz w:val="24"/>
          <w:szCs w:val="24"/>
        </w:rPr>
        <w:t>ball_y_plot</w:t>
      </w:r>
      <w:proofErr w:type="spellEnd"/>
      <w:r>
        <w:rPr>
          <w:sz w:val="24"/>
          <w:szCs w:val="24"/>
        </w:rPr>
        <w:t>, "</w:t>
      </w:r>
      <w:r>
        <w:rPr>
          <w:sz w:val="24"/>
          <w:szCs w:val="24"/>
        </w:rPr>
        <w:t>球高度</w:t>
      </w:r>
      <w:r>
        <w:rPr>
          <w:sz w:val="24"/>
          <w:szCs w:val="24"/>
        </w:rPr>
        <w:t>(</w:t>
      </w:r>
      <w:r>
        <w:rPr>
          <w:sz w:val="24"/>
          <w:szCs w:val="24"/>
        </w:rPr>
        <w:t>像素</w:t>
      </w:r>
      <w:r>
        <w:rPr>
          <w:sz w:val="24"/>
          <w:szCs w:val="24"/>
        </w:rPr>
        <w:t>)")</w:t>
      </w:r>
    </w:p>
    <w:p w14:paraId="7FFC9BAD"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data_</w:t>
      </w:r>
      <w:proofErr w:type="gramStart"/>
      <w:r>
        <w:rPr>
          <w:sz w:val="24"/>
          <w:szCs w:val="24"/>
        </w:rPr>
        <w:t>tabs.addTab</w:t>
      </w:r>
      <w:proofErr w:type="spellEnd"/>
      <w:proofErr w:type="gramEnd"/>
      <w:r>
        <w:rPr>
          <w:sz w:val="24"/>
          <w:szCs w:val="24"/>
        </w:rPr>
        <w:t>(</w:t>
      </w:r>
      <w:proofErr w:type="gramStart"/>
      <w:r>
        <w:rPr>
          <w:sz w:val="24"/>
          <w:szCs w:val="24"/>
        </w:rPr>
        <w:t>self._</w:t>
      </w:r>
      <w:proofErr w:type="spellStart"/>
      <w:proofErr w:type="gramEnd"/>
      <w:r>
        <w:rPr>
          <w:sz w:val="24"/>
          <w:szCs w:val="24"/>
        </w:rPr>
        <w:t>hit_count_plot</w:t>
      </w:r>
      <w:proofErr w:type="spellEnd"/>
      <w:r>
        <w:rPr>
          <w:sz w:val="24"/>
          <w:szCs w:val="24"/>
        </w:rPr>
        <w:t>, "</w:t>
      </w:r>
      <w:r>
        <w:rPr>
          <w:sz w:val="24"/>
          <w:szCs w:val="24"/>
        </w:rPr>
        <w:t>累计击球数</w:t>
      </w:r>
      <w:r>
        <w:rPr>
          <w:sz w:val="24"/>
          <w:szCs w:val="24"/>
        </w:rPr>
        <w:t>")</w:t>
      </w:r>
    </w:p>
    <w:p w14:paraId="18ED3EC0"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data_</w:t>
      </w:r>
      <w:proofErr w:type="gramStart"/>
      <w:r>
        <w:rPr>
          <w:sz w:val="24"/>
          <w:szCs w:val="24"/>
        </w:rPr>
        <w:t>tabs.addTab</w:t>
      </w:r>
      <w:proofErr w:type="spellEnd"/>
      <w:proofErr w:type="gramEnd"/>
      <w:r>
        <w:rPr>
          <w:sz w:val="24"/>
          <w:szCs w:val="24"/>
        </w:rPr>
        <w:t>(</w:t>
      </w:r>
      <w:proofErr w:type="gramStart"/>
      <w:r>
        <w:rPr>
          <w:sz w:val="24"/>
          <w:szCs w:val="24"/>
        </w:rPr>
        <w:t>self._</w:t>
      </w:r>
      <w:proofErr w:type="spellStart"/>
      <w:proofErr w:type="gramEnd"/>
      <w:r>
        <w:rPr>
          <w:sz w:val="24"/>
          <w:szCs w:val="24"/>
        </w:rPr>
        <w:t>build_</w:t>
      </w:r>
      <w:proofErr w:type="gramStart"/>
      <w:r>
        <w:rPr>
          <w:sz w:val="24"/>
          <w:szCs w:val="24"/>
        </w:rPr>
        <w:t>distributions</w:t>
      </w:r>
      <w:proofErr w:type="spellEnd"/>
      <w:r>
        <w:rPr>
          <w:sz w:val="24"/>
          <w:szCs w:val="24"/>
        </w:rPr>
        <w:t>(</w:t>
      </w:r>
      <w:proofErr w:type="gramEnd"/>
      <w:r>
        <w:rPr>
          <w:sz w:val="24"/>
          <w:szCs w:val="24"/>
        </w:rPr>
        <w:t>), "</w:t>
      </w:r>
      <w:r>
        <w:rPr>
          <w:sz w:val="24"/>
          <w:szCs w:val="24"/>
        </w:rPr>
        <w:t>分布</w:t>
      </w:r>
      <w:r>
        <w:rPr>
          <w:sz w:val="24"/>
          <w:szCs w:val="24"/>
        </w:rPr>
        <w:t>")</w:t>
      </w:r>
    </w:p>
    <w:p w14:paraId="608D0BD0"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data_</w:t>
      </w:r>
      <w:proofErr w:type="gramStart"/>
      <w:r>
        <w:rPr>
          <w:sz w:val="24"/>
          <w:szCs w:val="24"/>
        </w:rPr>
        <w:t>tabs.addTab</w:t>
      </w:r>
      <w:proofErr w:type="spellEnd"/>
      <w:proofErr w:type="gramEnd"/>
      <w:r>
        <w:rPr>
          <w:sz w:val="24"/>
          <w:szCs w:val="24"/>
        </w:rPr>
        <w:t>(</w:t>
      </w:r>
      <w:proofErr w:type="gramStart"/>
      <w:r>
        <w:rPr>
          <w:sz w:val="24"/>
          <w:szCs w:val="24"/>
        </w:rPr>
        <w:t>self._</w:t>
      </w:r>
      <w:proofErr w:type="spellStart"/>
      <w:proofErr w:type="gramEnd"/>
      <w:r>
        <w:rPr>
          <w:sz w:val="24"/>
          <w:szCs w:val="24"/>
        </w:rPr>
        <w:t>build_</w:t>
      </w:r>
      <w:proofErr w:type="gramStart"/>
      <w:r>
        <w:rPr>
          <w:sz w:val="24"/>
          <w:szCs w:val="24"/>
        </w:rPr>
        <w:t>players</w:t>
      </w:r>
      <w:proofErr w:type="spellEnd"/>
      <w:r>
        <w:rPr>
          <w:sz w:val="24"/>
          <w:szCs w:val="24"/>
        </w:rPr>
        <w:t>(</w:t>
      </w:r>
      <w:proofErr w:type="gramEnd"/>
      <w:r>
        <w:rPr>
          <w:sz w:val="24"/>
          <w:szCs w:val="24"/>
        </w:rPr>
        <w:t>), "</w:t>
      </w:r>
      <w:r>
        <w:rPr>
          <w:sz w:val="24"/>
          <w:szCs w:val="24"/>
        </w:rPr>
        <w:t>选手</w:t>
      </w:r>
      <w:r>
        <w:rPr>
          <w:sz w:val="24"/>
          <w:szCs w:val="24"/>
        </w:rPr>
        <w:t>")</w:t>
      </w:r>
    </w:p>
    <w:p w14:paraId="1E0B1005" w14:textId="77777777" w:rsidR="00D63202" w:rsidRDefault="00000000" w:rsidP="006B0D02">
      <w:pPr>
        <w:spacing w:line="400" w:lineRule="exact"/>
        <w:ind w:firstLineChars="200" w:firstLine="420"/>
      </w:pPr>
      <w:r>
        <w:rPr>
          <w:rFonts w:hint="eastAsia"/>
        </w:rPr>
        <w:t>其中几个典型页面：</w:t>
      </w:r>
    </w:p>
    <w:p w14:paraId="2972410C" w14:textId="77777777" w:rsidR="00D63202" w:rsidRDefault="00000000" w:rsidP="006B0D02">
      <w:pPr>
        <w:spacing w:line="400" w:lineRule="exact"/>
        <w:ind w:firstLineChars="200" w:firstLine="420"/>
      </w:pPr>
      <w:r>
        <w:rPr>
          <w:rFonts w:hint="eastAsia"/>
        </w:rPr>
        <w:t>概览页</w:t>
      </w:r>
      <w:r>
        <w:rPr>
          <w:rFonts w:hint="eastAsia"/>
        </w:rPr>
        <w:t xml:space="preserve"> </w:t>
      </w:r>
      <w:r>
        <w:rPr>
          <w:rFonts w:hint="eastAsia"/>
        </w:rPr>
        <w:t>：上方指标卡（</w:t>
      </w:r>
      <w:proofErr w:type="spellStart"/>
      <w:r>
        <w:rPr>
          <w:rFonts w:hint="eastAsia"/>
        </w:rPr>
        <w:t>MetricCard</w:t>
      </w:r>
      <w:proofErr w:type="spellEnd"/>
      <w:r>
        <w:rPr>
          <w:rFonts w:hint="eastAsia"/>
        </w:rPr>
        <w:t>），中间击球时间轴（</w:t>
      </w:r>
      <w:proofErr w:type="spellStart"/>
      <w:r>
        <w:rPr>
          <w:rFonts w:hint="eastAsia"/>
        </w:rPr>
        <w:t>TimelineMarkers</w:t>
      </w:r>
      <w:proofErr w:type="spellEnd"/>
      <w:r>
        <w:rPr>
          <w:rFonts w:hint="eastAsia"/>
        </w:rPr>
        <w:t>），下方密度图</w:t>
      </w:r>
      <w:r>
        <w:rPr>
          <w:rFonts w:hint="eastAsia"/>
        </w:rPr>
        <w:t>/</w:t>
      </w:r>
      <w:r>
        <w:rPr>
          <w:rFonts w:hint="eastAsia"/>
        </w:rPr>
        <w:t>击球类型分布水平分栏：</w:t>
      </w:r>
    </w:p>
    <w:p w14:paraId="1F3629CD" w14:textId="77777777" w:rsidR="00D63202" w:rsidRDefault="00000000">
      <w:pPr>
        <w:pStyle w:val="my"/>
        <w:shd w:val="clear" w:color="auto" w:fill="45B0E1"/>
        <w:rPr>
          <w:sz w:val="24"/>
          <w:szCs w:val="24"/>
        </w:rPr>
      </w:pPr>
      <w:r>
        <w:t>   </w:t>
      </w:r>
      <w:r>
        <w:rPr>
          <w:sz w:val="24"/>
          <w:szCs w:val="24"/>
        </w:rPr>
        <w:t xml:space="preserve"> def _</w:t>
      </w:r>
      <w:proofErr w:type="spellStart"/>
      <w:r>
        <w:rPr>
          <w:sz w:val="24"/>
          <w:szCs w:val="24"/>
        </w:rPr>
        <w:t>build_overview</w:t>
      </w:r>
      <w:proofErr w:type="spellEnd"/>
      <w:r>
        <w:rPr>
          <w:sz w:val="24"/>
          <w:szCs w:val="24"/>
        </w:rPr>
        <w:t xml:space="preserve">(self) -&gt; </w:t>
      </w:r>
      <w:proofErr w:type="spellStart"/>
      <w:r>
        <w:rPr>
          <w:sz w:val="24"/>
          <w:szCs w:val="24"/>
        </w:rPr>
        <w:t>QWidget</w:t>
      </w:r>
      <w:proofErr w:type="spellEnd"/>
      <w:r>
        <w:rPr>
          <w:sz w:val="24"/>
          <w:szCs w:val="24"/>
        </w:rPr>
        <w:t>:</w:t>
      </w:r>
    </w:p>
    <w:p w14:paraId="7BEE590A" w14:textId="77777777" w:rsidR="00D63202" w:rsidRDefault="00000000">
      <w:pPr>
        <w:pStyle w:val="my"/>
        <w:shd w:val="clear" w:color="auto" w:fill="45B0E1"/>
        <w:rPr>
          <w:sz w:val="24"/>
          <w:szCs w:val="24"/>
        </w:rPr>
      </w:pPr>
      <w:r>
        <w:rPr>
          <w:sz w:val="24"/>
          <w:szCs w:val="24"/>
        </w:rPr>
        <w:t xml:space="preserve">        root = </w:t>
      </w:r>
      <w:proofErr w:type="spellStart"/>
      <w:proofErr w:type="gramStart"/>
      <w:r>
        <w:rPr>
          <w:sz w:val="24"/>
          <w:szCs w:val="24"/>
        </w:rPr>
        <w:t>QWidget</w:t>
      </w:r>
      <w:proofErr w:type="spellEnd"/>
      <w:r>
        <w:rPr>
          <w:sz w:val="24"/>
          <w:szCs w:val="24"/>
        </w:rPr>
        <w:t>(</w:t>
      </w:r>
      <w:proofErr w:type="gramEnd"/>
      <w:r>
        <w:rPr>
          <w:sz w:val="24"/>
          <w:szCs w:val="24"/>
        </w:rPr>
        <w:t>)</w:t>
      </w:r>
    </w:p>
    <w:p w14:paraId="01DABDFC" w14:textId="77777777" w:rsidR="00D63202" w:rsidRDefault="00000000">
      <w:pPr>
        <w:pStyle w:val="my"/>
        <w:shd w:val="clear" w:color="auto" w:fill="45B0E1"/>
        <w:rPr>
          <w:sz w:val="24"/>
          <w:szCs w:val="24"/>
        </w:rPr>
      </w:pPr>
      <w:r>
        <w:rPr>
          <w:sz w:val="24"/>
          <w:szCs w:val="24"/>
        </w:rPr>
        <w:t xml:space="preserve">        </w:t>
      </w:r>
      <w:proofErr w:type="gramStart"/>
      <w:r>
        <w:rPr>
          <w:sz w:val="24"/>
          <w:szCs w:val="24"/>
        </w:rPr>
        <w:t>self._</w:t>
      </w:r>
      <w:proofErr w:type="spellStart"/>
      <w:proofErr w:type="gramEnd"/>
      <w:r>
        <w:rPr>
          <w:sz w:val="24"/>
          <w:szCs w:val="24"/>
        </w:rPr>
        <w:t>overview_widget</w:t>
      </w:r>
      <w:proofErr w:type="spellEnd"/>
      <w:r>
        <w:rPr>
          <w:sz w:val="24"/>
          <w:szCs w:val="24"/>
        </w:rPr>
        <w:t xml:space="preserve"> = root</w:t>
      </w:r>
    </w:p>
    <w:p w14:paraId="3FB72F02" w14:textId="77777777" w:rsidR="00D63202" w:rsidRDefault="00000000">
      <w:pPr>
        <w:pStyle w:val="my"/>
        <w:shd w:val="clear" w:color="auto" w:fill="45B0E1"/>
        <w:rPr>
          <w:sz w:val="24"/>
          <w:szCs w:val="24"/>
        </w:rPr>
      </w:pPr>
      <w:r>
        <w:rPr>
          <w:sz w:val="24"/>
          <w:szCs w:val="24"/>
        </w:rPr>
        <w:t xml:space="preserve">        layout = </w:t>
      </w:r>
      <w:proofErr w:type="spellStart"/>
      <w:r>
        <w:rPr>
          <w:sz w:val="24"/>
          <w:szCs w:val="24"/>
        </w:rPr>
        <w:t>QVBoxLayout</w:t>
      </w:r>
      <w:proofErr w:type="spellEnd"/>
      <w:r>
        <w:rPr>
          <w:sz w:val="24"/>
          <w:szCs w:val="24"/>
        </w:rPr>
        <w:t>(root)</w:t>
      </w:r>
    </w:p>
    <w:p w14:paraId="71933DFC" w14:textId="77777777" w:rsidR="00D63202" w:rsidRDefault="00000000">
      <w:pPr>
        <w:pStyle w:val="my"/>
        <w:shd w:val="clear" w:color="auto" w:fill="45B0E1"/>
        <w:rPr>
          <w:sz w:val="24"/>
          <w:szCs w:val="24"/>
        </w:rPr>
      </w:pPr>
      <w:r>
        <w:rPr>
          <w:sz w:val="24"/>
          <w:szCs w:val="24"/>
        </w:rPr>
        <w:t xml:space="preserve">        </w:t>
      </w:r>
      <w:proofErr w:type="spellStart"/>
      <w:proofErr w:type="gramStart"/>
      <w:r>
        <w:rPr>
          <w:sz w:val="24"/>
          <w:szCs w:val="24"/>
        </w:rPr>
        <w:t>layout.setContentsMargins</w:t>
      </w:r>
      <w:proofErr w:type="spellEnd"/>
      <w:proofErr w:type="gramEnd"/>
      <w:r>
        <w:rPr>
          <w:sz w:val="24"/>
          <w:szCs w:val="24"/>
        </w:rPr>
        <w:t>(0, 0, 0, 0)</w:t>
      </w:r>
    </w:p>
    <w:p w14:paraId="38BDF0B9" w14:textId="77777777" w:rsidR="00D63202" w:rsidRDefault="00D63202">
      <w:pPr>
        <w:pStyle w:val="my"/>
        <w:shd w:val="clear" w:color="auto" w:fill="45B0E1"/>
        <w:rPr>
          <w:sz w:val="24"/>
          <w:szCs w:val="24"/>
        </w:rPr>
      </w:pPr>
    </w:p>
    <w:p w14:paraId="69C8AC91" w14:textId="77777777" w:rsidR="00D63202" w:rsidRDefault="00000000">
      <w:pPr>
        <w:pStyle w:val="my"/>
        <w:shd w:val="clear" w:color="auto" w:fill="45B0E1"/>
        <w:rPr>
          <w:sz w:val="24"/>
          <w:szCs w:val="24"/>
        </w:rPr>
      </w:pPr>
      <w:r>
        <w:rPr>
          <w:sz w:val="24"/>
          <w:szCs w:val="24"/>
        </w:rPr>
        <w:t xml:space="preserve">        cards = </w:t>
      </w:r>
      <w:proofErr w:type="spellStart"/>
      <w:proofErr w:type="gramStart"/>
      <w:r>
        <w:rPr>
          <w:sz w:val="24"/>
          <w:szCs w:val="24"/>
        </w:rPr>
        <w:t>QWidget</w:t>
      </w:r>
      <w:proofErr w:type="spellEnd"/>
      <w:r>
        <w:rPr>
          <w:sz w:val="24"/>
          <w:szCs w:val="24"/>
        </w:rPr>
        <w:t>(</w:t>
      </w:r>
      <w:proofErr w:type="gramEnd"/>
      <w:r>
        <w:rPr>
          <w:sz w:val="24"/>
          <w:szCs w:val="24"/>
        </w:rPr>
        <w:t>)</w:t>
      </w:r>
    </w:p>
    <w:p w14:paraId="52911BD4" w14:textId="77777777" w:rsidR="00D63202" w:rsidRDefault="00000000">
      <w:pPr>
        <w:pStyle w:val="my"/>
        <w:shd w:val="clear" w:color="auto" w:fill="45B0E1"/>
        <w:rPr>
          <w:sz w:val="24"/>
          <w:szCs w:val="24"/>
        </w:rPr>
      </w:pPr>
      <w:r>
        <w:rPr>
          <w:sz w:val="24"/>
          <w:szCs w:val="24"/>
        </w:rPr>
        <w:t xml:space="preserve">        grid = </w:t>
      </w:r>
      <w:proofErr w:type="spellStart"/>
      <w:r>
        <w:rPr>
          <w:sz w:val="24"/>
          <w:szCs w:val="24"/>
        </w:rPr>
        <w:t>QGridLayout</w:t>
      </w:r>
      <w:proofErr w:type="spellEnd"/>
      <w:r>
        <w:rPr>
          <w:sz w:val="24"/>
          <w:szCs w:val="24"/>
        </w:rPr>
        <w:t>(cards)</w:t>
      </w:r>
    </w:p>
    <w:p w14:paraId="23E57619" w14:textId="77777777" w:rsidR="00D63202" w:rsidRDefault="00000000">
      <w:pPr>
        <w:pStyle w:val="my"/>
        <w:shd w:val="clear" w:color="auto" w:fill="45B0E1"/>
        <w:rPr>
          <w:sz w:val="24"/>
          <w:szCs w:val="24"/>
        </w:rPr>
      </w:pPr>
      <w:r>
        <w:rPr>
          <w:sz w:val="24"/>
          <w:szCs w:val="24"/>
        </w:rPr>
        <w:t xml:space="preserve">        </w:t>
      </w:r>
      <w:proofErr w:type="spellStart"/>
      <w:proofErr w:type="gramStart"/>
      <w:r>
        <w:rPr>
          <w:sz w:val="24"/>
          <w:szCs w:val="24"/>
        </w:rPr>
        <w:t>grid.setContentsMargins</w:t>
      </w:r>
      <w:proofErr w:type="spellEnd"/>
      <w:proofErr w:type="gramEnd"/>
      <w:r>
        <w:rPr>
          <w:sz w:val="24"/>
          <w:szCs w:val="24"/>
        </w:rPr>
        <w:t>(0, 0, 0, 0)</w:t>
      </w:r>
    </w:p>
    <w:p w14:paraId="34F06E01" w14:textId="77777777" w:rsidR="00D63202" w:rsidRDefault="00000000">
      <w:pPr>
        <w:pStyle w:val="my"/>
        <w:shd w:val="clear" w:color="auto" w:fill="45B0E1"/>
        <w:rPr>
          <w:sz w:val="24"/>
          <w:szCs w:val="24"/>
        </w:rPr>
      </w:pPr>
      <w:r>
        <w:rPr>
          <w:sz w:val="24"/>
          <w:szCs w:val="24"/>
        </w:rPr>
        <w:lastRenderedPageBreak/>
        <w:t xml:space="preserve">        </w:t>
      </w:r>
      <w:proofErr w:type="spellStart"/>
      <w:proofErr w:type="gramStart"/>
      <w:r>
        <w:rPr>
          <w:sz w:val="24"/>
          <w:szCs w:val="24"/>
        </w:rPr>
        <w:t>grid.setHorizontalSpacing</w:t>
      </w:r>
      <w:proofErr w:type="spellEnd"/>
      <w:proofErr w:type="gramEnd"/>
      <w:r>
        <w:rPr>
          <w:sz w:val="24"/>
          <w:szCs w:val="24"/>
        </w:rPr>
        <w:t>(10)</w:t>
      </w:r>
    </w:p>
    <w:p w14:paraId="06B8FCCD" w14:textId="77777777" w:rsidR="00D63202" w:rsidRDefault="00000000">
      <w:pPr>
        <w:pStyle w:val="my"/>
        <w:shd w:val="clear" w:color="auto" w:fill="45B0E1"/>
        <w:rPr>
          <w:sz w:val="24"/>
          <w:szCs w:val="24"/>
        </w:rPr>
      </w:pPr>
      <w:r>
        <w:rPr>
          <w:sz w:val="24"/>
          <w:szCs w:val="24"/>
        </w:rPr>
        <w:t xml:space="preserve">        </w:t>
      </w:r>
      <w:proofErr w:type="spellStart"/>
      <w:proofErr w:type="gramStart"/>
      <w:r>
        <w:rPr>
          <w:sz w:val="24"/>
          <w:szCs w:val="24"/>
        </w:rPr>
        <w:t>grid.setVerticalSpacing</w:t>
      </w:r>
      <w:proofErr w:type="spellEnd"/>
      <w:proofErr w:type="gramEnd"/>
      <w:r>
        <w:rPr>
          <w:sz w:val="24"/>
          <w:szCs w:val="24"/>
        </w:rPr>
        <w:t>(10)</w:t>
      </w:r>
    </w:p>
    <w:p w14:paraId="01C6EF30" w14:textId="77777777" w:rsidR="00D63202" w:rsidRDefault="00D63202">
      <w:pPr>
        <w:pStyle w:val="my"/>
        <w:shd w:val="clear" w:color="auto" w:fill="45B0E1"/>
        <w:rPr>
          <w:sz w:val="24"/>
          <w:szCs w:val="24"/>
        </w:rPr>
      </w:pPr>
    </w:p>
    <w:p w14:paraId="47D2A615" w14:textId="77777777" w:rsidR="00D63202" w:rsidRDefault="00000000">
      <w:pPr>
        <w:pStyle w:val="my"/>
        <w:shd w:val="clear" w:color="auto" w:fill="45B0E1"/>
        <w:rPr>
          <w:sz w:val="24"/>
          <w:szCs w:val="24"/>
        </w:rPr>
      </w:pPr>
      <w:r>
        <w:rPr>
          <w:sz w:val="24"/>
          <w:szCs w:val="24"/>
        </w:rPr>
        <w:t>        self._</w:t>
      </w:r>
      <w:proofErr w:type="spellStart"/>
      <w:r>
        <w:rPr>
          <w:sz w:val="24"/>
          <w:szCs w:val="24"/>
        </w:rPr>
        <w:t>m_hits.set_</w:t>
      </w:r>
      <w:proofErr w:type="gramStart"/>
      <w:r>
        <w:rPr>
          <w:sz w:val="24"/>
          <w:szCs w:val="24"/>
        </w:rPr>
        <w:t>accent</w:t>
      </w:r>
      <w:proofErr w:type="spellEnd"/>
      <w:r>
        <w:rPr>
          <w:sz w:val="24"/>
          <w:szCs w:val="24"/>
        </w:rPr>
        <w:t>(</w:t>
      </w:r>
      <w:proofErr w:type="spellStart"/>
      <w:proofErr w:type="gramEnd"/>
      <w:r>
        <w:rPr>
          <w:sz w:val="24"/>
          <w:szCs w:val="24"/>
        </w:rPr>
        <w:t>QColor</w:t>
      </w:r>
      <w:proofErr w:type="spellEnd"/>
      <w:proofErr w:type="gramStart"/>
      <w:r>
        <w:rPr>
          <w:sz w:val="24"/>
          <w:szCs w:val="24"/>
        </w:rPr>
        <w:t>("#</w:t>
      </w:r>
      <w:proofErr w:type="gramEnd"/>
      <w:r>
        <w:rPr>
          <w:sz w:val="24"/>
          <w:szCs w:val="24"/>
        </w:rPr>
        <w:t>f59e0b"))</w:t>
      </w:r>
    </w:p>
    <w:p w14:paraId="773A3C75" w14:textId="77777777" w:rsidR="00D63202" w:rsidRDefault="00000000">
      <w:pPr>
        <w:pStyle w:val="my"/>
        <w:shd w:val="clear" w:color="auto" w:fill="45B0E1"/>
        <w:rPr>
          <w:sz w:val="24"/>
          <w:szCs w:val="24"/>
        </w:rPr>
      </w:pPr>
      <w:r>
        <w:rPr>
          <w:sz w:val="24"/>
          <w:szCs w:val="24"/>
        </w:rPr>
        <w:t>        self._</w:t>
      </w:r>
      <w:proofErr w:type="spellStart"/>
      <w:r>
        <w:rPr>
          <w:sz w:val="24"/>
          <w:szCs w:val="24"/>
        </w:rPr>
        <w:t>m_duration.set_</w:t>
      </w:r>
      <w:proofErr w:type="gramStart"/>
      <w:r>
        <w:rPr>
          <w:sz w:val="24"/>
          <w:szCs w:val="24"/>
        </w:rPr>
        <w:t>accent</w:t>
      </w:r>
      <w:proofErr w:type="spellEnd"/>
      <w:r>
        <w:rPr>
          <w:sz w:val="24"/>
          <w:szCs w:val="24"/>
        </w:rPr>
        <w:t>(</w:t>
      </w:r>
      <w:proofErr w:type="spellStart"/>
      <w:proofErr w:type="gramEnd"/>
      <w:r>
        <w:rPr>
          <w:sz w:val="24"/>
          <w:szCs w:val="24"/>
        </w:rPr>
        <w:t>QColor</w:t>
      </w:r>
      <w:proofErr w:type="spellEnd"/>
      <w:proofErr w:type="gramStart"/>
      <w:r>
        <w:rPr>
          <w:sz w:val="24"/>
          <w:szCs w:val="24"/>
        </w:rPr>
        <w:t>("#</w:t>
      </w:r>
      <w:proofErr w:type="gramEnd"/>
      <w:r>
        <w:rPr>
          <w:sz w:val="24"/>
          <w:szCs w:val="24"/>
        </w:rPr>
        <w:t>22c55e"))</w:t>
      </w:r>
    </w:p>
    <w:p w14:paraId="102E5AA1" w14:textId="77777777" w:rsidR="00D63202" w:rsidRDefault="00000000">
      <w:pPr>
        <w:pStyle w:val="my"/>
        <w:shd w:val="clear" w:color="auto" w:fill="45B0E1"/>
        <w:rPr>
          <w:sz w:val="24"/>
          <w:szCs w:val="24"/>
        </w:rPr>
      </w:pPr>
      <w:r>
        <w:rPr>
          <w:sz w:val="24"/>
          <w:szCs w:val="24"/>
        </w:rPr>
        <w:t>        self._</w:t>
      </w:r>
      <w:proofErr w:type="spellStart"/>
      <w:r>
        <w:rPr>
          <w:sz w:val="24"/>
          <w:szCs w:val="24"/>
        </w:rPr>
        <w:t>m_speed_avg.set_</w:t>
      </w:r>
      <w:proofErr w:type="gramStart"/>
      <w:r>
        <w:rPr>
          <w:sz w:val="24"/>
          <w:szCs w:val="24"/>
        </w:rPr>
        <w:t>accent</w:t>
      </w:r>
      <w:proofErr w:type="spellEnd"/>
      <w:r>
        <w:rPr>
          <w:sz w:val="24"/>
          <w:szCs w:val="24"/>
        </w:rPr>
        <w:t>(</w:t>
      </w:r>
      <w:proofErr w:type="spellStart"/>
      <w:proofErr w:type="gramEnd"/>
      <w:r>
        <w:rPr>
          <w:sz w:val="24"/>
          <w:szCs w:val="24"/>
        </w:rPr>
        <w:t>QColor</w:t>
      </w:r>
      <w:proofErr w:type="spellEnd"/>
      <w:proofErr w:type="gramStart"/>
      <w:r>
        <w:rPr>
          <w:sz w:val="24"/>
          <w:szCs w:val="24"/>
        </w:rPr>
        <w:t>("#</w:t>
      </w:r>
      <w:proofErr w:type="gramEnd"/>
      <w:r>
        <w:rPr>
          <w:sz w:val="24"/>
          <w:szCs w:val="24"/>
        </w:rPr>
        <w:t>3b82f6"))</w:t>
      </w:r>
    </w:p>
    <w:p w14:paraId="5D578B5B" w14:textId="77777777" w:rsidR="00D63202" w:rsidRDefault="00000000">
      <w:pPr>
        <w:pStyle w:val="my"/>
        <w:shd w:val="clear" w:color="auto" w:fill="45B0E1"/>
        <w:rPr>
          <w:sz w:val="24"/>
          <w:szCs w:val="24"/>
        </w:rPr>
      </w:pPr>
      <w:r>
        <w:rPr>
          <w:sz w:val="24"/>
          <w:szCs w:val="24"/>
        </w:rPr>
        <w:t>        self._</w:t>
      </w:r>
      <w:proofErr w:type="spellStart"/>
      <w:r>
        <w:rPr>
          <w:sz w:val="24"/>
          <w:szCs w:val="24"/>
        </w:rPr>
        <w:t>m_speed_max.set_</w:t>
      </w:r>
      <w:proofErr w:type="gramStart"/>
      <w:r>
        <w:rPr>
          <w:sz w:val="24"/>
          <w:szCs w:val="24"/>
        </w:rPr>
        <w:t>accent</w:t>
      </w:r>
      <w:proofErr w:type="spellEnd"/>
      <w:r>
        <w:rPr>
          <w:sz w:val="24"/>
          <w:szCs w:val="24"/>
        </w:rPr>
        <w:t>(</w:t>
      </w:r>
      <w:proofErr w:type="spellStart"/>
      <w:proofErr w:type="gramEnd"/>
      <w:r>
        <w:rPr>
          <w:sz w:val="24"/>
          <w:szCs w:val="24"/>
        </w:rPr>
        <w:t>QColor</w:t>
      </w:r>
      <w:proofErr w:type="spellEnd"/>
      <w:proofErr w:type="gramStart"/>
      <w:r>
        <w:rPr>
          <w:sz w:val="24"/>
          <w:szCs w:val="24"/>
        </w:rPr>
        <w:t>("#</w:t>
      </w:r>
      <w:proofErr w:type="gramEnd"/>
      <w:r>
        <w:rPr>
          <w:sz w:val="24"/>
          <w:szCs w:val="24"/>
        </w:rPr>
        <w:t>ef4444"))</w:t>
      </w:r>
    </w:p>
    <w:p w14:paraId="028A1D18" w14:textId="77777777" w:rsidR="00D63202" w:rsidRDefault="00000000">
      <w:pPr>
        <w:pStyle w:val="my"/>
        <w:shd w:val="clear" w:color="auto" w:fill="45B0E1"/>
        <w:rPr>
          <w:sz w:val="24"/>
          <w:szCs w:val="24"/>
        </w:rPr>
      </w:pPr>
      <w:r>
        <w:rPr>
          <w:sz w:val="24"/>
          <w:szCs w:val="24"/>
        </w:rPr>
        <w:t>        self._</w:t>
      </w:r>
      <w:proofErr w:type="spellStart"/>
      <w:r>
        <w:rPr>
          <w:sz w:val="24"/>
          <w:szCs w:val="24"/>
        </w:rPr>
        <w:t>m_visible.set_</w:t>
      </w:r>
      <w:proofErr w:type="gramStart"/>
      <w:r>
        <w:rPr>
          <w:sz w:val="24"/>
          <w:szCs w:val="24"/>
        </w:rPr>
        <w:t>accent</w:t>
      </w:r>
      <w:proofErr w:type="spellEnd"/>
      <w:r>
        <w:rPr>
          <w:sz w:val="24"/>
          <w:szCs w:val="24"/>
        </w:rPr>
        <w:t>(</w:t>
      </w:r>
      <w:proofErr w:type="spellStart"/>
      <w:proofErr w:type="gramEnd"/>
      <w:r>
        <w:rPr>
          <w:sz w:val="24"/>
          <w:szCs w:val="24"/>
        </w:rPr>
        <w:t>QColor</w:t>
      </w:r>
      <w:proofErr w:type="spellEnd"/>
      <w:proofErr w:type="gramStart"/>
      <w:r>
        <w:rPr>
          <w:sz w:val="24"/>
          <w:szCs w:val="24"/>
        </w:rPr>
        <w:t>("#</w:t>
      </w:r>
      <w:proofErr w:type="gramEnd"/>
      <w:r>
        <w:rPr>
          <w:sz w:val="24"/>
          <w:szCs w:val="24"/>
        </w:rPr>
        <w:t>a78bfa"))</w:t>
      </w:r>
    </w:p>
    <w:p w14:paraId="078ADEF0" w14:textId="77777777" w:rsidR="00D63202" w:rsidRDefault="00000000">
      <w:pPr>
        <w:pStyle w:val="my"/>
        <w:shd w:val="clear" w:color="auto" w:fill="45B0E1"/>
        <w:rPr>
          <w:sz w:val="24"/>
          <w:szCs w:val="24"/>
        </w:rPr>
      </w:pPr>
      <w:r>
        <w:rPr>
          <w:sz w:val="24"/>
          <w:szCs w:val="24"/>
        </w:rPr>
        <w:t>        self._</w:t>
      </w:r>
      <w:proofErr w:type="spellStart"/>
      <w:r>
        <w:rPr>
          <w:sz w:val="24"/>
          <w:szCs w:val="24"/>
        </w:rPr>
        <w:t>m_output.set_</w:t>
      </w:r>
      <w:proofErr w:type="gramStart"/>
      <w:r>
        <w:rPr>
          <w:sz w:val="24"/>
          <w:szCs w:val="24"/>
        </w:rPr>
        <w:t>accent</w:t>
      </w:r>
      <w:proofErr w:type="spellEnd"/>
      <w:r>
        <w:rPr>
          <w:sz w:val="24"/>
          <w:szCs w:val="24"/>
        </w:rPr>
        <w:t>(</w:t>
      </w:r>
      <w:proofErr w:type="spellStart"/>
      <w:proofErr w:type="gramEnd"/>
      <w:r>
        <w:rPr>
          <w:sz w:val="24"/>
          <w:szCs w:val="24"/>
        </w:rPr>
        <w:t>QColor</w:t>
      </w:r>
      <w:proofErr w:type="spellEnd"/>
      <w:proofErr w:type="gramStart"/>
      <w:r>
        <w:rPr>
          <w:sz w:val="24"/>
          <w:szCs w:val="24"/>
        </w:rPr>
        <w:t>("#</w:t>
      </w:r>
      <w:proofErr w:type="gramEnd"/>
      <w:r>
        <w:rPr>
          <w:sz w:val="24"/>
          <w:szCs w:val="24"/>
        </w:rPr>
        <w:t>93c5fd"))</w:t>
      </w:r>
    </w:p>
    <w:p w14:paraId="75976006" w14:textId="77777777" w:rsidR="00D63202" w:rsidRDefault="00D63202">
      <w:pPr>
        <w:pStyle w:val="my"/>
        <w:shd w:val="clear" w:color="auto" w:fill="45B0E1"/>
        <w:rPr>
          <w:sz w:val="24"/>
          <w:szCs w:val="24"/>
        </w:rPr>
      </w:pPr>
    </w:p>
    <w:p w14:paraId="4B4BB7E9" w14:textId="77777777" w:rsidR="00D63202" w:rsidRDefault="00000000">
      <w:pPr>
        <w:pStyle w:val="my"/>
        <w:shd w:val="clear" w:color="auto" w:fill="45B0E1"/>
        <w:rPr>
          <w:sz w:val="24"/>
          <w:szCs w:val="24"/>
        </w:rPr>
      </w:pPr>
      <w:r>
        <w:rPr>
          <w:sz w:val="24"/>
          <w:szCs w:val="24"/>
        </w:rPr>
        <w:t xml:space="preserve">        </w:t>
      </w:r>
      <w:proofErr w:type="spellStart"/>
      <w:proofErr w:type="gramStart"/>
      <w:r>
        <w:rPr>
          <w:sz w:val="24"/>
          <w:szCs w:val="24"/>
        </w:rPr>
        <w:t>grid.addWidget</w:t>
      </w:r>
      <w:proofErr w:type="spellEnd"/>
      <w:proofErr w:type="gramEnd"/>
      <w:r>
        <w:rPr>
          <w:sz w:val="24"/>
          <w:szCs w:val="24"/>
        </w:rPr>
        <w:t>(</w:t>
      </w:r>
      <w:proofErr w:type="gramStart"/>
      <w:r>
        <w:rPr>
          <w:sz w:val="24"/>
          <w:szCs w:val="24"/>
        </w:rPr>
        <w:t>self._</w:t>
      </w:r>
      <w:proofErr w:type="spellStart"/>
      <w:proofErr w:type="gramEnd"/>
      <w:r>
        <w:rPr>
          <w:sz w:val="24"/>
          <w:szCs w:val="24"/>
        </w:rPr>
        <w:t>m_hits</w:t>
      </w:r>
      <w:proofErr w:type="spellEnd"/>
      <w:r>
        <w:rPr>
          <w:sz w:val="24"/>
          <w:szCs w:val="24"/>
        </w:rPr>
        <w:t>, 0, 0)</w:t>
      </w:r>
    </w:p>
    <w:p w14:paraId="32DB4C5F" w14:textId="77777777" w:rsidR="00D63202" w:rsidRDefault="00000000">
      <w:pPr>
        <w:pStyle w:val="my"/>
        <w:shd w:val="clear" w:color="auto" w:fill="45B0E1"/>
        <w:rPr>
          <w:sz w:val="24"/>
          <w:szCs w:val="24"/>
        </w:rPr>
      </w:pPr>
      <w:r>
        <w:rPr>
          <w:sz w:val="24"/>
          <w:szCs w:val="24"/>
        </w:rPr>
        <w:t xml:space="preserve">        </w:t>
      </w:r>
      <w:proofErr w:type="spellStart"/>
      <w:proofErr w:type="gramStart"/>
      <w:r>
        <w:rPr>
          <w:sz w:val="24"/>
          <w:szCs w:val="24"/>
        </w:rPr>
        <w:t>grid.addWidget</w:t>
      </w:r>
      <w:proofErr w:type="spellEnd"/>
      <w:proofErr w:type="gramEnd"/>
      <w:r>
        <w:rPr>
          <w:sz w:val="24"/>
          <w:szCs w:val="24"/>
        </w:rPr>
        <w:t>(</w:t>
      </w:r>
      <w:proofErr w:type="gramStart"/>
      <w:r>
        <w:rPr>
          <w:sz w:val="24"/>
          <w:szCs w:val="24"/>
        </w:rPr>
        <w:t>self._</w:t>
      </w:r>
      <w:proofErr w:type="spellStart"/>
      <w:proofErr w:type="gramEnd"/>
      <w:r>
        <w:rPr>
          <w:sz w:val="24"/>
          <w:szCs w:val="24"/>
        </w:rPr>
        <w:t>m_duration</w:t>
      </w:r>
      <w:proofErr w:type="spellEnd"/>
      <w:r>
        <w:rPr>
          <w:sz w:val="24"/>
          <w:szCs w:val="24"/>
        </w:rPr>
        <w:t>, 0, 1)</w:t>
      </w:r>
    </w:p>
    <w:p w14:paraId="220DB37A" w14:textId="77777777" w:rsidR="00D63202" w:rsidRDefault="00000000">
      <w:pPr>
        <w:pStyle w:val="my"/>
        <w:shd w:val="clear" w:color="auto" w:fill="45B0E1"/>
        <w:rPr>
          <w:sz w:val="24"/>
          <w:szCs w:val="24"/>
        </w:rPr>
      </w:pPr>
      <w:r>
        <w:rPr>
          <w:sz w:val="24"/>
          <w:szCs w:val="24"/>
        </w:rPr>
        <w:t xml:space="preserve">        </w:t>
      </w:r>
      <w:proofErr w:type="spellStart"/>
      <w:proofErr w:type="gramStart"/>
      <w:r>
        <w:rPr>
          <w:sz w:val="24"/>
          <w:szCs w:val="24"/>
        </w:rPr>
        <w:t>grid.addWidget</w:t>
      </w:r>
      <w:proofErr w:type="spellEnd"/>
      <w:proofErr w:type="gramEnd"/>
      <w:r>
        <w:rPr>
          <w:sz w:val="24"/>
          <w:szCs w:val="24"/>
        </w:rPr>
        <w:t>(</w:t>
      </w:r>
      <w:proofErr w:type="gramStart"/>
      <w:r>
        <w:rPr>
          <w:sz w:val="24"/>
          <w:szCs w:val="24"/>
        </w:rPr>
        <w:t>self._</w:t>
      </w:r>
      <w:proofErr w:type="spellStart"/>
      <w:proofErr w:type="gramEnd"/>
      <w:r>
        <w:rPr>
          <w:sz w:val="24"/>
          <w:szCs w:val="24"/>
        </w:rPr>
        <w:t>m_visible</w:t>
      </w:r>
      <w:proofErr w:type="spellEnd"/>
      <w:r>
        <w:rPr>
          <w:sz w:val="24"/>
          <w:szCs w:val="24"/>
        </w:rPr>
        <w:t>, 0, 2)</w:t>
      </w:r>
    </w:p>
    <w:p w14:paraId="02AB166E" w14:textId="77777777" w:rsidR="00D63202" w:rsidRDefault="00000000">
      <w:pPr>
        <w:pStyle w:val="my"/>
        <w:shd w:val="clear" w:color="auto" w:fill="45B0E1"/>
        <w:rPr>
          <w:sz w:val="24"/>
          <w:szCs w:val="24"/>
        </w:rPr>
      </w:pPr>
      <w:r>
        <w:rPr>
          <w:sz w:val="24"/>
          <w:szCs w:val="24"/>
        </w:rPr>
        <w:t xml:space="preserve">        </w:t>
      </w:r>
      <w:proofErr w:type="spellStart"/>
      <w:proofErr w:type="gramStart"/>
      <w:r>
        <w:rPr>
          <w:sz w:val="24"/>
          <w:szCs w:val="24"/>
        </w:rPr>
        <w:t>grid.addWidget</w:t>
      </w:r>
      <w:proofErr w:type="spellEnd"/>
      <w:proofErr w:type="gramEnd"/>
      <w:r>
        <w:rPr>
          <w:sz w:val="24"/>
          <w:szCs w:val="24"/>
        </w:rPr>
        <w:t>(</w:t>
      </w:r>
      <w:proofErr w:type="gramStart"/>
      <w:r>
        <w:rPr>
          <w:sz w:val="24"/>
          <w:szCs w:val="24"/>
        </w:rPr>
        <w:t>self._</w:t>
      </w:r>
      <w:proofErr w:type="spellStart"/>
      <w:proofErr w:type="gramEnd"/>
      <w:r>
        <w:rPr>
          <w:sz w:val="24"/>
          <w:szCs w:val="24"/>
        </w:rPr>
        <w:t>m_speed_avg</w:t>
      </w:r>
      <w:proofErr w:type="spellEnd"/>
      <w:r>
        <w:rPr>
          <w:sz w:val="24"/>
          <w:szCs w:val="24"/>
        </w:rPr>
        <w:t>, 1, 0)</w:t>
      </w:r>
    </w:p>
    <w:p w14:paraId="78883BE5" w14:textId="77777777" w:rsidR="00D63202" w:rsidRDefault="00000000">
      <w:pPr>
        <w:pStyle w:val="my"/>
        <w:shd w:val="clear" w:color="auto" w:fill="45B0E1"/>
        <w:rPr>
          <w:sz w:val="24"/>
          <w:szCs w:val="24"/>
        </w:rPr>
      </w:pPr>
      <w:r>
        <w:rPr>
          <w:sz w:val="24"/>
          <w:szCs w:val="24"/>
        </w:rPr>
        <w:t xml:space="preserve">        </w:t>
      </w:r>
      <w:proofErr w:type="spellStart"/>
      <w:proofErr w:type="gramStart"/>
      <w:r>
        <w:rPr>
          <w:sz w:val="24"/>
          <w:szCs w:val="24"/>
        </w:rPr>
        <w:t>grid.addWidget</w:t>
      </w:r>
      <w:proofErr w:type="spellEnd"/>
      <w:proofErr w:type="gramEnd"/>
      <w:r>
        <w:rPr>
          <w:sz w:val="24"/>
          <w:szCs w:val="24"/>
        </w:rPr>
        <w:t>(</w:t>
      </w:r>
      <w:proofErr w:type="gramStart"/>
      <w:r>
        <w:rPr>
          <w:sz w:val="24"/>
          <w:szCs w:val="24"/>
        </w:rPr>
        <w:t>self._</w:t>
      </w:r>
      <w:proofErr w:type="spellStart"/>
      <w:proofErr w:type="gramEnd"/>
      <w:r>
        <w:rPr>
          <w:sz w:val="24"/>
          <w:szCs w:val="24"/>
        </w:rPr>
        <w:t>m_speed_max</w:t>
      </w:r>
      <w:proofErr w:type="spellEnd"/>
      <w:r>
        <w:rPr>
          <w:sz w:val="24"/>
          <w:szCs w:val="24"/>
        </w:rPr>
        <w:t>, 1, 1)</w:t>
      </w:r>
    </w:p>
    <w:p w14:paraId="1D6EBA67" w14:textId="77777777" w:rsidR="00D63202" w:rsidRDefault="00000000">
      <w:pPr>
        <w:pStyle w:val="my"/>
        <w:shd w:val="clear" w:color="auto" w:fill="45B0E1"/>
        <w:rPr>
          <w:sz w:val="24"/>
          <w:szCs w:val="24"/>
        </w:rPr>
      </w:pPr>
      <w:r>
        <w:rPr>
          <w:sz w:val="24"/>
          <w:szCs w:val="24"/>
        </w:rPr>
        <w:t xml:space="preserve">        </w:t>
      </w:r>
      <w:proofErr w:type="spellStart"/>
      <w:proofErr w:type="gramStart"/>
      <w:r>
        <w:rPr>
          <w:sz w:val="24"/>
          <w:szCs w:val="24"/>
        </w:rPr>
        <w:t>grid.addWidget</w:t>
      </w:r>
      <w:proofErr w:type="spellEnd"/>
      <w:proofErr w:type="gramEnd"/>
      <w:r>
        <w:rPr>
          <w:sz w:val="24"/>
          <w:szCs w:val="24"/>
        </w:rPr>
        <w:t>(</w:t>
      </w:r>
      <w:proofErr w:type="gramStart"/>
      <w:r>
        <w:rPr>
          <w:sz w:val="24"/>
          <w:szCs w:val="24"/>
        </w:rPr>
        <w:t>self._</w:t>
      </w:r>
      <w:proofErr w:type="spellStart"/>
      <w:proofErr w:type="gramEnd"/>
      <w:r>
        <w:rPr>
          <w:sz w:val="24"/>
          <w:szCs w:val="24"/>
        </w:rPr>
        <w:t>m_output</w:t>
      </w:r>
      <w:proofErr w:type="spellEnd"/>
      <w:r>
        <w:rPr>
          <w:sz w:val="24"/>
          <w:szCs w:val="24"/>
        </w:rPr>
        <w:t>, 1, 2)</w:t>
      </w:r>
    </w:p>
    <w:p w14:paraId="3BF1D5B6" w14:textId="77777777" w:rsidR="00D63202" w:rsidRDefault="00D63202">
      <w:pPr>
        <w:pStyle w:val="my"/>
        <w:shd w:val="clear" w:color="auto" w:fill="45B0E1"/>
        <w:rPr>
          <w:sz w:val="24"/>
          <w:szCs w:val="24"/>
        </w:rPr>
      </w:pPr>
    </w:p>
    <w:p w14:paraId="47A08E38" w14:textId="77777777" w:rsidR="00D63202" w:rsidRDefault="00000000">
      <w:pPr>
        <w:pStyle w:val="my"/>
        <w:shd w:val="clear" w:color="auto" w:fill="45B0E1"/>
        <w:rPr>
          <w:sz w:val="24"/>
          <w:szCs w:val="24"/>
        </w:rPr>
      </w:pPr>
      <w:r>
        <w:rPr>
          <w:sz w:val="24"/>
          <w:szCs w:val="24"/>
        </w:rPr>
        <w:t>        self._</w:t>
      </w:r>
      <w:proofErr w:type="spellStart"/>
      <w:r>
        <w:rPr>
          <w:sz w:val="24"/>
          <w:szCs w:val="24"/>
        </w:rPr>
        <w:t>timeline.set_</w:t>
      </w:r>
      <w:proofErr w:type="gramStart"/>
      <w:r>
        <w:rPr>
          <w:sz w:val="24"/>
          <w:szCs w:val="24"/>
        </w:rPr>
        <w:t>markers</w:t>
      </w:r>
      <w:proofErr w:type="spellEnd"/>
      <w:r>
        <w:rPr>
          <w:sz w:val="24"/>
          <w:szCs w:val="24"/>
        </w:rPr>
        <w:t>(</w:t>
      </w:r>
      <w:proofErr w:type="gramEnd"/>
      <w:r>
        <w:rPr>
          <w:sz w:val="24"/>
          <w:szCs w:val="24"/>
        </w:rPr>
        <w:t>[], [], title="</w:t>
      </w:r>
      <w:r>
        <w:rPr>
          <w:sz w:val="24"/>
          <w:szCs w:val="24"/>
        </w:rPr>
        <w:t>击球时间轴</w:t>
      </w:r>
      <w:r>
        <w:rPr>
          <w:sz w:val="24"/>
          <w:szCs w:val="24"/>
        </w:rPr>
        <w:t>(</w:t>
      </w:r>
      <w:r>
        <w:rPr>
          <w:sz w:val="24"/>
          <w:szCs w:val="24"/>
        </w:rPr>
        <w:t>点击跳转</w:t>
      </w:r>
      <w:r>
        <w:rPr>
          <w:sz w:val="24"/>
          <w:szCs w:val="24"/>
        </w:rPr>
        <w:t>)")</w:t>
      </w:r>
    </w:p>
    <w:p w14:paraId="757CD1C8" w14:textId="77777777" w:rsidR="00D63202" w:rsidRDefault="00000000">
      <w:pPr>
        <w:pStyle w:val="my"/>
        <w:shd w:val="clear" w:color="auto" w:fill="45B0E1"/>
        <w:rPr>
          <w:sz w:val="24"/>
          <w:szCs w:val="24"/>
        </w:rPr>
      </w:pPr>
      <w:r>
        <w:rPr>
          <w:sz w:val="24"/>
          <w:szCs w:val="24"/>
        </w:rPr>
        <w:t>        self._</w:t>
      </w:r>
      <w:proofErr w:type="spellStart"/>
      <w:r>
        <w:rPr>
          <w:sz w:val="24"/>
          <w:szCs w:val="24"/>
        </w:rPr>
        <w:t>heatmap.set_</w:t>
      </w:r>
      <w:proofErr w:type="gramStart"/>
      <w:r>
        <w:rPr>
          <w:sz w:val="24"/>
          <w:szCs w:val="24"/>
        </w:rPr>
        <w:t>points</w:t>
      </w:r>
      <w:proofErr w:type="spellEnd"/>
      <w:r>
        <w:rPr>
          <w:sz w:val="24"/>
          <w:szCs w:val="24"/>
        </w:rPr>
        <w:t>(</w:t>
      </w:r>
      <w:proofErr w:type="gramEnd"/>
      <w:r>
        <w:rPr>
          <w:sz w:val="24"/>
          <w:szCs w:val="24"/>
        </w:rPr>
        <w:t>[], title="</w:t>
      </w:r>
      <w:r>
        <w:rPr>
          <w:sz w:val="24"/>
          <w:szCs w:val="24"/>
        </w:rPr>
        <w:t>球位置密度</w:t>
      </w:r>
      <w:r>
        <w:rPr>
          <w:sz w:val="24"/>
          <w:szCs w:val="24"/>
        </w:rPr>
        <w:t>(</w:t>
      </w:r>
      <w:r>
        <w:rPr>
          <w:sz w:val="24"/>
          <w:szCs w:val="24"/>
        </w:rPr>
        <w:t>气泡聚合</w:t>
      </w:r>
      <w:r>
        <w:rPr>
          <w:sz w:val="24"/>
          <w:szCs w:val="24"/>
        </w:rPr>
        <w:t>)")</w:t>
      </w:r>
    </w:p>
    <w:p w14:paraId="5088E4E2" w14:textId="77777777" w:rsidR="00D63202" w:rsidRDefault="00000000">
      <w:pPr>
        <w:pStyle w:val="my"/>
        <w:shd w:val="clear" w:color="auto" w:fill="45B0E1"/>
        <w:rPr>
          <w:sz w:val="24"/>
          <w:szCs w:val="24"/>
        </w:rPr>
      </w:pPr>
      <w:r>
        <w:rPr>
          <w:sz w:val="24"/>
          <w:szCs w:val="24"/>
        </w:rPr>
        <w:t>        self._</w:t>
      </w:r>
      <w:proofErr w:type="spellStart"/>
      <w:r>
        <w:rPr>
          <w:sz w:val="24"/>
          <w:szCs w:val="24"/>
        </w:rPr>
        <w:t>heatmap.set_show_current_</w:t>
      </w:r>
      <w:proofErr w:type="gramStart"/>
      <w:r>
        <w:rPr>
          <w:sz w:val="24"/>
          <w:szCs w:val="24"/>
        </w:rPr>
        <w:t>point</w:t>
      </w:r>
      <w:proofErr w:type="spellEnd"/>
      <w:r>
        <w:rPr>
          <w:sz w:val="24"/>
          <w:szCs w:val="24"/>
        </w:rPr>
        <w:t>(</w:t>
      </w:r>
      <w:proofErr w:type="gramEnd"/>
      <w:r>
        <w:rPr>
          <w:sz w:val="24"/>
          <w:szCs w:val="24"/>
        </w:rPr>
        <w:t>True)</w:t>
      </w:r>
    </w:p>
    <w:p w14:paraId="2EC19C6D" w14:textId="77777777" w:rsidR="00D63202" w:rsidRDefault="00000000">
      <w:pPr>
        <w:pStyle w:val="my"/>
        <w:shd w:val="clear" w:color="auto" w:fill="45B0E1"/>
        <w:rPr>
          <w:sz w:val="24"/>
          <w:szCs w:val="24"/>
        </w:rPr>
      </w:pPr>
      <w:r>
        <w:rPr>
          <w:sz w:val="24"/>
          <w:szCs w:val="24"/>
        </w:rPr>
        <w:t>        self._</w:t>
      </w:r>
      <w:proofErr w:type="spellStart"/>
      <w:r>
        <w:rPr>
          <w:sz w:val="24"/>
          <w:szCs w:val="24"/>
        </w:rPr>
        <w:t>stroke_bar.set_</w:t>
      </w:r>
      <w:proofErr w:type="gramStart"/>
      <w:r>
        <w:rPr>
          <w:sz w:val="24"/>
          <w:szCs w:val="24"/>
        </w:rPr>
        <w:t>data</w:t>
      </w:r>
      <w:proofErr w:type="spellEnd"/>
      <w:r>
        <w:rPr>
          <w:sz w:val="24"/>
          <w:szCs w:val="24"/>
        </w:rPr>
        <w:t>(</w:t>
      </w:r>
      <w:proofErr w:type="gramEnd"/>
      <w:r>
        <w:rPr>
          <w:sz w:val="24"/>
          <w:szCs w:val="24"/>
        </w:rPr>
        <w:t>[], [], title="</w:t>
      </w:r>
      <w:r>
        <w:rPr>
          <w:sz w:val="24"/>
          <w:szCs w:val="24"/>
        </w:rPr>
        <w:t>击球类型分布</w:t>
      </w:r>
      <w:r>
        <w:rPr>
          <w:sz w:val="24"/>
          <w:szCs w:val="24"/>
        </w:rPr>
        <w:t>")</w:t>
      </w:r>
    </w:p>
    <w:p w14:paraId="549AD1C5" w14:textId="77777777" w:rsidR="00D63202" w:rsidRDefault="00D63202">
      <w:pPr>
        <w:pStyle w:val="my"/>
        <w:shd w:val="clear" w:color="auto" w:fill="45B0E1"/>
        <w:rPr>
          <w:sz w:val="24"/>
          <w:szCs w:val="24"/>
        </w:rPr>
      </w:pPr>
    </w:p>
    <w:p w14:paraId="526E5A0B"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bottom_split</w:t>
      </w:r>
      <w:proofErr w:type="spellEnd"/>
      <w:r>
        <w:rPr>
          <w:sz w:val="24"/>
          <w:szCs w:val="24"/>
        </w:rPr>
        <w:t xml:space="preserve"> = </w:t>
      </w:r>
      <w:proofErr w:type="spellStart"/>
      <w:proofErr w:type="gramStart"/>
      <w:r>
        <w:rPr>
          <w:sz w:val="24"/>
          <w:szCs w:val="24"/>
        </w:rPr>
        <w:t>QSplitter</w:t>
      </w:r>
      <w:proofErr w:type="spellEnd"/>
      <w:r>
        <w:rPr>
          <w:sz w:val="24"/>
          <w:szCs w:val="24"/>
        </w:rPr>
        <w:t>(</w:t>
      </w:r>
      <w:proofErr w:type="spellStart"/>
      <w:r>
        <w:rPr>
          <w:sz w:val="24"/>
          <w:szCs w:val="24"/>
        </w:rPr>
        <w:t>Qt.Horizontal</w:t>
      </w:r>
      <w:proofErr w:type="spellEnd"/>
      <w:proofErr w:type="gramEnd"/>
      <w:r>
        <w:rPr>
          <w:sz w:val="24"/>
          <w:szCs w:val="24"/>
        </w:rPr>
        <w:t>)</w:t>
      </w:r>
    </w:p>
    <w:p w14:paraId="6E812BEA"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bottom_</w:t>
      </w:r>
      <w:proofErr w:type="gramStart"/>
      <w:r>
        <w:rPr>
          <w:sz w:val="24"/>
          <w:szCs w:val="24"/>
        </w:rPr>
        <w:t>split.addWidget</w:t>
      </w:r>
      <w:proofErr w:type="spellEnd"/>
      <w:proofErr w:type="gramEnd"/>
      <w:r>
        <w:rPr>
          <w:sz w:val="24"/>
          <w:szCs w:val="24"/>
        </w:rPr>
        <w:t>(</w:t>
      </w:r>
      <w:proofErr w:type="gramStart"/>
      <w:r>
        <w:rPr>
          <w:sz w:val="24"/>
          <w:szCs w:val="24"/>
        </w:rPr>
        <w:t>self._</w:t>
      </w:r>
      <w:proofErr w:type="spellStart"/>
      <w:proofErr w:type="gramEnd"/>
      <w:r>
        <w:rPr>
          <w:sz w:val="24"/>
          <w:szCs w:val="24"/>
        </w:rPr>
        <w:t>build_density_</w:t>
      </w:r>
      <w:proofErr w:type="gramStart"/>
      <w:r>
        <w:rPr>
          <w:sz w:val="24"/>
          <w:szCs w:val="24"/>
        </w:rPr>
        <w:t>panel</w:t>
      </w:r>
      <w:proofErr w:type="spellEnd"/>
      <w:r>
        <w:rPr>
          <w:sz w:val="24"/>
          <w:szCs w:val="24"/>
        </w:rPr>
        <w:t>(</w:t>
      </w:r>
      <w:proofErr w:type="gramEnd"/>
      <w:r>
        <w:rPr>
          <w:sz w:val="24"/>
          <w:szCs w:val="24"/>
        </w:rPr>
        <w:t>))</w:t>
      </w:r>
    </w:p>
    <w:p w14:paraId="6C7E9AA1"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bottom_</w:t>
      </w:r>
      <w:proofErr w:type="gramStart"/>
      <w:r>
        <w:rPr>
          <w:sz w:val="24"/>
          <w:szCs w:val="24"/>
        </w:rPr>
        <w:t>split.addWidget</w:t>
      </w:r>
      <w:proofErr w:type="spellEnd"/>
      <w:proofErr w:type="gramEnd"/>
      <w:r>
        <w:rPr>
          <w:sz w:val="24"/>
          <w:szCs w:val="24"/>
        </w:rPr>
        <w:t>(</w:t>
      </w:r>
      <w:proofErr w:type="gramStart"/>
      <w:r>
        <w:rPr>
          <w:sz w:val="24"/>
          <w:szCs w:val="24"/>
        </w:rPr>
        <w:t>self._</w:t>
      </w:r>
      <w:proofErr w:type="spellStart"/>
      <w:proofErr w:type="gramEnd"/>
      <w:r>
        <w:rPr>
          <w:sz w:val="24"/>
          <w:szCs w:val="24"/>
        </w:rPr>
        <w:t>stroke_bar</w:t>
      </w:r>
      <w:proofErr w:type="spellEnd"/>
      <w:r>
        <w:rPr>
          <w:sz w:val="24"/>
          <w:szCs w:val="24"/>
        </w:rPr>
        <w:t>)</w:t>
      </w:r>
    </w:p>
    <w:p w14:paraId="4FFEFE9C"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bottom_</w:t>
      </w:r>
      <w:proofErr w:type="gramStart"/>
      <w:r>
        <w:rPr>
          <w:sz w:val="24"/>
          <w:szCs w:val="24"/>
        </w:rPr>
        <w:t>split.setStretchFactor</w:t>
      </w:r>
      <w:proofErr w:type="spellEnd"/>
      <w:proofErr w:type="gramEnd"/>
      <w:r>
        <w:rPr>
          <w:sz w:val="24"/>
          <w:szCs w:val="24"/>
        </w:rPr>
        <w:t>(0, 3)</w:t>
      </w:r>
    </w:p>
    <w:p w14:paraId="047A84B6"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bottom_</w:t>
      </w:r>
      <w:proofErr w:type="gramStart"/>
      <w:r>
        <w:rPr>
          <w:sz w:val="24"/>
          <w:szCs w:val="24"/>
        </w:rPr>
        <w:t>split.setStretchFactor</w:t>
      </w:r>
      <w:proofErr w:type="spellEnd"/>
      <w:proofErr w:type="gramEnd"/>
      <w:r>
        <w:rPr>
          <w:sz w:val="24"/>
          <w:szCs w:val="24"/>
        </w:rPr>
        <w:t>(1, 2)</w:t>
      </w:r>
    </w:p>
    <w:p w14:paraId="6B41EC04" w14:textId="77777777" w:rsidR="00D63202" w:rsidRDefault="00D63202">
      <w:pPr>
        <w:pStyle w:val="my"/>
        <w:shd w:val="clear" w:color="auto" w:fill="45B0E1"/>
        <w:rPr>
          <w:sz w:val="24"/>
          <w:szCs w:val="24"/>
        </w:rPr>
      </w:pPr>
    </w:p>
    <w:p w14:paraId="5B08549B" w14:textId="77777777" w:rsidR="00D63202" w:rsidRDefault="00000000">
      <w:pPr>
        <w:pStyle w:val="my"/>
        <w:shd w:val="clear" w:color="auto" w:fill="45B0E1"/>
        <w:rPr>
          <w:sz w:val="24"/>
          <w:szCs w:val="24"/>
        </w:rPr>
      </w:pPr>
      <w:r>
        <w:rPr>
          <w:sz w:val="24"/>
          <w:szCs w:val="24"/>
        </w:rPr>
        <w:t xml:space="preserve">        </w:t>
      </w:r>
      <w:proofErr w:type="spellStart"/>
      <w:proofErr w:type="gramStart"/>
      <w:r>
        <w:rPr>
          <w:sz w:val="24"/>
          <w:szCs w:val="24"/>
        </w:rPr>
        <w:t>layout.addWidget</w:t>
      </w:r>
      <w:proofErr w:type="spellEnd"/>
      <w:proofErr w:type="gramEnd"/>
      <w:r>
        <w:rPr>
          <w:sz w:val="24"/>
          <w:szCs w:val="24"/>
        </w:rPr>
        <w:t>(cards)</w:t>
      </w:r>
    </w:p>
    <w:p w14:paraId="69A2A196" w14:textId="77777777" w:rsidR="00D63202" w:rsidRDefault="00000000">
      <w:pPr>
        <w:pStyle w:val="my"/>
        <w:shd w:val="clear" w:color="auto" w:fill="45B0E1"/>
        <w:rPr>
          <w:sz w:val="24"/>
          <w:szCs w:val="24"/>
        </w:rPr>
      </w:pPr>
      <w:r>
        <w:rPr>
          <w:sz w:val="24"/>
          <w:szCs w:val="24"/>
        </w:rPr>
        <w:t xml:space="preserve">        </w:t>
      </w:r>
      <w:proofErr w:type="spellStart"/>
      <w:proofErr w:type="gramStart"/>
      <w:r>
        <w:rPr>
          <w:sz w:val="24"/>
          <w:szCs w:val="24"/>
        </w:rPr>
        <w:t>layout.addWidget</w:t>
      </w:r>
      <w:proofErr w:type="spellEnd"/>
      <w:proofErr w:type="gramEnd"/>
      <w:r>
        <w:rPr>
          <w:sz w:val="24"/>
          <w:szCs w:val="24"/>
        </w:rPr>
        <w:t>(</w:t>
      </w:r>
      <w:proofErr w:type="spellStart"/>
      <w:proofErr w:type="gramStart"/>
      <w:r>
        <w:rPr>
          <w:sz w:val="24"/>
          <w:szCs w:val="24"/>
        </w:rPr>
        <w:t>self._</w:t>
      </w:r>
      <w:proofErr w:type="gramEnd"/>
      <w:r>
        <w:rPr>
          <w:sz w:val="24"/>
          <w:szCs w:val="24"/>
        </w:rPr>
        <w:t>timeline</w:t>
      </w:r>
      <w:proofErr w:type="spellEnd"/>
      <w:r>
        <w:rPr>
          <w:sz w:val="24"/>
          <w:szCs w:val="24"/>
        </w:rPr>
        <w:t>)</w:t>
      </w:r>
    </w:p>
    <w:p w14:paraId="1F1DEB2F" w14:textId="77777777" w:rsidR="00D63202" w:rsidRDefault="00000000">
      <w:pPr>
        <w:pStyle w:val="my"/>
        <w:shd w:val="clear" w:color="auto" w:fill="45B0E1"/>
        <w:rPr>
          <w:sz w:val="24"/>
          <w:szCs w:val="24"/>
        </w:rPr>
      </w:pPr>
      <w:r>
        <w:rPr>
          <w:sz w:val="24"/>
          <w:szCs w:val="24"/>
        </w:rPr>
        <w:t xml:space="preserve">        </w:t>
      </w:r>
      <w:proofErr w:type="spellStart"/>
      <w:proofErr w:type="gramStart"/>
      <w:r>
        <w:rPr>
          <w:sz w:val="24"/>
          <w:szCs w:val="24"/>
        </w:rPr>
        <w:t>layout.addWidget</w:t>
      </w:r>
      <w:proofErr w:type="spellEnd"/>
      <w:proofErr w:type="gramEnd"/>
      <w:r>
        <w:rPr>
          <w:sz w:val="24"/>
          <w:szCs w:val="24"/>
        </w:rPr>
        <w:t>(</w:t>
      </w:r>
      <w:proofErr w:type="spellStart"/>
      <w:r>
        <w:rPr>
          <w:sz w:val="24"/>
          <w:szCs w:val="24"/>
        </w:rPr>
        <w:t>bottom_split</w:t>
      </w:r>
      <w:proofErr w:type="spellEnd"/>
      <w:r>
        <w:rPr>
          <w:sz w:val="24"/>
          <w:szCs w:val="24"/>
        </w:rPr>
        <w:t>, 1)</w:t>
      </w:r>
    </w:p>
    <w:p w14:paraId="59D42EEF" w14:textId="77777777" w:rsidR="00D63202" w:rsidRDefault="00000000">
      <w:pPr>
        <w:pStyle w:val="my"/>
        <w:shd w:val="clear" w:color="auto" w:fill="45B0E1"/>
        <w:rPr>
          <w:sz w:val="24"/>
          <w:szCs w:val="24"/>
        </w:rPr>
      </w:pPr>
      <w:r>
        <w:rPr>
          <w:sz w:val="24"/>
          <w:szCs w:val="24"/>
        </w:rPr>
        <w:t>        return root</w:t>
      </w:r>
    </w:p>
    <w:p w14:paraId="3C195DE4" w14:textId="77777777" w:rsidR="00D63202" w:rsidRDefault="00000000" w:rsidP="006B0D02">
      <w:pPr>
        <w:spacing w:line="400" w:lineRule="exact"/>
        <w:ind w:firstLineChars="200" w:firstLine="420"/>
      </w:pPr>
      <w:r>
        <w:rPr>
          <w:rFonts w:hint="eastAsia"/>
        </w:rPr>
        <w:t>事件页</w:t>
      </w:r>
      <w:r>
        <w:rPr>
          <w:rFonts w:hint="eastAsia"/>
        </w:rPr>
        <w:t xml:space="preserve"> </w:t>
      </w:r>
      <w:r>
        <w:rPr>
          <w:rFonts w:hint="eastAsia"/>
        </w:rPr>
        <w:t>：顶部筛选条（搜索框</w:t>
      </w:r>
      <w:r>
        <w:rPr>
          <w:rFonts w:hint="eastAsia"/>
        </w:rPr>
        <w:t>/</w:t>
      </w:r>
      <w:r>
        <w:rPr>
          <w:rFonts w:hint="eastAsia"/>
        </w:rPr>
        <w:t>选手过滤</w:t>
      </w:r>
      <w:r>
        <w:rPr>
          <w:rFonts w:hint="eastAsia"/>
        </w:rPr>
        <w:t>/</w:t>
      </w:r>
      <w:r>
        <w:rPr>
          <w:rFonts w:hint="eastAsia"/>
        </w:rPr>
        <w:t>击球类型过滤</w:t>
      </w:r>
      <w:r>
        <w:rPr>
          <w:rFonts w:hint="eastAsia"/>
        </w:rPr>
        <w:t>/</w:t>
      </w:r>
      <w:r>
        <w:rPr>
          <w:rFonts w:hint="eastAsia"/>
        </w:rPr>
        <w:t>清空），下方表格视图（</w:t>
      </w:r>
      <w:proofErr w:type="spellStart"/>
      <w:r>
        <w:rPr>
          <w:rFonts w:hint="eastAsia"/>
        </w:rPr>
        <w:t>QTableView</w:t>
      </w:r>
      <w:proofErr w:type="spellEnd"/>
      <w:r>
        <w:rPr>
          <w:rFonts w:hint="eastAsia"/>
        </w:rPr>
        <w:t>）：</w:t>
      </w:r>
    </w:p>
    <w:p w14:paraId="3433D037" w14:textId="77777777" w:rsidR="00D63202" w:rsidRDefault="00000000">
      <w:pPr>
        <w:pStyle w:val="my"/>
        <w:shd w:val="clear" w:color="auto" w:fill="45B0E1"/>
        <w:rPr>
          <w:sz w:val="24"/>
          <w:szCs w:val="24"/>
        </w:rPr>
      </w:pPr>
      <w:r>
        <w:t>   </w:t>
      </w:r>
      <w:r>
        <w:rPr>
          <w:sz w:val="24"/>
          <w:szCs w:val="24"/>
        </w:rPr>
        <w:t xml:space="preserve"> def _</w:t>
      </w:r>
      <w:proofErr w:type="spellStart"/>
      <w:r>
        <w:rPr>
          <w:sz w:val="24"/>
          <w:szCs w:val="24"/>
        </w:rPr>
        <w:t>build_events_page</w:t>
      </w:r>
      <w:proofErr w:type="spellEnd"/>
      <w:r>
        <w:rPr>
          <w:sz w:val="24"/>
          <w:szCs w:val="24"/>
        </w:rPr>
        <w:t xml:space="preserve">(self) -&gt; </w:t>
      </w:r>
      <w:proofErr w:type="spellStart"/>
      <w:r>
        <w:rPr>
          <w:sz w:val="24"/>
          <w:szCs w:val="24"/>
        </w:rPr>
        <w:t>QWidget</w:t>
      </w:r>
      <w:proofErr w:type="spellEnd"/>
      <w:r>
        <w:rPr>
          <w:sz w:val="24"/>
          <w:szCs w:val="24"/>
        </w:rPr>
        <w:t>:</w:t>
      </w:r>
    </w:p>
    <w:p w14:paraId="42C7A665" w14:textId="77777777" w:rsidR="00D63202" w:rsidRDefault="00000000">
      <w:pPr>
        <w:pStyle w:val="my"/>
        <w:shd w:val="clear" w:color="auto" w:fill="45B0E1"/>
        <w:rPr>
          <w:sz w:val="24"/>
          <w:szCs w:val="24"/>
        </w:rPr>
      </w:pPr>
      <w:r>
        <w:rPr>
          <w:sz w:val="24"/>
          <w:szCs w:val="24"/>
        </w:rPr>
        <w:t xml:space="preserve">        layout = </w:t>
      </w:r>
      <w:proofErr w:type="spellStart"/>
      <w:r>
        <w:rPr>
          <w:sz w:val="24"/>
          <w:szCs w:val="24"/>
        </w:rPr>
        <w:t>QVBoxLayout</w:t>
      </w:r>
      <w:proofErr w:type="spellEnd"/>
      <w:r>
        <w:rPr>
          <w:sz w:val="24"/>
          <w:szCs w:val="24"/>
        </w:rPr>
        <w:t>(</w:t>
      </w:r>
      <w:proofErr w:type="gramStart"/>
      <w:r>
        <w:rPr>
          <w:sz w:val="24"/>
          <w:szCs w:val="24"/>
        </w:rPr>
        <w:t>self._</w:t>
      </w:r>
      <w:proofErr w:type="spellStart"/>
      <w:proofErr w:type="gramEnd"/>
      <w:r>
        <w:rPr>
          <w:sz w:val="24"/>
          <w:szCs w:val="24"/>
        </w:rPr>
        <w:t>events_page</w:t>
      </w:r>
      <w:proofErr w:type="spellEnd"/>
      <w:r>
        <w:rPr>
          <w:sz w:val="24"/>
          <w:szCs w:val="24"/>
        </w:rPr>
        <w:t>)</w:t>
      </w:r>
    </w:p>
    <w:p w14:paraId="0047576C" w14:textId="77777777" w:rsidR="00D63202" w:rsidRDefault="00000000">
      <w:pPr>
        <w:pStyle w:val="my"/>
        <w:shd w:val="clear" w:color="auto" w:fill="45B0E1"/>
        <w:rPr>
          <w:sz w:val="24"/>
          <w:szCs w:val="24"/>
        </w:rPr>
      </w:pPr>
      <w:r>
        <w:rPr>
          <w:sz w:val="24"/>
          <w:szCs w:val="24"/>
        </w:rPr>
        <w:t xml:space="preserve">        </w:t>
      </w:r>
      <w:proofErr w:type="spellStart"/>
      <w:proofErr w:type="gramStart"/>
      <w:r>
        <w:rPr>
          <w:sz w:val="24"/>
          <w:szCs w:val="24"/>
        </w:rPr>
        <w:t>layout.setContentsMargins</w:t>
      </w:r>
      <w:proofErr w:type="spellEnd"/>
      <w:proofErr w:type="gramEnd"/>
      <w:r>
        <w:rPr>
          <w:sz w:val="24"/>
          <w:szCs w:val="24"/>
        </w:rPr>
        <w:t>(0, 0, 0, 0)</w:t>
      </w:r>
    </w:p>
    <w:p w14:paraId="4BF17ED5" w14:textId="77777777" w:rsidR="00D63202" w:rsidRDefault="00D63202">
      <w:pPr>
        <w:pStyle w:val="my"/>
        <w:shd w:val="clear" w:color="auto" w:fill="45B0E1"/>
        <w:rPr>
          <w:sz w:val="24"/>
          <w:szCs w:val="24"/>
        </w:rPr>
      </w:pPr>
    </w:p>
    <w:p w14:paraId="0A9B9EDB" w14:textId="77777777" w:rsidR="00D63202" w:rsidRDefault="00000000">
      <w:pPr>
        <w:pStyle w:val="my"/>
        <w:shd w:val="clear" w:color="auto" w:fill="45B0E1"/>
        <w:rPr>
          <w:sz w:val="24"/>
          <w:szCs w:val="24"/>
        </w:rPr>
      </w:pPr>
      <w:r>
        <w:rPr>
          <w:sz w:val="24"/>
          <w:szCs w:val="24"/>
        </w:rPr>
        <w:t xml:space="preserve">        bar = </w:t>
      </w:r>
      <w:proofErr w:type="spellStart"/>
      <w:proofErr w:type="gramStart"/>
      <w:r>
        <w:rPr>
          <w:sz w:val="24"/>
          <w:szCs w:val="24"/>
        </w:rPr>
        <w:t>QWidget</w:t>
      </w:r>
      <w:proofErr w:type="spellEnd"/>
      <w:r>
        <w:rPr>
          <w:sz w:val="24"/>
          <w:szCs w:val="24"/>
        </w:rPr>
        <w:t>(</w:t>
      </w:r>
      <w:proofErr w:type="gramEnd"/>
      <w:r>
        <w:rPr>
          <w:sz w:val="24"/>
          <w:szCs w:val="24"/>
        </w:rPr>
        <w:t>)</w:t>
      </w:r>
    </w:p>
    <w:p w14:paraId="0F29E186"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bar_layout</w:t>
      </w:r>
      <w:proofErr w:type="spellEnd"/>
      <w:r>
        <w:rPr>
          <w:sz w:val="24"/>
          <w:szCs w:val="24"/>
        </w:rPr>
        <w:t xml:space="preserve"> = </w:t>
      </w:r>
      <w:proofErr w:type="spellStart"/>
      <w:r>
        <w:rPr>
          <w:sz w:val="24"/>
          <w:szCs w:val="24"/>
        </w:rPr>
        <w:t>QHBoxLayout</w:t>
      </w:r>
      <w:proofErr w:type="spellEnd"/>
      <w:r>
        <w:rPr>
          <w:sz w:val="24"/>
          <w:szCs w:val="24"/>
        </w:rPr>
        <w:t>(bar)</w:t>
      </w:r>
    </w:p>
    <w:p w14:paraId="54BD7A5D"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bar_</w:t>
      </w:r>
      <w:proofErr w:type="gramStart"/>
      <w:r>
        <w:rPr>
          <w:sz w:val="24"/>
          <w:szCs w:val="24"/>
        </w:rPr>
        <w:t>layout.setContentsMargins</w:t>
      </w:r>
      <w:proofErr w:type="spellEnd"/>
      <w:proofErr w:type="gramEnd"/>
      <w:r>
        <w:rPr>
          <w:sz w:val="24"/>
          <w:szCs w:val="24"/>
        </w:rPr>
        <w:t>(0, 0, 0, 0)</w:t>
      </w:r>
    </w:p>
    <w:p w14:paraId="040C33D4"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bar_</w:t>
      </w:r>
      <w:proofErr w:type="gramStart"/>
      <w:r>
        <w:rPr>
          <w:sz w:val="24"/>
          <w:szCs w:val="24"/>
        </w:rPr>
        <w:t>layout.addWidget</w:t>
      </w:r>
      <w:proofErr w:type="spellEnd"/>
      <w:proofErr w:type="gramEnd"/>
      <w:r>
        <w:rPr>
          <w:sz w:val="24"/>
          <w:szCs w:val="24"/>
        </w:rPr>
        <w:t>(</w:t>
      </w:r>
      <w:proofErr w:type="gramStart"/>
      <w:r>
        <w:rPr>
          <w:sz w:val="24"/>
          <w:szCs w:val="24"/>
        </w:rPr>
        <w:t>self._</w:t>
      </w:r>
      <w:proofErr w:type="spellStart"/>
      <w:proofErr w:type="gramEnd"/>
      <w:r>
        <w:rPr>
          <w:sz w:val="24"/>
          <w:szCs w:val="24"/>
        </w:rPr>
        <w:t>event_search</w:t>
      </w:r>
      <w:proofErr w:type="spellEnd"/>
      <w:r>
        <w:rPr>
          <w:sz w:val="24"/>
          <w:szCs w:val="24"/>
        </w:rPr>
        <w:t>, 2)</w:t>
      </w:r>
    </w:p>
    <w:p w14:paraId="632D1106"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bar_layout.addWidget</w:t>
      </w:r>
      <w:proofErr w:type="spellEnd"/>
      <w:r>
        <w:rPr>
          <w:sz w:val="24"/>
          <w:szCs w:val="24"/>
        </w:rPr>
        <w:t>(</w:t>
      </w:r>
      <w:proofErr w:type="spellStart"/>
      <w:r>
        <w:rPr>
          <w:sz w:val="24"/>
          <w:szCs w:val="24"/>
        </w:rPr>
        <w:t>QLabel</w:t>
      </w:r>
      <w:proofErr w:type="spellEnd"/>
      <w:r>
        <w:rPr>
          <w:sz w:val="24"/>
          <w:szCs w:val="24"/>
        </w:rPr>
        <w:t>("</w:t>
      </w:r>
      <w:r>
        <w:rPr>
          <w:sz w:val="24"/>
          <w:szCs w:val="24"/>
        </w:rPr>
        <w:t>选手</w:t>
      </w:r>
      <w:r>
        <w:rPr>
          <w:sz w:val="24"/>
          <w:szCs w:val="24"/>
        </w:rPr>
        <w:t>"))</w:t>
      </w:r>
    </w:p>
    <w:p w14:paraId="52F2F82F"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bar_</w:t>
      </w:r>
      <w:proofErr w:type="gramStart"/>
      <w:r>
        <w:rPr>
          <w:sz w:val="24"/>
          <w:szCs w:val="24"/>
        </w:rPr>
        <w:t>layout.addWidget</w:t>
      </w:r>
      <w:proofErr w:type="spellEnd"/>
      <w:proofErr w:type="gramEnd"/>
      <w:r>
        <w:rPr>
          <w:sz w:val="24"/>
          <w:szCs w:val="24"/>
        </w:rPr>
        <w:t>(</w:t>
      </w:r>
      <w:proofErr w:type="gramStart"/>
      <w:r>
        <w:rPr>
          <w:sz w:val="24"/>
          <w:szCs w:val="24"/>
        </w:rPr>
        <w:t>self._</w:t>
      </w:r>
      <w:proofErr w:type="spellStart"/>
      <w:proofErr w:type="gramEnd"/>
      <w:r>
        <w:rPr>
          <w:sz w:val="24"/>
          <w:szCs w:val="24"/>
        </w:rPr>
        <w:t>event_player_filter</w:t>
      </w:r>
      <w:proofErr w:type="spellEnd"/>
      <w:r>
        <w:rPr>
          <w:sz w:val="24"/>
          <w:szCs w:val="24"/>
        </w:rPr>
        <w:t>)</w:t>
      </w:r>
    </w:p>
    <w:p w14:paraId="4E27F738"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bar_layout.addWidget</w:t>
      </w:r>
      <w:proofErr w:type="spellEnd"/>
      <w:r>
        <w:rPr>
          <w:sz w:val="24"/>
          <w:szCs w:val="24"/>
        </w:rPr>
        <w:t>(</w:t>
      </w:r>
      <w:proofErr w:type="spellStart"/>
      <w:r>
        <w:rPr>
          <w:sz w:val="24"/>
          <w:szCs w:val="24"/>
        </w:rPr>
        <w:t>QLabel</w:t>
      </w:r>
      <w:proofErr w:type="spellEnd"/>
      <w:r>
        <w:rPr>
          <w:sz w:val="24"/>
          <w:szCs w:val="24"/>
        </w:rPr>
        <w:t>("</w:t>
      </w:r>
      <w:r>
        <w:rPr>
          <w:sz w:val="24"/>
          <w:szCs w:val="24"/>
        </w:rPr>
        <w:t>击球类型</w:t>
      </w:r>
      <w:r>
        <w:rPr>
          <w:sz w:val="24"/>
          <w:szCs w:val="24"/>
        </w:rPr>
        <w:t>"))</w:t>
      </w:r>
    </w:p>
    <w:p w14:paraId="6E43F882"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bar_</w:t>
      </w:r>
      <w:proofErr w:type="gramStart"/>
      <w:r>
        <w:rPr>
          <w:sz w:val="24"/>
          <w:szCs w:val="24"/>
        </w:rPr>
        <w:t>layout.addWidget</w:t>
      </w:r>
      <w:proofErr w:type="spellEnd"/>
      <w:proofErr w:type="gramEnd"/>
      <w:r>
        <w:rPr>
          <w:sz w:val="24"/>
          <w:szCs w:val="24"/>
        </w:rPr>
        <w:t>(</w:t>
      </w:r>
      <w:proofErr w:type="gramStart"/>
      <w:r>
        <w:rPr>
          <w:sz w:val="24"/>
          <w:szCs w:val="24"/>
        </w:rPr>
        <w:t>self._</w:t>
      </w:r>
      <w:proofErr w:type="spellStart"/>
      <w:proofErr w:type="gramEnd"/>
      <w:r>
        <w:rPr>
          <w:sz w:val="24"/>
          <w:szCs w:val="24"/>
        </w:rPr>
        <w:t>event_stroke_filter</w:t>
      </w:r>
      <w:proofErr w:type="spellEnd"/>
      <w:r>
        <w:rPr>
          <w:sz w:val="24"/>
          <w:szCs w:val="24"/>
        </w:rPr>
        <w:t>, 1)</w:t>
      </w:r>
    </w:p>
    <w:p w14:paraId="40A172E9"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bar_</w:t>
      </w:r>
      <w:proofErr w:type="gramStart"/>
      <w:r>
        <w:rPr>
          <w:sz w:val="24"/>
          <w:szCs w:val="24"/>
        </w:rPr>
        <w:t>layout.addWidget</w:t>
      </w:r>
      <w:proofErr w:type="spellEnd"/>
      <w:proofErr w:type="gramEnd"/>
      <w:r>
        <w:rPr>
          <w:sz w:val="24"/>
          <w:szCs w:val="24"/>
        </w:rPr>
        <w:t>(</w:t>
      </w:r>
      <w:proofErr w:type="gramStart"/>
      <w:r>
        <w:rPr>
          <w:sz w:val="24"/>
          <w:szCs w:val="24"/>
        </w:rPr>
        <w:t>self._</w:t>
      </w:r>
      <w:proofErr w:type="spellStart"/>
      <w:proofErr w:type="gramEnd"/>
      <w:r>
        <w:rPr>
          <w:sz w:val="24"/>
          <w:szCs w:val="24"/>
        </w:rPr>
        <w:t>event_reset_btn</w:t>
      </w:r>
      <w:proofErr w:type="spellEnd"/>
      <w:r>
        <w:rPr>
          <w:sz w:val="24"/>
          <w:szCs w:val="24"/>
        </w:rPr>
        <w:t>)</w:t>
      </w:r>
    </w:p>
    <w:p w14:paraId="0CC22CD7" w14:textId="77777777" w:rsidR="00D63202" w:rsidRDefault="00D63202">
      <w:pPr>
        <w:pStyle w:val="my"/>
        <w:shd w:val="clear" w:color="auto" w:fill="45B0E1"/>
        <w:rPr>
          <w:sz w:val="24"/>
          <w:szCs w:val="24"/>
        </w:rPr>
      </w:pPr>
    </w:p>
    <w:p w14:paraId="103EDF91" w14:textId="77777777" w:rsidR="00D63202" w:rsidRDefault="00000000">
      <w:pPr>
        <w:pStyle w:val="my"/>
        <w:shd w:val="clear" w:color="auto" w:fill="45B0E1"/>
        <w:rPr>
          <w:sz w:val="24"/>
          <w:szCs w:val="24"/>
        </w:rPr>
      </w:pPr>
      <w:r>
        <w:rPr>
          <w:sz w:val="24"/>
          <w:szCs w:val="24"/>
        </w:rPr>
        <w:t xml:space="preserve">        </w:t>
      </w:r>
      <w:proofErr w:type="spellStart"/>
      <w:proofErr w:type="gramStart"/>
      <w:r>
        <w:rPr>
          <w:sz w:val="24"/>
          <w:szCs w:val="24"/>
        </w:rPr>
        <w:t>layout.addWidget</w:t>
      </w:r>
      <w:proofErr w:type="spellEnd"/>
      <w:proofErr w:type="gramEnd"/>
      <w:r>
        <w:rPr>
          <w:sz w:val="24"/>
          <w:szCs w:val="24"/>
        </w:rPr>
        <w:t>(bar)</w:t>
      </w:r>
    </w:p>
    <w:p w14:paraId="57137EA3" w14:textId="77777777" w:rsidR="00D63202" w:rsidRDefault="00000000">
      <w:pPr>
        <w:pStyle w:val="my"/>
        <w:shd w:val="clear" w:color="auto" w:fill="45B0E1"/>
        <w:rPr>
          <w:sz w:val="24"/>
          <w:szCs w:val="24"/>
        </w:rPr>
      </w:pPr>
      <w:r>
        <w:rPr>
          <w:sz w:val="24"/>
          <w:szCs w:val="24"/>
        </w:rPr>
        <w:t xml:space="preserve">        </w:t>
      </w:r>
      <w:proofErr w:type="spellStart"/>
      <w:proofErr w:type="gramStart"/>
      <w:r>
        <w:rPr>
          <w:sz w:val="24"/>
          <w:szCs w:val="24"/>
        </w:rPr>
        <w:t>layout.addWidget</w:t>
      </w:r>
      <w:proofErr w:type="spellEnd"/>
      <w:proofErr w:type="gramEnd"/>
      <w:r>
        <w:rPr>
          <w:sz w:val="24"/>
          <w:szCs w:val="24"/>
        </w:rPr>
        <w:t>(</w:t>
      </w:r>
      <w:proofErr w:type="gramStart"/>
      <w:r>
        <w:rPr>
          <w:sz w:val="24"/>
          <w:szCs w:val="24"/>
        </w:rPr>
        <w:t>self._</w:t>
      </w:r>
      <w:proofErr w:type="spellStart"/>
      <w:proofErr w:type="gramEnd"/>
      <w:r>
        <w:rPr>
          <w:sz w:val="24"/>
          <w:szCs w:val="24"/>
        </w:rPr>
        <w:t>events_view</w:t>
      </w:r>
      <w:proofErr w:type="spellEnd"/>
      <w:r>
        <w:rPr>
          <w:sz w:val="24"/>
          <w:szCs w:val="24"/>
        </w:rPr>
        <w:t>, 1)</w:t>
      </w:r>
    </w:p>
    <w:p w14:paraId="21EE1F90" w14:textId="77777777" w:rsidR="00D63202" w:rsidRDefault="00000000">
      <w:pPr>
        <w:pStyle w:val="my"/>
        <w:shd w:val="clear" w:color="auto" w:fill="45B0E1"/>
        <w:rPr>
          <w:sz w:val="24"/>
          <w:szCs w:val="24"/>
        </w:rPr>
      </w:pPr>
      <w:r>
        <w:rPr>
          <w:sz w:val="24"/>
          <w:szCs w:val="24"/>
        </w:rPr>
        <w:t xml:space="preserve">        return </w:t>
      </w:r>
      <w:proofErr w:type="gramStart"/>
      <w:r>
        <w:rPr>
          <w:sz w:val="24"/>
          <w:szCs w:val="24"/>
        </w:rPr>
        <w:t>self._</w:t>
      </w:r>
      <w:proofErr w:type="spellStart"/>
      <w:proofErr w:type="gramEnd"/>
      <w:r>
        <w:rPr>
          <w:sz w:val="24"/>
          <w:szCs w:val="24"/>
        </w:rPr>
        <w:t>events_page</w:t>
      </w:r>
      <w:proofErr w:type="spellEnd"/>
    </w:p>
    <w:p w14:paraId="473DA3D0" w14:textId="77777777" w:rsidR="00D63202" w:rsidRDefault="00000000" w:rsidP="006B0D02">
      <w:pPr>
        <w:spacing w:line="400" w:lineRule="exact"/>
        <w:ind w:firstLineChars="200" w:firstLine="420"/>
      </w:pPr>
      <w:r>
        <w:rPr>
          <w:rFonts w:hint="eastAsia"/>
        </w:rPr>
        <w:t>右侧：控制面板区（参数</w:t>
      </w:r>
      <w:r>
        <w:rPr>
          <w:rFonts w:hint="eastAsia"/>
        </w:rPr>
        <w:t>/</w:t>
      </w:r>
      <w:r>
        <w:rPr>
          <w:rFonts w:hint="eastAsia"/>
        </w:rPr>
        <w:t>日志</w:t>
      </w:r>
      <w:r>
        <w:rPr>
          <w:rFonts w:hint="eastAsia"/>
        </w:rPr>
        <w:t>/</w:t>
      </w:r>
      <w:r>
        <w:rPr>
          <w:rFonts w:hint="eastAsia"/>
        </w:rPr>
        <w:t>状态</w:t>
      </w:r>
      <w:r>
        <w:rPr>
          <w:rFonts w:hint="eastAsia"/>
        </w:rPr>
        <w:t>/</w:t>
      </w:r>
      <w:r>
        <w:rPr>
          <w:rFonts w:hint="eastAsia"/>
        </w:rPr>
        <w:t>结果</w:t>
      </w:r>
      <w:r>
        <w:rPr>
          <w:rFonts w:hint="eastAsia"/>
        </w:rPr>
        <w:t>/</w:t>
      </w:r>
      <w:r>
        <w:rPr>
          <w:rFonts w:hint="eastAsia"/>
        </w:rPr>
        <w:t>按钮）</w:t>
      </w:r>
    </w:p>
    <w:p w14:paraId="22C24DDD" w14:textId="77777777" w:rsidR="00D63202" w:rsidRDefault="00000000" w:rsidP="006B0D02">
      <w:pPr>
        <w:spacing w:line="400" w:lineRule="exact"/>
        <w:ind w:firstLineChars="200" w:firstLine="420"/>
      </w:pPr>
      <w:r>
        <w:rPr>
          <w:rFonts w:hint="eastAsia"/>
        </w:rPr>
        <w:lastRenderedPageBreak/>
        <w:t>右侧面板是一个普通</w:t>
      </w:r>
      <w:r>
        <w:rPr>
          <w:rFonts w:hint="eastAsia"/>
        </w:rPr>
        <w:t xml:space="preserve"> </w:t>
      </w:r>
      <w:proofErr w:type="spellStart"/>
      <w:r>
        <w:rPr>
          <w:rFonts w:hint="eastAsia"/>
        </w:rPr>
        <w:t>QWidget</w:t>
      </w:r>
      <w:proofErr w:type="spellEnd"/>
      <w:r>
        <w:rPr>
          <w:rFonts w:hint="eastAsia"/>
        </w:rPr>
        <w:t xml:space="preserve"> </w:t>
      </w:r>
      <w:proofErr w:type="spellStart"/>
      <w:r>
        <w:rPr>
          <w:rFonts w:hint="eastAsia"/>
        </w:rPr>
        <w:t>right_panel</w:t>
      </w:r>
      <w:proofErr w:type="spellEnd"/>
      <w:r>
        <w:rPr>
          <w:rFonts w:hint="eastAsia"/>
        </w:rPr>
        <w:t xml:space="preserve"> </w:t>
      </w:r>
      <w:r>
        <w:rPr>
          <w:rFonts w:hint="eastAsia"/>
        </w:rPr>
        <w:t>，内部用</w:t>
      </w:r>
      <w:r>
        <w:rPr>
          <w:rFonts w:hint="eastAsia"/>
        </w:rPr>
        <w:t xml:space="preserve"> </w:t>
      </w:r>
      <w:proofErr w:type="spellStart"/>
      <w:r>
        <w:rPr>
          <w:rFonts w:hint="eastAsia"/>
        </w:rPr>
        <w:t>QVBoxLayout</w:t>
      </w:r>
      <w:proofErr w:type="spellEnd"/>
      <w:r>
        <w:rPr>
          <w:rFonts w:hint="eastAsia"/>
        </w:rPr>
        <w:t xml:space="preserve"> </w:t>
      </w:r>
      <w:r>
        <w:rPr>
          <w:rFonts w:hint="eastAsia"/>
        </w:rPr>
        <w:t>垂直堆叠多个模块：</w:t>
      </w:r>
    </w:p>
    <w:p w14:paraId="1331CEF6"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right_panel</w:t>
      </w:r>
      <w:proofErr w:type="spellEnd"/>
      <w:r>
        <w:rPr>
          <w:sz w:val="24"/>
          <w:szCs w:val="24"/>
        </w:rPr>
        <w:t xml:space="preserve"> = </w:t>
      </w:r>
      <w:proofErr w:type="spellStart"/>
      <w:proofErr w:type="gramStart"/>
      <w:r>
        <w:rPr>
          <w:sz w:val="24"/>
          <w:szCs w:val="24"/>
        </w:rPr>
        <w:t>QWidget</w:t>
      </w:r>
      <w:proofErr w:type="spellEnd"/>
      <w:r>
        <w:rPr>
          <w:sz w:val="24"/>
          <w:szCs w:val="24"/>
        </w:rPr>
        <w:t>(</w:t>
      </w:r>
      <w:proofErr w:type="gramEnd"/>
      <w:r>
        <w:rPr>
          <w:sz w:val="24"/>
          <w:szCs w:val="24"/>
        </w:rPr>
        <w:t>)</w:t>
      </w:r>
    </w:p>
    <w:p w14:paraId="78DD6544"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right_layout</w:t>
      </w:r>
      <w:proofErr w:type="spellEnd"/>
      <w:r>
        <w:rPr>
          <w:sz w:val="24"/>
          <w:szCs w:val="24"/>
        </w:rPr>
        <w:t xml:space="preserve"> = </w:t>
      </w:r>
      <w:proofErr w:type="spellStart"/>
      <w:r>
        <w:rPr>
          <w:sz w:val="24"/>
          <w:szCs w:val="24"/>
        </w:rPr>
        <w:t>QVBoxLayout</w:t>
      </w:r>
      <w:proofErr w:type="spellEnd"/>
      <w:r>
        <w:rPr>
          <w:sz w:val="24"/>
          <w:szCs w:val="24"/>
        </w:rPr>
        <w:t>(</w:t>
      </w:r>
      <w:proofErr w:type="spellStart"/>
      <w:r>
        <w:rPr>
          <w:sz w:val="24"/>
          <w:szCs w:val="24"/>
        </w:rPr>
        <w:t>right_panel</w:t>
      </w:r>
      <w:proofErr w:type="spellEnd"/>
      <w:r>
        <w:rPr>
          <w:sz w:val="24"/>
          <w:szCs w:val="24"/>
        </w:rPr>
        <w:t>)</w:t>
      </w:r>
    </w:p>
    <w:p w14:paraId="6082E0DB"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right_</w:t>
      </w:r>
      <w:proofErr w:type="gramStart"/>
      <w:r>
        <w:rPr>
          <w:sz w:val="24"/>
          <w:szCs w:val="24"/>
        </w:rPr>
        <w:t>layout.setContentsMargins</w:t>
      </w:r>
      <w:proofErr w:type="spellEnd"/>
      <w:proofErr w:type="gramEnd"/>
      <w:r>
        <w:rPr>
          <w:sz w:val="24"/>
          <w:szCs w:val="24"/>
        </w:rPr>
        <w:t>(0, 0, 0, 0)</w:t>
      </w:r>
    </w:p>
    <w:p w14:paraId="17F914D7"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right_</w:t>
      </w:r>
      <w:proofErr w:type="gramStart"/>
      <w:r>
        <w:rPr>
          <w:sz w:val="24"/>
          <w:szCs w:val="24"/>
        </w:rPr>
        <w:t>layout.addWidget</w:t>
      </w:r>
      <w:proofErr w:type="spellEnd"/>
      <w:proofErr w:type="gramEnd"/>
      <w:r>
        <w:rPr>
          <w:sz w:val="24"/>
          <w:szCs w:val="24"/>
        </w:rPr>
        <w:t>(</w:t>
      </w:r>
      <w:proofErr w:type="spellStart"/>
      <w:r>
        <w:rPr>
          <w:sz w:val="24"/>
          <w:szCs w:val="24"/>
        </w:rPr>
        <w:t>right_tabs</w:t>
      </w:r>
      <w:proofErr w:type="spellEnd"/>
      <w:r>
        <w:rPr>
          <w:sz w:val="24"/>
          <w:szCs w:val="24"/>
        </w:rPr>
        <w:t>, 1)</w:t>
      </w:r>
    </w:p>
    <w:p w14:paraId="49A1496E"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right_</w:t>
      </w:r>
      <w:proofErr w:type="gramStart"/>
      <w:r>
        <w:rPr>
          <w:sz w:val="24"/>
          <w:szCs w:val="24"/>
        </w:rPr>
        <w:t>layout.addWidget</w:t>
      </w:r>
      <w:proofErr w:type="spellEnd"/>
      <w:proofErr w:type="gramEnd"/>
      <w:r>
        <w:rPr>
          <w:sz w:val="24"/>
          <w:szCs w:val="24"/>
        </w:rPr>
        <w:t>(</w:t>
      </w:r>
      <w:proofErr w:type="spellStart"/>
      <w:r>
        <w:rPr>
          <w:sz w:val="24"/>
          <w:szCs w:val="24"/>
        </w:rPr>
        <w:t>status_box</w:t>
      </w:r>
      <w:proofErr w:type="spellEnd"/>
      <w:r>
        <w:rPr>
          <w:sz w:val="24"/>
          <w:szCs w:val="24"/>
        </w:rPr>
        <w:t>)</w:t>
      </w:r>
    </w:p>
    <w:p w14:paraId="4B8AEC2F"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right_</w:t>
      </w:r>
      <w:proofErr w:type="gramStart"/>
      <w:r>
        <w:rPr>
          <w:sz w:val="24"/>
          <w:szCs w:val="24"/>
        </w:rPr>
        <w:t>layout.addWidget</w:t>
      </w:r>
      <w:proofErr w:type="spellEnd"/>
      <w:proofErr w:type="gramEnd"/>
      <w:r>
        <w:rPr>
          <w:sz w:val="24"/>
          <w:szCs w:val="24"/>
        </w:rPr>
        <w:t>(</w:t>
      </w:r>
      <w:proofErr w:type="spellStart"/>
      <w:r>
        <w:rPr>
          <w:sz w:val="24"/>
          <w:szCs w:val="24"/>
        </w:rPr>
        <w:t>result_box</w:t>
      </w:r>
      <w:proofErr w:type="spellEnd"/>
      <w:r>
        <w:rPr>
          <w:sz w:val="24"/>
          <w:szCs w:val="24"/>
        </w:rPr>
        <w:t>)</w:t>
      </w:r>
    </w:p>
    <w:p w14:paraId="2B939E24"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right_</w:t>
      </w:r>
      <w:proofErr w:type="gramStart"/>
      <w:r>
        <w:rPr>
          <w:sz w:val="24"/>
          <w:szCs w:val="24"/>
        </w:rPr>
        <w:t>layout.addLayout</w:t>
      </w:r>
      <w:proofErr w:type="spellEnd"/>
      <w:proofErr w:type="gramEnd"/>
      <w:r>
        <w:rPr>
          <w:sz w:val="24"/>
          <w:szCs w:val="24"/>
        </w:rPr>
        <w:t>(buttons)</w:t>
      </w:r>
    </w:p>
    <w:p w14:paraId="5926A777" w14:textId="77777777" w:rsidR="00D63202" w:rsidRDefault="00000000" w:rsidP="006B0D02">
      <w:pPr>
        <w:spacing w:line="400" w:lineRule="exact"/>
        <w:ind w:firstLineChars="200" w:firstLine="420"/>
      </w:pPr>
      <w:r>
        <w:rPr>
          <w:rFonts w:hint="eastAsia"/>
        </w:rPr>
        <w:t>右上：参数</w:t>
      </w:r>
      <w:r>
        <w:rPr>
          <w:rFonts w:hint="eastAsia"/>
        </w:rPr>
        <w:t xml:space="preserve"> / </w:t>
      </w:r>
      <w:r>
        <w:rPr>
          <w:rFonts w:hint="eastAsia"/>
        </w:rPr>
        <w:t>日志</w:t>
      </w:r>
      <w:r>
        <w:rPr>
          <w:rFonts w:hint="eastAsia"/>
        </w:rPr>
        <w:t xml:space="preserve"> Tabs</w:t>
      </w:r>
      <w:r>
        <w:rPr>
          <w:rFonts w:hint="eastAsia"/>
        </w:rPr>
        <w:t>（</w:t>
      </w:r>
      <w:proofErr w:type="spellStart"/>
      <w:r>
        <w:rPr>
          <w:rFonts w:hint="eastAsia"/>
        </w:rPr>
        <w:t>right_tabs</w:t>
      </w:r>
      <w:proofErr w:type="spellEnd"/>
      <w:r>
        <w:rPr>
          <w:rFonts w:hint="eastAsia"/>
        </w:rPr>
        <w:t>）</w:t>
      </w:r>
    </w:p>
    <w:p w14:paraId="3AF358A6" w14:textId="77777777" w:rsidR="00D63202" w:rsidRDefault="00000000" w:rsidP="006B0D02">
      <w:pPr>
        <w:spacing w:line="400" w:lineRule="exact"/>
        <w:ind w:firstLineChars="200" w:firstLine="420"/>
      </w:pPr>
      <w:r>
        <w:rPr>
          <w:rFonts w:hint="eastAsia"/>
        </w:rPr>
        <w:t>右侧顶部是一个</w:t>
      </w:r>
      <w:r>
        <w:rPr>
          <w:rFonts w:hint="eastAsia"/>
        </w:rPr>
        <w:t xml:space="preserve"> Tab</w:t>
      </w:r>
      <w:r>
        <w:rPr>
          <w:rFonts w:hint="eastAsia"/>
        </w:rPr>
        <w:t>：</w:t>
      </w:r>
    </w:p>
    <w:p w14:paraId="249C98AC" w14:textId="77777777" w:rsidR="00D63202" w:rsidRDefault="00000000" w:rsidP="006B0D02">
      <w:pPr>
        <w:spacing w:line="400" w:lineRule="exact"/>
        <w:ind w:firstLineChars="200" w:firstLine="420"/>
      </w:pPr>
      <w:r>
        <w:rPr>
          <w:rFonts w:hint="eastAsia"/>
        </w:rPr>
        <w:t>“参数”：一个</w:t>
      </w:r>
      <w:r>
        <w:rPr>
          <w:rFonts w:hint="eastAsia"/>
        </w:rPr>
        <w:t xml:space="preserve"> </w:t>
      </w:r>
      <w:proofErr w:type="spellStart"/>
      <w:r>
        <w:rPr>
          <w:rFonts w:hint="eastAsia"/>
        </w:rPr>
        <w:t>QGroupBox</w:t>
      </w:r>
      <w:proofErr w:type="spellEnd"/>
      <w:r>
        <w:rPr>
          <w:rFonts w:hint="eastAsia"/>
        </w:rPr>
        <w:t>("</w:t>
      </w:r>
      <w:r>
        <w:rPr>
          <w:rFonts w:hint="eastAsia"/>
        </w:rPr>
        <w:t>训练分析参数</w:t>
      </w:r>
      <w:r>
        <w:rPr>
          <w:rFonts w:hint="eastAsia"/>
        </w:rPr>
        <w:t xml:space="preserve">") + </w:t>
      </w:r>
      <w:proofErr w:type="spellStart"/>
      <w:r>
        <w:rPr>
          <w:rFonts w:hint="eastAsia"/>
        </w:rPr>
        <w:t>QFormLayout</w:t>
      </w:r>
      <w:proofErr w:type="spellEnd"/>
      <w:r>
        <w:rPr>
          <w:rFonts w:hint="eastAsia"/>
        </w:rPr>
        <w:t xml:space="preserve"> </w:t>
      </w:r>
      <w:r>
        <w:rPr>
          <w:rFonts w:hint="eastAsia"/>
        </w:rPr>
        <w:t>，按行摆放输入视频、输出目录、设备、模型路径、阈值等控件</w:t>
      </w:r>
    </w:p>
    <w:p w14:paraId="2699B316" w14:textId="77777777" w:rsidR="00D63202" w:rsidRDefault="00000000" w:rsidP="006B0D02">
      <w:pPr>
        <w:spacing w:line="400" w:lineRule="exact"/>
        <w:ind w:firstLineChars="200" w:firstLine="420"/>
      </w:pPr>
      <w:r>
        <w:rPr>
          <w:rFonts w:hint="eastAsia"/>
        </w:rPr>
        <w:t>“日志”：</w:t>
      </w:r>
      <w:r>
        <w:rPr>
          <w:rFonts w:hint="eastAsia"/>
        </w:rPr>
        <w:t xml:space="preserve"> </w:t>
      </w:r>
      <w:proofErr w:type="spellStart"/>
      <w:r>
        <w:rPr>
          <w:rFonts w:hint="eastAsia"/>
        </w:rPr>
        <w:t>QTextEdit</w:t>
      </w:r>
      <w:proofErr w:type="spellEnd"/>
      <w:r>
        <w:rPr>
          <w:rFonts w:hint="eastAsia"/>
        </w:rPr>
        <w:t xml:space="preserve"> </w:t>
      </w:r>
      <w:r>
        <w:rPr>
          <w:rFonts w:hint="eastAsia"/>
        </w:rPr>
        <w:t>只读日志窗口</w:t>
      </w:r>
    </w:p>
    <w:p w14:paraId="71781A19" w14:textId="77777777" w:rsidR="00D63202" w:rsidRDefault="00000000" w:rsidP="006B0D02">
      <w:pPr>
        <w:spacing w:line="400" w:lineRule="exact"/>
        <w:ind w:firstLine="200"/>
      </w:pPr>
      <w:r>
        <w:rPr>
          <w:rFonts w:hint="eastAsia"/>
        </w:rPr>
        <w:t>对应代码：</w:t>
      </w:r>
    </w:p>
    <w:p w14:paraId="278E1962" w14:textId="77777777" w:rsidR="00D63202" w:rsidRDefault="00000000">
      <w:pPr>
        <w:pStyle w:val="my"/>
        <w:shd w:val="clear" w:color="auto" w:fill="45B0E1"/>
        <w:rPr>
          <w:sz w:val="24"/>
          <w:szCs w:val="24"/>
        </w:rPr>
      </w:pPr>
      <w:r>
        <w:t>     </w:t>
      </w:r>
      <w:r>
        <w:rPr>
          <w:sz w:val="24"/>
          <w:szCs w:val="24"/>
        </w:rPr>
        <w:t xml:space="preserve">   params = </w:t>
      </w:r>
      <w:proofErr w:type="spellStart"/>
      <w:r>
        <w:rPr>
          <w:sz w:val="24"/>
          <w:szCs w:val="24"/>
        </w:rPr>
        <w:t>QGroupBox</w:t>
      </w:r>
      <w:proofErr w:type="spellEnd"/>
      <w:r>
        <w:rPr>
          <w:sz w:val="24"/>
          <w:szCs w:val="24"/>
        </w:rPr>
        <w:t>("</w:t>
      </w:r>
      <w:r>
        <w:rPr>
          <w:sz w:val="24"/>
          <w:szCs w:val="24"/>
        </w:rPr>
        <w:t>训练分析参数</w:t>
      </w:r>
      <w:r>
        <w:rPr>
          <w:sz w:val="24"/>
          <w:szCs w:val="24"/>
        </w:rPr>
        <w:t>")</w:t>
      </w:r>
    </w:p>
    <w:p w14:paraId="11709873" w14:textId="77777777" w:rsidR="00D63202" w:rsidRDefault="00000000">
      <w:pPr>
        <w:pStyle w:val="my"/>
        <w:shd w:val="clear" w:color="auto" w:fill="45B0E1"/>
        <w:rPr>
          <w:sz w:val="24"/>
          <w:szCs w:val="24"/>
        </w:rPr>
      </w:pPr>
      <w:r>
        <w:rPr>
          <w:sz w:val="24"/>
          <w:szCs w:val="24"/>
        </w:rPr>
        <w:t xml:space="preserve">        form = </w:t>
      </w:r>
      <w:proofErr w:type="spellStart"/>
      <w:r>
        <w:rPr>
          <w:sz w:val="24"/>
          <w:szCs w:val="24"/>
        </w:rPr>
        <w:t>QFormLayout</w:t>
      </w:r>
      <w:proofErr w:type="spellEnd"/>
      <w:r>
        <w:rPr>
          <w:sz w:val="24"/>
          <w:szCs w:val="24"/>
        </w:rPr>
        <w:t>(params)</w:t>
      </w:r>
    </w:p>
    <w:p w14:paraId="27953112" w14:textId="77777777" w:rsidR="00D63202" w:rsidRDefault="00000000">
      <w:pPr>
        <w:pStyle w:val="my"/>
        <w:shd w:val="clear" w:color="auto" w:fill="45B0E1"/>
        <w:rPr>
          <w:sz w:val="24"/>
          <w:szCs w:val="24"/>
        </w:rPr>
      </w:pPr>
      <w:r>
        <w:rPr>
          <w:sz w:val="24"/>
          <w:szCs w:val="24"/>
        </w:rPr>
        <w:t xml:space="preserve">        </w:t>
      </w:r>
      <w:proofErr w:type="spellStart"/>
      <w:proofErr w:type="gramStart"/>
      <w:r>
        <w:rPr>
          <w:sz w:val="24"/>
          <w:szCs w:val="24"/>
        </w:rPr>
        <w:t>form.setLabelAlignment</w:t>
      </w:r>
      <w:proofErr w:type="spellEnd"/>
      <w:proofErr w:type="gramEnd"/>
      <w:r>
        <w:rPr>
          <w:sz w:val="24"/>
          <w:szCs w:val="24"/>
        </w:rPr>
        <w:t>(</w:t>
      </w:r>
      <w:proofErr w:type="spellStart"/>
      <w:proofErr w:type="gramStart"/>
      <w:r>
        <w:rPr>
          <w:sz w:val="24"/>
          <w:szCs w:val="24"/>
        </w:rPr>
        <w:t>Qt.AlignRight</w:t>
      </w:r>
      <w:proofErr w:type="spellEnd"/>
      <w:proofErr w:type="gramEnd"/>
      <w:r>
        <w:rPr>
          <w:sz w:val="24"/>
          <w:szCs w:val="24"/>
        </w:rPr>
        <w:t>)</w:t>
      </w:r>
    </w:p>
    <w:p w14:paraId="21884958"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form.addRow</w:t>
      </w:r>
      <w:proofErr w:type="spellEnd"/>
      <w:r>
        <w:rPr>
          <w:sz w:val="24"/>
          <w:szCs w:val="24"/>
        </w:rPr>
        <w:t>("</w:t>
      </w:r>
      <w:r>
        <w:rPr>
          <w:sz w:val="24"/>
          <w:szCs w:val="24"/>
        </w:rPr>
        <w:t>视频路径</w:t>
      </w:r>
      <w:r>
        <w:rPr>
          <w:sz w:val="24"/>
          <w:szCs w:val="24"/>
        </w:rPr>
        <w:t>", self._</w:t>
      </w:r>
      <w:proofErr w:type="spellStart"/>
      <w:r>
        <w:rPr>
          <w:sz w:val="24"/>
          <w:szCs w:val="24"/>
        </w:rPr>
        <w:t>video_path_edit</w:t>
      </w:r>
      <w:proofErr w:type="spellEnd"/>
      <w:r>
        <w:rPr>
          <w:sz w:val="24"/>
          <w:szCs w:val="24"/>
        </w:rPr>
        <w:t>)</w:t>
      </w:r>
    </w:p>
    <w:p w14:paraId="04728B97"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form.addRow</w:t>
      </w:r>
      <w:proofErr w:type="spellEnd"/>
      <w:r>
        <w:rPr>
          <w:sz w:val="24"/>
          <w:szCs w:val="24"/>
        </w:rPr>
        <w:t>("</w:t>
      </w:r>
      <w:r>
        <w:rPr>
          <w:sz w:val="24"/>
          <w:szCs w:val="24"/>
        </w:rPr>
        <w:t>输出目录</w:t>
      </w:r>
      <w:r>
        <w:rPr>
          <w:sz w:val="24"/>
          <w:szCs w:val="24"/>
        </w:rPr>
        <w:t>", self._</w:t>
      </w:r>
      <w:proofErr w:type="spellStart"/>
      <w:r>
        <w:rPr>
          <w:sz w:val="24"/>
          <w:szCs w:val="24"/>
        </w:rPr>
        <w:t>result_dir_edit</w:t>
      </w:r>
      <w:proofErr w:type="spellEnd"/>
      <w:r>
        <w:rPr>
          <w:sz w:val="24"/>
          <w:szCs w:val="24"/>
        </w:rPr>
        <w:t>)</w:t>
      </w:r>
    </w:p>
    <w:p w14:paraId="3961D26F"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form.addRow</w:t>
      </w:r>
      <w:proofErr w:type="spellEnd"/>
      <w:r>
        <w:rPr>
          <w:sz w:val="24"/>
          <w:szCs w:val="24"/>
        </w:rPr>
        <w:t>("</w:t>
      </w:r>
      <w:r>
        <w:rPr>
          <w:sz w:val="24"/>
          <w:szCs w:val="24"/>
        </w:rPr>
        <w:t>设备</w:t>
      </w:r>
      <w:r>
        <w:rPr>
          <w:sz w:val="24"/>
          <w:szCs w:val="24"/>
        </w:rPr>
        <w:t>", self._</w:t>
      </w:r>
      <w:proofErr w:type="spellStart"/>
      <w:r>
        <w:rPr>
          <w:sz w:val="24"/>
          <w:szCs w:val="24"/>
        </w:rPr>
        <w:t>device_combo</w:t>
      </w:r>
      <w:proofErr w:type="spellEnd"/>
      <w:r>
        <w:rPr>
          <w:sz w:val="24"/>
          <w:szCs w:val="24"/>
        </w:rPr>
        <w:t>)</w:t>
      </w:r>
    </w:p>
    <w:p w14:paraId="78D2B719"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form.addRow</w:t>
      </w:r>
      <w:proofErr w:type="spellEnd"/>
      <w:r>
        <w:rPr>
          <w:sz w:val="24"/>
          <w:szCs w:val="24"/>
        </w:rPr>
        <w:t xml:space="preserve">("Pose </w:t>
      </w:r>
      <w:r>
        <w:rPr>
          <w:sz w:val="24"/>
          <w:szCs w:val="24"/>
        </w:rPr>
        <w:t>模型</w:t>
      </w:r>
      <w:r>
        <w:rPr>
          <w:sz w:val="24"/>
          <w:szCs w:val="24"/>
        </w:rPr>
        <w:t>", self._</w:t>
      </w:r>
      <w:proofErr w:type="spellStart"/>
      <w:r>
        <w:rPr>
          <w:sz w:val="24"/>
          <w:szCs w:val="24"/>
        </w:rPr>
        <w:t>pose_model_combo</w:t>
      </w:r>
      <w:proofErr w:type="spellEnd"/>
      <w:r>
        <w:rPr>
          <w:sz w:val="24"/>
          <w:szCs w:val="24"/>
        </w:rPr>
        <w:t>)</w:t>
      </w:r>
    </w:p>
    <w:p w14:paraId="46C744ED" w14:textId="77777777" w:rsidR="00D63202" w:rsidRDefault="00000000">
      <w:pPr>
        <w:pStyle w:val="my"/>
        <w:shd w:val="clear" w:color="auto" w:fill="45B0E1"/>
        <w:rPr>
          <w:sz w:val="24"/>
          <w:szCs w:val="24"/>
        </w:rPr>
      </w:pPr>
      <w:r>
        <w:rPr>
          <w:sz w:val="24"/>
          <w:szCs w:val="24"/>
        </w:rPr>
        <w:t xml:space="preserve">        </w:t>
      </w:r>
      <w:proofErr w:type="spellStart"/>
      <w:proofErr w:type="gramStart"/>
      <w:r>
        <w:rPr>
          <w:sz w:val="24"/>
          <w:szCs w:val="24"/>
        </w:rPr>
        <w:t>form.addRow</w:t>
      </w:r>
      <w:proofErr w:type="spellEnd"/>
      <w:proofErr w:type="gramEnd"/>
      <w:r>
        <w:rPr>
          <w:sz w:val="24"/>
          <w:szCs w:val="24"/>
        </w:rPr>
        <w:t xml:space="preserve">("", </w:t>
      </w:r>
      <w:proofErr w:type="gramStart"/>
      <w:r>
        <w:rPr>
          <w:sz w:val="24"/>
          <w:szCs w:val="24"/>
        </w:rPr>
        <w:t>self._</w:t>
      </w:r>
      <w:proofErr w:type="spellStart"/>
      <w:proofErr w:type="gramEnd"/>
      <w:r>
        <w:rPr>
          <w:sz w:val="24"/>
          <w:szCs w:val="24"/>
        </w:rPr>
        <w:t>use_court_cb</w:t>
      </w:r>
      <w:proofErr w:type="spellEnd"/>
      <w:r>
        <w:rPr>
          <w:sz w:val="24"/>
          <w:szCs w:val="24"/>
        </w:rPr>
        <w:t>)</w:t>
      </w:r>
    </w:p>
    <w:p w14:paraId="65AC01E6"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form.addRow</w:t>
      </w:r>
      <w:proofErr w:type="spellEnd"/>
      <w:r>
        <w:rPr>
          <w:sz w:val="24"/>
          <w:szCs w:val="24"/>
        </w:rPr>
        <w:t>("</w:t>
      </w:r>
      <w:proofErr w:type="spellStart"/>
      <w:r>
        <w:rPr>
          <w:sz w:val="24"/>
          <w:szCs w:val="24"/>
        </w:rPr>
        <w:t>TrackNet</w:t>
      </w:r>
      <w:proofErr w:type="spellEnd"/>
      <w:r>
        <w:rPr>
          <w:sz w:val="24"/>
          <w:szCs w:val="24"/>
        </w:rPr>
        <w:t xml:space="preserve"> </w:t>
      </w:r>
      <w:r>
        <w:rPr>
          <w:sz w:val="24"/>
          <w:szCs w:val="24"/>
        </w:rPr>
        <w:t>权重</w:t>
      </w:r>
      <w:r>
        <w:rPr>
          <w:sz w:val="24"/>
          <w:szCs w:val="24"/>
        </w:rPr>
        <w:t>", self._</w:t>
      </w:r>
      <w:proofErr w:type="spellStart"/>
      <w:r>
        <w:rPr>
          <w:sz w:val="24"/>
          <w:szCs w:val="24"/>
        </w:rPr>
        <w:t>model_path_edit</w:t>
      </w:r>
      <w:proofErr w:type="spellEnd"/>
      <w:r>
        <w:rPr>
          <w:sz w:val="24"/>
          <w:szCs w:val="24"/>
        </w:rPr>
        <w:t>)</w:t>
      </w:r>
    </w:p>
    <w:p w14:paraId="12D1D18A"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form.addRow</w:t>
      </w:r>
      <w:proofErr w:type="spellEnd"/>
      <w:r>
        <w:rPr>
          <w:sz w:val="24"/>
          <w:szCs w:val="24"/>
        </w:rPr>
        <w:t>("</w:t>
      </w:r>
      <w:r>
        <w:rPr>
          <w:sz w:val="24"/>
          <w:szCs w:val="24"/>
        </w:rPr>
        <w:t>球场模型</w:t>
      </w:r>
      <w:r>
        <w:rPr>
          <w:sz w:val="24"/>
          <w:szCs w:val="24"/>
        </w:rPr>
        <w:t>", self._</w:t>
      </w:r>
      <w:proofErr w:type="spellStart"/>
      <w:r>
        <w:rPr>
          <w:sz w:val="24"/>
          <w:szCs w:val="24"/>
        </w:rPr>
        <w:t>court_model_edit</w:t>
      </w:r>
      <w:proofErr w:type="spellEnd"/>
      <w:r>
        <w:rPr>
          <w:sz w:val="24"/>
          <w:szCs w:val="24"/>
        </w:rPr>
        <w:t>)</w:t>
      </w:r>
    </w:p>
    <w:p w14:paraId="16604DB6"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form.addRow</w:t>
      </w:r>
      <w:proofErr w:type="spellEnd"/>
      <w:r>
        <w:rPr>
          <w:sz w:val="24"/>
          <w:szCs w:val="24"/>
        </w:rPr>
        <w:t>("</w:t>
      </w:r>
      <w:r>
        <w:rPr>
          <w:sz w:val="24"/>
          <w:szCs w:val="24"/>
        </w:rPr>
        <w:t>球网模型</w:t>
      </w:r>
      <w:r>
        <w:rPr>
          <w:sz w:val="24"/>
          <w:szCs w:val="24"/>
        </w:rPr>
        <w:t>", self._</w:t>
      </w:r>
      <w:proofErr w:type="spellStart"/>
      <w:r>
        <w:rPr>
          <w:sz w:val="24"/>
          <w:szCs w:val="24"/>
        </w:rPr>
        <w:t>net_model_edit</w:t>
      </w:r>
      <w:proofErr w:type="spellEnd"/>
      <w:r>
        <w:rPr>
          <w:sz w:val="24"/>
          <w:szCs w:val="24"/>
        </w:rPr>
        <w:t>)</w:t>
      </w:r>
    </w:p>
    <w:p w14:paraId="079209E6"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form.addRow</w:t>
      </w:r>
      <w:proofErr w:type="spellEnd"/>
      <w:r>
        <w:rPr>
          <w:sz w:val="24"/>
          <w:szCs w:val="24"/>
        </w:rPr>
        <w:t>("</w:t>
      </w:r>
      <w:r>
        <w:rPr>
          <w:sz w:val="24"/>
          <w:szCs w:val="24"/>
        </w:rPr>
        <w:t>输入帧数</w:t>
      </w:r>
      <w:r>
        <w:rPr>
          <w:sz w:val="24"/>
          <w:szCs w:val="24"/>
        </w:rPr>
        <w:t>", self._</w:t>
      </w:r>
      <w:proofErr w:type="spellStart"/>
      <w:r>
        <w:rPr>
          <w:sz w:val="24"/>
          <w:szCs w:val="24"/>
        </w:rPr>
        <w:t>num_frames_spin</w:t>
      </w:r>
      <w:proofErr w:type="spellEnd"/>
      <w:r>
        <w:rPr>
          <w:sz w:val="24"/>
          <w:szCs w:val="24"/>
        </w:rPr>
        <w:t>)</w:t>
      </w:r>
    </w:p>
    <w:p w14:paraId="08927AAD"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form.addRow</w:t>
      </w:r>
      <w:proofErr w:type="spellEnd"/>
      <w:r>
        <w:rPr>
          <w:sz w:val="24"/>
          <w:szCs w:val="24"/>
        </w:rPr>
        <w:t>("</w:t>
      </w:r>
      <w:r>
        <w:rPr>
          <w:sz w:val="24"/>
          <w:szCs w:val="24"/>
        </w:rPr>
        <w:t>检测阈值</w:t>
      </w:r>
      <w:r>
        <w:rPr>
          <w:sz w:val="24"/>
          <w:szCs w:val="24"/>
        </w:rPr>
        <w:t>", self._</w:t>
      </w:r>
      <w:proofErr w:type="spellStart"/>
      <w:r>
        <w:rPr>
          <w:sz w:val="24"/>
          <w:szCs w:val="24"/>
        </w:rPr>
        <w:t>threshold_spin</w:t>
      </w:r>
      <w:proofErr w:type="spellEnd"/>
      <w:r>
        <w:rPr>
          <w:sz w:val="24"/>
          <w:szCs w:val="24"/>
        </w:rPr>
        <w:t>)</w:t>
      </w:r>
    </w:p>
    <w:p w14:paraId="7678E236"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form.addRow</w:t>
      </w:r>
      <w:proofErr w:type="spellEnd"/>
      <w:r>
        <w:rPr>
          <w:sz w:val="24"/>
          <w:szCs w:val="24"/>
        </w:rPr>
        <w:t>("</w:t>
      </w:r>
      <w:r>
        <w:rPr>
          <w:sz w:val="24"/>
          <w:szCs w:val="24"/>
        </w:rPr>
        <w:t>轨迹长度</w:t>
      </w:r>
      <w:r>
        <w:rPr>
          <w:sz w:val="24"/>
          <w:szCs w:val="24"/>
        </w:rPr>
        <w:t>", self._</w:t>
      </w:r>
      <w:proofErr w:type="spellStart"/>
      <w:r>
        <w:rPr>
          <w:sz w:val="24"/>
          <w:szCs w:val="24"/>
        </w:rPr>
        <w:t>traj_len_spin</w:t>
      </w:r>
      <w:proofErr w:type="spellEnd"/>
      <w:r>
        <w:rPr>
          <w:sz w:val="24"/>
          <w:szCs w:val="24"/>
        </w:rPr>
        <w:t>)</w:t>
      </w:r>
    </w:p>
    <w:p w14:paraId="168B27A2"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form.addRow</w:t>
      </w:r>
      <w:proofErr w:type="spellEnd"/>
      <w:r>
        <w:rPr>
          <w:sz w:val="24"/>
          <w:szCs w:val="24"/>
        </w:rPr>
        <w:t>("</w:t>
      </w:r>
      <w:r>
        <w:rPr>
          <w:sz w:val="24"/>
          <w:szCs w:val="24"/>
        </w:rPr>
        <w:t>球场检测间隔</w:t>
      </w:r>
      <w:r>
        <w:rPr>
          <w:sz w:val="24"/>
          <w:szCs w:val="24"/>
        </w:rPr>
        <w:t>", self._</w:t>
      </w:r>
      <w:proofErr w:type="spellStart"/>
      <w:r>
        <w:rPr>
          <w:sz w:val="24"/>
          <w:szCs w:val="24"/>
        </w:rPr>
        <w:t>court_interval_spin</w:t>
      </w:r>
      <w:proofErr w:type="spellEnd"/>
      <w:r>
        <w:rPr>
          <w:sz w:val="24"/>
          <w:szCs w:val="24"/>
        </w:rPr>
        <w:t>)</w:t>
      </w:r>
    </w:p>
    <w:p w14:paraId="737C289F"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form.addRow</w:t>
      </w:r>
      <w:proofErr w:type="spellEnd"/>
      <w:r>
        <w:rPr>
          <w:sz w:val="24"/>
          <w:szCs w:val="24"/>
        </w:rPr>
        <w:t>("</w:t>
      </w:r>
      <w:r>
        <w:rPr>
          <w:sz w:val="24"/>
          <w:szCs w:val="24"/>
        </w:rPr>
        <w:t>预览抽样间隔</w:t>
      </w:r>
      <w:r>
        <w:rPr>
          <w:sz w:val="24"/>
          <w:szCs w:val="24"/>
        </w:rPr>
        <w:t>", self._</w:t>
      </w:r>
      <w:proofErr w:type="spellStart"/>
      <w:r>
        <w:rPr>
          <w:sz w:val="24"/>
          <w:szCs w:val="24"/>
        </w:rPr>
        <w:t>emit_every_spin</w:t>
      </w:r>
      <w:proofErr w:type="spellEnd"/>
      <w:r>
        <w:rPr>
          <w:sz w:val="24"/>
          <w:szCs w:val="24"/>
        </w:rPr>
        <w:t>)</w:t>
      </w:r>
    </w:p>
    <w:p w14:paraId="7D2F537E"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form.addRow</w:t>
      </w:r>
      <w:proofErr w:type="spellEnd"/>
      <w:r>
        <w:rPr>
          <w:sz w:val="24"/>
          <w:szCs w:val="24"/>
        </w:rPr>
        <w:t>("</w:t>
      </w:r>
      <w:r>
        <w:rPr>
          <w:sz w:val="24"/>
          <w:szCs w:val="24"/>
        </w:rPr>
        <w:t>合成预览抽样</w:t>
      </w:r>
      <w:r>
        <w:rPr>
          <w:sz w:val="24"/>
          <w:szCs w:val="24"/>
        </w:rPr>
        <w:t>", self._</w:t>
      </w:r>
      <w:proofErr w:type="spellStart"/>
      <w:r>
        <w:rPr>
          <w:sz w:val="24"/>
          <w:szCs w:val="24"/>
        </w:rPr>
        <w:t>viz_emit_every_spin</w:t>
      </w:r>
      <w:proofErr w:type="spellEnd"/>
      <w:r>
        <w:rPr>
          <w:sz w:val="24"/>
          <w:szCs w:val="24"/>
        </w:rPr>
        <w:t>)</w:t>
      </w:r>
    </w:p>
    <w:p w14:paraId="1BA3132B" w14:textId="77777777" w:rsidR="00D63202" w:rsidRDefault="00D63202">
      <w:pPr>
        <w:pStyle w:val="my"/>
        <w:shd w:val="clear" w:color="auto" w:fill="45B0E1"/>
        <w:rPr>
          <w:sz w:val="24"/>
          <w:szCs w:val="24"/>
        </w:rPr>
      </w:pPr>
    </w:p>
    <w:p w14:paraId="5A231EFA" w14:textId="77777777" w:rsidR="00D63202" w:rsidRDefault="00000000">
      <w:pPr>
        <w:pStyle w:val="my"/>
        <w:shd w:val="clear" w:color="auto" w:fill="45B0E1"/>
        <w:rPr>
          <w:sz w:val="24"/>
          <w:szCs w:val="24"/>
        </w:rPr>
      </w:pPr>
      <w:r>
        <w:rPr>
          <w:sz w:val="24"/>
          <w:szCs w:val="24"/>
        </w:rPr>
        <w:t xml:space="preserve">        buttons = </w:t>
      </w:r>
      <w:proofErr w:type="spellStart"/>
      <w:proofErr w:type="gramStart"/>
      <w:r>
        <w:rPr>
          <w:sz w:val="24"/>
          <w:szCs w:val="24"/>
        </w:rPr>
        <w:t>QHBoxLayout</w:t>
      </w:r>
      <w:proofErr w:type="spellEnd"/>
      <w:r>
        <w:rPr>
          <w:sz w:val="24"/>
          <w:szCs w:val="24"/>
        </w:rPr>
        <w:t>(</w:t>
      </w:r>
      <w:proofErr w:type="gramEnd"/>
      <w:r>
        <w:rPr>
          <w:sz w:val="24"/>
          <w:szCs w:val="24"/>
        </w:rPr>
        <w:t>)</w:t>
      </w:r>
    </w:p>
    <w:p w14:paraId="10684C2B" w14:textId="77777777" w:rsidR="00D63202" w:rsidRDefault="00000000">
      <w:pPr>
        <w:pStyle w:val="my"/>
        <w:shd w:val="clear" w:color="auto" w:fill="45B0E1"/>
        <w:rPr>
          <w:sz w:val="24"/>
          <w:szCs w:val="24"/>
        </w:rPr>
      </w:pPr>
      <w:r>
        <w:rPr>
          <w:sz w:val="24"/>
          <w:szCs w:val="24"/>
        </w:rPr>
        <w:t xml:space="preserve">        </w:t>
      </w:r>
      <w:proofErr w:type="spellStart"/>
      <w:proofErr w:type="gramStart"/>
      <w:r>
        <w:rPr>
          <w:sz w:val="24"/>
          <w:szCs w:val="24"/>
        </w:rPr>
        <w:t>buttons.addWidget</w:t>
      </w:r>
      <w:proofErr w:type="spellEnd"/>
      <w:proofErr w:type="gramEnd"/>
      <w:r>
        <w:rPr>
          <w:sz w:val="24"/>
          <w:szCs w:val="24"/>
        </w:rPr>
        <w:t>(</w:t>
      </w:r>
      <w:proofErr w:type="gramStart"/>
      <w:r>
        <w:rPr>
          <w:sz w:val="24"/>
          <w:szCs w:val="24"/>
        </w:rPr>
        <w:t>self._</w:t>
      </w:r>
      <w:proofErr w:type="spellStart"/>
      <w:proofErr w:type="gramEnd"/>
      <w:r>
        <w:rPr>
          <w:sz w:val="24"/>
          <w:szCs w:val="24"/>
        </w:rPr>
        <w:t>open_video_btn</w:t>
      </w:r>
      <w:proofErr w:type="spellEnd"/>
      <w:r>
        <w:rPr>
          <w:sz w:val="24"/>
          <w:szCs w:val="24"/>
        </w:rPr>
        <w:t>)</w:t>
      </w:r>
    </w:p>
    <w:p w14:paraId="0C3EBDF4" w14:textId="77777777" w:rsidR="00D63202" w:rsidRDefault="00000000">
      <w:pPr>
        <w:pStyle w:val="my"/>
        <w:shd w:val="clear" w:color="auto" w:fill="45B0E1"/>
        <w:rPr>
          <w:sz w:val="24"/>
          <w:szCs w:val="24"/>
        </w:rPr>
      </w:pPr>
      <w:r>
        <w:rPr>
          <w:sz w:val="24"/>
          <w:szCs w:val="24"/>
        </w:rPr>
        <w:t xml:space="preserve">        </w:t>
      </w:r>
      <w:proofErr w:type="spellStart"/>
      <w:proofErr w:type="gramStart"/>
      <w:r>
        <w:rPr>
          <w:sz w:val="24"/>
          <w:szCs w:val="24"/>
        </w:rPr>
        <w:t>buttons.addWidget</w:t>
      </w:r>
      <w:proofErr w:type="spellEnd"/>
      <w:proofErr w:type="gramEnd"/>
      <w:r>
        <w:rPr>
          <w:sz w:val="24"/>
          <w:szCs w:val="24"/>
        </w:rPr>
        <w:t>(</w:t>
      </w:r>
      <w:proofErr w:type="gramStart"/>
      <w:r>
        <w:rPr>
          <w:sz w:val="24"/>
          <w:szCs w:val="24"/>
        </w:rPr>
        <w:t>self._</w:t>
      </w:r>
      <w:proofErr w:type="spellStart"/>
      <w:proofErr w:type="gramEnd"/>
      <w:r>
        <w:rPr>
          <w:sz w:val="24"/>
          <w:szCs w:val="24"/>
        </w:rPr>
        <w:t>run_btn</w:t>
      </w:r>
      <w:proofErr w:type="spellEnd"/>
      <w:r>
        <w:rPr>
          <w:sz w:val="24"/>
          <w:szCs w:val="24"/>
        </w:rPr>
        <w:t>)</w:t>
      </w:r>
    </w:p>
    <w:p w14:paraId="5E09F32F" w14:textId="77777777" w:rsidR="00D63202" w:rsidRDefault="00000000">
      <w:pPr>
        <w:pStyle w:val="my"/>
        <w:shd w:val="clear" w:color="auto" w:fill="45B0E1"/>
        <w:rPr>
          <w:sz w:val="24"/>
          <w:szCs w:val="24"/>
        </w:rPr>
      </w:pPr>
      <w:r>
        <w:rPr>
          <w:sz w:val="24"/>
          <w:szCs w:val="24"/>
        </w:rPr>
        <w:t xml:space="preserve">        </w:t>
      </w:r>
      <w:proofErr w:type="spellStart"/>
      <w:proofErr w:type="gramStart"/>
      <w:r>
        <w:rPr>
          <w:sz w:val="24"/>
          <w:szCs w:val="24"/>
        </w:rPr>
        <w:t>buttons.addWidget</w:t>
      </w:r>
      <w:proofErr w:type="spellEnd"/>
      <w:proofErr w:type="gramEnd"/>
      <w:r>
        <w:rPr>
          <w:sz w:val="24"/>
          <w:szCs w:val="24"/>
        </w:rPr>
        <w:t>(</w:t>
      </w:r>
      <w:proofErr w:type="gramStart"/>
      <w:r>
        <w:rPr>
          <w:sz w:val="24"/>
          <w:szCs w:val="24"/>
        </w:rPr>
        <w:t>self._</w:t>
      </w:r>
      <w:proofErr w:type="spellStart"/>
      <w:proofErr w:type="gramEnd"/>
      <w:r>
        <w:rPr>
          <w:sz w:val="24"/>
          <w:szCs w:val="24"/>
        </w:rPr>
        <w:t>stop_btn</w:t>
      </w:r>
      <w:proofErr w:type="spellEnd"/>
      <w:r>
        <w:rPr>
          <w:sz w:val="24"/>
          <w:szCs w:val="24"/>
        </w:rPr>
        <w:t>)</w:t>
      </w:r>
    </w:p>
    <w:p w14:paraId="3EC33F18" w14:textId="77777777" w:rsidR="00D63202" w:rsidRDefault="00000000">
      <w:pPr>
        <w:pStyle w:val="my"/>
        <w:shd w:val="clear" w:color="auto" w:fill="45B0E1"/>
        <w:rPr>
          <w:sz w:val="24"/>
          <w:szCs w:val="24"/>
        </w:rPr>
      </w:pPr>
      <w:r>
        <w:rPr>
          <w:sz w:val="24"/>
          <w:szCs w:val="24"/>
        </w:rPr>
        <w:t xml:space="preserve">        </w:t>
      </w:r>
      <w:proofErr w:type="spellStart"/>
      <w:proofErr w:type="gramStart"/>
      <w:r>
        <w:rPr>
          <w:sz w:val="24"/>
          <w:szCs w:val="24"/>
        </w:rPr>
        <w:t>buttons.addWidget</w:t>
      </w:r>
      <w:proofErr w:type="spellEnd"/>
      <w:proofErr w:type="gramEnd"/>
      <w:r>
        <w:rPr>
          <w:sz w:val="24"/>
          <w:szCs w:val="24"/>
        </w:rPr>
        <w:t>(</w:t>
      </w:r>
      <w:proofErr w:type="gramStart"/>
      <w:r>
        <w:rPr>
          <w:sz w:val="24"/>
          <w:szCs w:val="24"/>
        </w:rPr>
        <w:t>self._</w:t>
      </w:r>
      <w:proofErr w:type="spellStart"/>
      <w:proofErr w:type="gramEnd"/>
      <w:r>
        <w:rPr>
          <w:sz w:val="24"/>
          <w:szCs w:val="24"/>
        </w:rPr>
        <w:t>open_output_btn</w:t>
      </w:r>
      <w:proofErr w:type="spellEnd"/>
      <w:r>
        <w:rPr>
          <w:sz w:val="24"/>
          <w:szCs w:val="24"/>
        </w:rPr>
        <w:t>)</w:t>
      </w:r>
    </w:p>
    <w:p w14:paraId="63586092" w14:textId="77777777" w:rsidR="00D63202" w:rsidRDefault="00D63202">
      <w:pPr>
        <w:pStyle w:val="my"/>
        <w:shd w:val="clear" w:color="auto" w:fill="45B0E1"/>
        <w:rPr>
          <w:sz w:val="24"/>
          <w:szCs w:val="24"/>
        </w:rPr>
      </w:pPr>
    </w:p>
    <w:p w14:paraId="507DAD9C"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status_box</w:t>
      </w:r>
      <w:proofErr w:type="spellEnd"/>
      <w:r>
        <w:rPr>
          <w:sz w:val="24"/>
          <w:szCs w:val="24"/>
        </w:rPr>
        <w:t xml:space="preserve"> = </w:t>
      </w:r>
      <w:proofErr w:type="spellStart"/>
      <w:r>
        <w:rPr>
          <w:sz w:val="24"/>
          <w:szCs w:val="24"/>
        </w:rPr>
        <w:t>QGroupBox</w:t>
      </w:r>
      <w:proofErr w:type="spellEnd"/>
      <w:r>
        <w:rPr>
          <w:sz w:val="24"/>
          <w:szCs w:val="24"/>
        </w:rPr>
        <w:t>("</w:t>
      </w:r>
      <w:r>
        <w:rPr>
          <w:sz w:val="24"/>
          <w:szCs w:val="24"/>
        </w:rPr>
        <w:t>运行状态</w:t>
      </w:r>
      <w:r>
        <w:rPr>
          <w:sz w:val="24"/>
          <w:szCs w:val="24"/>
        </w:rPr>
        <w:t>")</w:t>
      </w:r>
    </w:p>
    <w:p w14:paraId="007A1B15"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status_layout</w:t>
      </w:r>
      <w:proofErr w:type="spellEnd"/>
      <w:r>
        <w:rPr>
          <w:sz w:val="24"/>
          <w:szCs w:val="24"/>
        </w:rPr>
        <w:t xml:space="preserve"> = </w:t>
      </w:r>
      <w:proofErr w:type="spellStart"/>
      <w:r>
        <w:rPr>
          <w:sz w:val="24"/>
          <w:szCs w:val="24"/>
        </w:rPr>
        <w:t>QVBoxLayout</w:t>
      </w:r>
      <w:proofErr w:type="spellEnd"/>
      <w:r>
        <w:rPr>
          <w:sz w:val="24"/>
          <w:szCs w:val="24"/>
        </w:rPr>
        <w:t>(</w:t>
      </w:r>
      <w:proofErr w:type="spellStart"/>
      <w:r>
        <w:rPr>
          <w:sz w:val="24"/>
          <w:szCs w:val="24"/>
        </w:rPr>
        <w:t>status_box</w:t>
      </w:r>
      <w:proofErr w:type="spellEnd"/>
      <w:r>
        <w:rPr>
          <w:sz w:val="24"/>
          <w:szCs w:val="24"/>
        </w:rPr>
        <w:t>)</w:t>
      </w:r>
    </w:p>
    <w:p w14:paraId="676DAD33" w14:textId="77777777" w:rsidR="00D63202" w:rsidRDefault="00000000">
      <w:pPr>
        <w:pStyle w:val="my"/>
        <w:shd w:val="clear" w:color="auto" w:fill="45B0E1"/>
        <w:rPr>
          <w:sz w:val="24"/>
          <w:szCs w:val="24"/>
        </w:rPr>
      </w:pPr>
      <w:r>
        <w:rPr>
          <w:sz w:val="24"/>
          <w:szCs w:val="24"/>
        </w:rPr>
        <w:t xml:space="preserve">        row1 = </w:t>
      </w:r>
      <w:proofErr w:type="spellStart"/>
      <w:proofErr w:type="gramStart"/>
      <w:r>
        <w:rPr>
          <w:sz w:val="24"/>
          <w:szCs w:val="24"/>
        </w:rPr>
        <w:t>QHBoxLayout</w:t>
      </w:r>
      <w:proofErr w:type="spellEnd"/>
      <w:r>
        <w:rPr>
          <w:sz w:val="24"/>
          <w:szCs w:val="24"/>
        </w:rPr>
        <w:t>(</w:t>
      </w:r>
      <w:proofErr w:type="gramEnd"/>
      <w:r>
        <w:rPr>
          <w:sz w:val="24"/>
          <w:szCs w:val="24"/>
        </w:rPr>
        <w:t>)</w:t>
      </w:r>
    </w:p>
    <w:p w14:paraId="759A5CAF" w14:textId="77777777" w:rsidR="00D63202" w:rsidRDefault="00000000">
      <w:pPr>
        <w:pStyle w:val="my"/>
        <w:shd w:val="clear" w:color="auto" w:fill="45B0E1"/>
        <w:rPr>
          <w:sz w:val="24"/>
          <w:szCs w:val="24"/>
        </w:rPr>
      </w:pPr>
      <w:r>
        <w:rPr>
          <w:sz w:val="24"/>
          <w:szCs w:val="24"/>
        </w:rPr>
        <w:t>        row1.addWidget(</w:t>
      </w:r>
      <w:proofErr w:type="spellStart"/>
      <w:r>
        <w:rPr>
          <w:sz w:val="24"/>
          <w:szCs w:val="24"/>
        </w:rPr>
        <w:t>QLabel</w:t>
      </w:r>
      <w:proofErr w:type="spellEnd"/>
      <w:r>
        <w:rPr>
          <w:sz w:val="24"/>
          <w:szCs w:val="24"/>
        </w:rPr>
        <w:t>("</w:t>
      </w:r>
      <w:r>
        <w:rPr>
          <w:sz w:val="24"/>
          <w:szCs w:val="24"/>
        </w:rPr>
        <w:t>当前步骤</w:t>
      </w:r>
      <w:r>
        <w:rPr>
          <w:sz w:val="24"/>
          <w:szCs w:val="24"/>
        </w:rPr>
        <w:t>:"))</w:t>
      </w:r>
    </w:p>
    <w:p w14:paraId="3DE2A51A" w14:textId="77777777" w:rsidR="00D63202" w:rsidRDefault="00000000">
      <w:pPr>
        <w:pStyle w:val="my"/>
        <w:shd w:val="clear" w:color="auto" w:fill="45B0E1"/>
        <w:rPr>
          <w:sz w:val="24"/>
          <w:szCs w:val="24"/>
        </w:rPr>
      </w:pPr>
      <w:r>
        <w:rPr>
          <w:sz w:val="24"/>
          <w:szCs w:val="24"/>
        </w:rPr>
        <w:t>        row1.addWidget(</w:t>
      </w:r>
      <w:proofErr w:type="gramStart"/>
      <w:r>
        <w:rPr>
          <w:sz w:val="24"/>
          <w:szCs w:val="24"/>
        </w:rPr>
        <w:t>self._</w:t>
      </w:r>
      <w:proofErr w:type="spellStart"/>
      <w:proofErr w:type="gramEnd"/>
      <w:r>
        <w:rPr>
          <w:sz w:val="24"/>
          <w:szCs w:val="24"/>
        </w:rPr>
        <w:t>status_step</w:t>
      </w:r>
      <w:proofErr w:type="spellEnd"/>
      <w:r>
        <w:rPr>
          <w:sz w:val="24"/>
          <w:szCs w:val="24"/>
        </w:rPr>
        <w:t>, 1)</w:t>
      </w:r>
    </w:p>
    <w:p w14:paraId="3AE4B647" w14:textId="77777777" w:rsidR="00D63202" w:rsidRDefault="00000000">
      <w:pPr>
        <w:pStyle w:val="my"/>
        <w:shd w:val="clear" w:color="auto" w:fill="45B0E1"/>
        <w:rPr>
          <w:sz w:val="24"/>
          <w:szCs w:val="24"/>
        </w:rPr>
      </w:pPr>
      <w:r>
        <w:rPr>
          <w:sz w:val="24"/>
          <w:szCs w:val="24"/>
        </w:rPr>
        <w:t>        row1.addWidget(</w:t>
      </w:r>
      <w:proofErr w:type="gramStart"/>
      <w:r>
        <w:rPr>
          <w:sz w:val="24"/>
          <w:szCs w:val="24"/>
        </w:rPr>
        <w:t>self._</w:t>
      </w:r>
      <w:proofErr w:type="spellStart"/>
      <w:proofErr w:type="gramEnd"/>
      <w:r>
        <w:rPr>
          <w:sz w:val="24"/>
          <w:szCs w:val="24"/>
        </w:rPr>
        <w:t>overall_label</w:t>
      </w:r>
      <w:proofErr w:type="spellEnd"/>
      <w:r>
        <w:rPr>
          <w:sz w:val="24"/>
          <w:szCs w:val="24"/>
        </w:rPr>
        <w:t>)</w:t>
      </w:r>
    </w:p>
    <w:p w14:paraId="7331A7D8"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status_</w:t>
      </w:r>
      <w:proofErr w:type="gramStart"/>
      <w:r>
        <w:rPr>
          <w:sz w:val="24"/>
          <w:szCs w:val="24"/>
        </w:rPr>
        <w:t>layout.addLayout</w:t>
      </w:r>
      <w:proofErr w:type="spellEnd"/>
      <w:proofErr w:type="gramEnd"/>
      <w:r>
        <w:rPr>
          <w:sz w:val="24"/>
          <w:szCs w:val="24"/>
        </w:rPr>
        <w:t>(row1)</w:t>
      </w:r>
    </w:p>
    <w:p w14:paraId="5300F271" w14:textId="77777777" w:rsidR="00D63202" w:rsidRDefault="00000000">
      <w:pPr>
        <w:pStyle w:val="my"/>
        <w:shd w:val="clear" w:color="auto" w:fill="45B0E1"/>
        <w:rPr>
          <w:sz w:val="24"/>
          <w:szCs w:val="24"/>
        </w:rPr>
      </w:pPr>
      <w:r>
        <w:rPr>
          <w:sz w:val="24"/>
          <w:szCs w:val="24"/>
        </w:rPr>
        <w:t xml:space="preserve">        row2 = </w:t>
      </w:r>
      <w:proofErr w:type="spellStart"/>
      <w:proofErr w:type="gramStart"/>
      <w:r>
        <w:rPr>
          <w:sz w:val="24"/>
          <w:szCs w:val="24"/>
        </w:rPr>
        <w:t>QHBoxLayout</w:t>
      </w:r>
      <w:proofErr w:type="spellEnd"/>
      <w:r>
        <w:rPr>
          <w:sz w:val="24"/>
          <w:szCs w:val="24"/>
        </w:rPr>
        <w:t>(</w:t>
      </w:r>
      <w:proofErr w:type="gramEnd"/>
      <w:r>
        <w:rPr>
          <w:sz w:val="24"/>
          <w:szCs w:val="24"/>
        </w:rPr>
        <w:t>)</w:t>
      </w:r>
    </w:p>
    <w:p w14:paraId="6661C552" w14:textId="77777777" w:rsidR="00D63202" w:rsidRDefault="00000000">
      <w:pPr>
        <w:pStyle w:val="my"/>
        <w:shd w:val="clear" w:color="auto" w:fill="45B0E1"/>
        <w:rPr>
          <w:sz w:val="24"/>
          <w:szCs w:val="24"/>
        </w:rPr>
      </w:pPr>
      <w:r>
        <w:rPr>
          <w:sz w:val="24"/>
          <w:szCs w:val="24"/>
        </w:rPr>
        <w:t>        row2.addWidget(</w:t>
      </w:r>
      <w:proofErr w:type="spellStart"/>
      <w:r>
        <w:rPr>
          <w:sz w:val="24"/>
          <w:szCs w:val="24"/>
        </w:rPr>
        <w:t>QLabel</w:t>
      </w:r>
      <w:proofErr w:type="spellEnd"/>
      <w:r>
        <w:rPr>
          <w:sz w:val="24"/>
          <w:szCs w:val="24"/>
        </w:rPr>
        <w:t>("</w:t>
      </w:r>
      <w:r>
        <w:rPr>
          <w:sz w:val="24"/>
          <w:szCs w:val="24"/>
        </w:rPr>
        <w:t>进度</w:t>
      </w:r>
      <w:r>
        <w:rPr>
          <w:sz w:val="24"/>
          <w:szCs w:val="24"/>
        </w:rPr>
        <w:t>:"))</w:t>
      </w:r>
    </w:p>
    <w:p w14:paraId="4FDBC6AF" w14:textId="77777777" w:rsidR="00D63202" w:rsidRDefault="00000000">
      <w:pPr>
        <w:pStyle w:val="my"/>
        <w:shd w:val="clear" w:color="auto" w:fill="45B0E1"/>
        <w:rPr>
          <w:sz w:val="24"/>
          <w:szCs w:val="24"/>
        </w:rPr>
      </w:pPr>
      <w:r>
        <w:rPr>
          <w:sz w:val="24"/>
          <w:szCs w:val="24"/>
        </w:rPr>
        <w:lastRenderedPageBreak/>
        <w:t>        row2.addWidget(</w:t>
      </w:r>
      <w:proofErr w:type="gramStart"/>
      <w:r>
        <w:rPr>
          <w:sz w:val="24"/>
          <w:szCs w:val="24"/>
        </w:rPr>
        <w:t>self._</w:t>
      </w:r>
      <w:proofErr w:type="spellStart"/>
      <w:proofErr w:type="gramEnd"/>
      <w:r>
        <w:rPr>
          <w:sz w:val="24"/>
          <w:szCs w:val="24"/>
        </w:rPr>
        <w:t>status_progress</w:t>
      </w:r>
      <w:proofErr w:type="spellEnd"/>
      <w:r>
        <w:rPr>
          <w:sz w:val="24"/>
          <w:szCs w:val="24"/>
        </w:rPr>
        <w:t>, 1)</w:t>
      </w:r>
    </w:p>
    <w:p w14:paraId="3D6216FE" w14:textId="77777777" w:rsidR="00D63202" w:rsidRDefault="00000000">
      <w:pPr>
        <w:pStyle w:val="my"/>
        <w:shd w:val="clear" w:color="auto" w:fill="45B0E1"/>
        <w:rPr>
          <w:sz w:val="24"/>
          <w:szCs w:val="24"/>
        </w:rPr>
      </w:pPr>
      <w:r>
        <w:rPr>
          <w:sz w:val="24"/>
          <w:szCs w:val="24"/>
        </w:rPr>
        <w:t>        row2.addWidget(</w:t>
      </w:r>
      <w:proofErr w:type="gramStart"/>
      <w:r>
        <w:rPr>
          <w:sz w:val="24"/>
          <w:szCs w:val="24"/>
        </w:rPr>
        <w:t>self._</w:t>
      </w:r>
      <w:proofErr w:type="spellStart"/>
      <w:proofErr w:type="gramEnd"/>
      <w:r>
        <w:rPr>
          <w:sz w:val="24"/>
          <w:szCs w:val="24"/>
        </w:rPr>
        <w:t>elapsed_label</w:t>
      </w:r>
      <w:proofErr w:type="spellEnd"/>
      <w:r>
        <w:rPr>
          <w:sz w:val="24"/>
          <w:szCs w:val="24"/>
        </w:rPr>
        <w:t>)</w:t>
      </w:r>
    </w:p>
    <w:p w14:paraId="7718EBEE" w14:textId="77777777" w:rsidR="00D63202" w:rsidRDefault="00000000">
      <w:pPr>
        <w:pStyle w:val="my"/>
        <w:shd w:val="clear" w:color="auto" w:fill="45B0E1"/>
        <w:rPr>
          <w:sz w:val="24"/>
          <w:szCs w:val="24"/>
        </w:rPr>
      </w:pPr>
      <w:r>
        <w:rPr>
          <w:sz w:val="24"/>
          <w:szCs w:val="24"/>
        </w:rPr>
        <w:t>        row2.addWidget(</w:t>
      </w:r>
      <w:proofErr w:type="gramStart"/>
      <w:r>
        <w:rPr>
          <w:sz w:val="24"/>
          <w:szCs w:val="24"/>
        </w:rPr>
        <w:t>self._</w:t>
      </w:r>
      <w:proofErr w:type="spellStart"/>
      <w:proofErr w:type="gramEnd"/>
      <w:r>
        <w:rPr>
          <w:sz w:val="24"/>
          <w:szCs w:val="24"/>
        </w:rPr>
        <w:t>eta_label</w:t>
      </w:r>
      <w:proofErr w:type="spellEnd"/>
      <w:r>
        <w:rPr>
          <w:sz w:val="24"/>
          <w:szCs w:val="24"/>
        </w:rPr>
        <w:t>)</w:t>
      </w:r>
    </w:p>
    <w:p w14:paraId="12200B9D"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status_</w:t>
      </w:r>
      <w:proofErr w:type="gramStart"/>
      <w:r>
        <w:rPr>
          <w:sz w:val="24"/>
          <w:szCs w:val="24"/>
        </w:rPr>
        <w:t>layout.addLayout</w:t>
      </w:r>
      <w:proofErr w:type="spellEnd"/>
      <w:proofErr w:type="gramEnd"/>
      <w:r>
        <w:rPr>
          <w:sz w:val="24"/>
          <w:szCs w:val="24"/>
        </w:rPr>
        <w:t>(row2)</w:t>
      </w:r>
    </w:p>
    <w:p w14:paraId="726A4D24"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status_</w:t>
      </w:r>
      <w:proofErr w:type="gramStart"/>
      <w:r>
        <w:rPr>
          <w:sz w:val="24"/>
          <w:szCs w:val="24"/>
        </w:rPr>
        <w:t>layout.addWidget</w:t>
      </w:r>
      <w:proofErr w:type="spellEnd"/>
      <w:proofErr w:type="gramEnd"/>
      <w:r>
        <w:rPr>
          <w:sz w:val="24"/>
          <w:szCs w:val="24"/>
        </w:rPr>
        <w:t>(</w:t>
      </w:r>
      <w:proofErr w:type="gramStart"/>
      <w:r>
        <w:rPr>
          <w:sz w:val="24"/>
          <w:szCs w:val="24"/>
        </w:rPr>
        <w:t>self._</w:t>
      </w:r>
      <w:proofErr w:type="spellStart"/>
      <w:proofErr w:type="gramEnd"/>
      <w:r>
        <w:rPr>
          <w:sz w:val="24"/>
          <w:szCs w:val="24"/>
        </w:rPr>
        <w:t>progress_bar</w:t>
      </w:r>
      <w:proofErr w:type="spellEnd"/>
      <w:r>
        <w:rPr>
          <w:sz w:val="24"/>
          <w:szCs w:val="24"/>
        </w:rPr>
        <w:t>)</w:t>
      </w:r>
    </w:p>
    <w:p w14:paraId="731E4660"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status_</w:t>
      </w:r>
      <w:proofErr w:type="gramStart"/>
      <w:r>
        <w:rPr>
          <w:sz w:val="24"/>
          <w:szCs w:val="24"/>
        </w:rPr>
        <w:t>layout.addWidget</w:t>
      </w:r>
      <w:proofErr w:type="spellEnd"/>
      <w:proofErr w:type="gramEnd"/>
      <w:r>
        <w:rPr>
          <w:sz w:val="24"/>
          <w:szCs w:val="24"/>
        </w:rPr>
        <w:t>(</w:t>
      </w:r>
      <w:proofErr w:type="spellStart"/>
      <w:proofErr w:type="gramStart"/>
      <w:r>
        <w:rPr>
          <w:sz w:val="24"/>
          <w:szCs w:val="24"/>
        </w:rPr>
        <w:t>self._</w:t>
      </w:r>
      <w:proofErr w:type="gramEnd"/>
      <w:r>
        <w:rPr>
          <w:sz w:val="24"/>
          <w:szCs w:val="24"/>
        </w:rPr>
        <w:t>stepper</w:t>
      </w:r>
      <w:proofErr w:type="spellEnd"/>
      <w:r>
        <w:rPr>
          <w:sz w:val="24"/>
          <w:szCs w:val="24"/>
        </w:rPr>
        <w:t>)</w:t>
      </w:r>
    </w:p>
    <w:p w14:paraId="6B7ECB15" w14:textId="77777777" w:rsidR="00D63202" w:rsidRDefault="00D63202">
      <w:pPr>
        <w:pStyle w:val="my"/>
        <w:shd w:val="clear" w:color="auto" w:fill="45B0E1"/>
        <w:rPr>
          <w:sz w:val="24"/>
          <w:szCs w:val="24"/>
        </w:rPr>
      </w:pPr>
    </w:p>
    <w:p w14:paraId="7A41C85B"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result_box</w:t>
      </w:r>
      <w:proofErr w:type="spellEnd"/>
      <w:r>
        <w:rPr>
          <w:sz w:val="24"/>
          <w:szCs w:val="24"/>
        </w:rPr>
        <w:t xml:space="preserve"> = </w:t>
      </w:r>
      <w:proofErr w:type="spellStart"/>
      <w:r>
        <w:rPr>
          <w:sz w:val="24"/>
          <w:szCs w:val="24"/>
        </w:rPr>
        <w:t>QGroupBox</w:t>
      </w:r>
      <w:proofErr w:type="spellEnd"/>
      <w:r>
        <w:rPr>
          <w:sz w:val="24"/>
          <w:szCs w:val="24"/>
        </w:rPr>
        <w:t>("</w:t>
      </w:r>
      <w:r>
        <w:rPr>
          <w:sz w:val="24"/>
          <w:szCs w:val="24"/>
        </w:rPr>
        <w:t>结果浏览</w:t>
      </w:r>
      <w:r>
        <w:rPr>
          <w:sz w:val="24"/>
          <w:szCs w:val="24"/>
        </w:rPr>
        <w:t>")</w:t>
      </w:r>
    </w:p>
    <w:p w14:paraId="48B04245"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result_form</w:t>
      </w:r>
      <w:proofErr w:type="spellEnd"/>
      <w:r>
        <w:rPr>
          <w:sz w:val="24"/>
          <w:szCs w:val="24"/>
        </w:rPr>
        <w:t xml:space="preserve"> = </w:t>
      </w:r>
      <w:proofErr w:type="spellStart"/>
      <w:r>
        <w:rPr>
          <w:sz w:val="24"/>
          <w:szCs w:val="24"/>
        </w:rPr>
        <w:t>QFormLayout</w:t>
      </w:r>
      <w:proofErr w:type="spellEnd"/>
      <w:r>
        <w:rPr>
          <w:sz w:val="24"/>
          <w:szCs w:val="24"/>
        </w:rPr>
        <w:t>(</w:t>
      </w:r>
      <w:proofErr w:type="spellStart"/>
      <w:r>
        <w:rPr>
          <w:sz w:val="24"/>
          <w:szCs w:val="24"/>
        </w:rPr>
        <w:t>result_box</w:t>
      </w:r>
      <w:proofErr w:type="spellEnd"/>
      <w:r>
        <w:rPr>
          <w:sz w:val="24"/>
          <w:szCs w:val="24"/>
        </w:rPr>
        <w:t>)</w:t>
      </w:r>
    </w:p>
    <w:p w14:paraId="2CEB2A9B"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result_</w:t>
      </w:r>
      <w:proofErr w:type="gramStart"/>
      <w:r>
        <w:rPr>
          <w:sz w:val="24"/>
          <w:szCs w:val="24"/>
        </w:rPr>
        <w:t>form.setLabelAlignment</w:t>
      </w:r>
      <w:proofErr w:type="spellEnd"/>
      <w:proofErr w:type="gramEnd"/>
      <w:r>
        <w:rPr>
          <w:sz w:val="24"/>
          <w:szCs w:val="24"/>
        </w:rPr>
        <w:t>(</w:t>
      </w:r>
      <w:proofErr w:type="spellStart"/>
      <w:proofErr w:type="gramStart"/>
      <w:r>
        <w:rPr>
          <w:sz w:val="24"/>
          <w:szCs w:val="24"/>
        </w:rPr>
        <w:t>Qt.AlignRight</w:t>
      </w:r>
      <w:proofErr w:type="spellEnd"/>
      <w:proofErr w:type="gramEnd"/>
      <w:r>
        <w:rPr>
          <w:sz w:val="24"/>
          <w:szCs w:val="24"/>
        </w:rPr>
        <w:t>)</w:t>
      </w:r>
    </w:p>
    <w:p w14:paraId="54CE5878"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result_form.addRow</w:t>
      </w:r>
      <w:proofErr w:type="spellEnd"/>
      <w:r>
        <w:rPr>
          <w:sz w:val="24"/>
          <w:szCs w:val="24"/>
        </w:rPr>
        <w:t>("</w:t>
      </w:r>
      <w:r>
        <w:rPr>
          <w:sz w:val="24"/>
          <w:szCs w:val="24"/>
        </w:rPr>
        <w:t>结果集</w:t>
      </w:r>
      <w:r>
        <w:rPr>
          <w:sz w:val="24"/>
          <w:szCs w:val="24"/>
        </w:rPr>
        <w:t>", self._</w:t>
      </w:r>
      <w:proofErr w:type="spellStart"/>
      <w:r>
        <w:rPr>
          <w:sz w:val="24"/>
          <w:szCs w:val="24"/>
        </w:rPr>
        <w:t>result_combo</w:t>
      </w:r>
      <w:proofErr w:type="spellEnd"/>
      <w:r>
        <w:rPr>
          <w:sz w:val="24"/>
          <w:szCs w:val="24"/>
        </w:rPr>
        <w:t>)</w:t>
      </w:r>
    </w:p>
    <w:p w14:paraId="0B24DD79"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result_btns</w:t>
      </w:r>
      <w:proofErr w:type="spellEnd"/>
      <w:r>
        <w:rPr>
          <w:sz w:val="24"/>
          <w:szCs w:val="24"/>
        </w:rPr>
        <w:t xml:space="preserve"> = </w:t>
      </w:r>
      <w:proofErr w:type="spellStart"/>
      <w:proofErr w:type="gramStart"/>
      <w:r>
        <w:rPr>
          <w:sz w:val="24"/>
          <w:szCs w:val="24"/>
        </w:rPr>
        <w:t>QWidget</w:t>
      </w:r>
      <w:proofErr w:type="spellEnd"/>
      <w:r>
        <w:rPr>
          <w:sz w:val="24"/>
          <w:szCs w:val="24"/>
        </w:rPr>
        <w:t>(</w:t>
      </w:r>
      <w:proofErr w:type="gramEnd"/>
      <w:r>
        <w:rPr>
          <w:sz w:val="24"/>
          <w:szCs w:val="24"/>
        </w:rPr>
        <w:t>)</w:t>
      </w:r>
    </w:p>
    <w:p w14:paraId="20511153"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result_btns_layout</w:t>
      </w:r>
      <w:proofErr w:type="spellEnd"/>
      <w:r>
        <w:rPr>
          <w:sz w:val="24"/>
          <w:szCs w:val="24"/>
        </w:rPr>
        <w:t xml:space="preserve"> = </w:t>
      </w:r>
      <w:proofErr w:type="spellStart"/>
      <w:r>
        <w:rPr>
          <w:sz w:val="24"/>
          <w:szCs w:val="24"/>
        </w:rPr>
        <w:t>QHBoxLayout</w:t>
      </w:r>
      <w:proofErr w:type="spellEnd"/>
      <w:r>
        <w:rPr>
          <w:sz w:val="24"/>
          <w:szCs w:val="24"/>
        </w:rPr>
        <w:t>(</w:t>
      </w:r>
      <w:proofErr w:type="spellStart"/>
      <w:r>
        <w:rPr>
          <w:sz w:val="24"/>
          <w:szCs w:val="24"/>
        </w:rPr>
        <w:t>result_btns</w:t>
      </w:r>
      <w:proofErr w:type="spellEnd"/>
      <w:r>
        <w:rPr>
          <w:sz w:val="24"/>
          <w:szCs w:val="24"/>
        </w:rPr>
        <w:t>)</w:t>
      </w:r>
    </w:p>
    <w:p w14:paraId="611250A0"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result_btns_</w:t>
      </w:r>
      <w:proofErr w:type="gramStart"/>
      <w:r>
        <w:rPr>
          <w:sz w:val="24"/>
          <w:szCs w:val="24"/>
        </w:rPr>
        <w:t>layout.setContentsMargins</w:t>
      </w:r>
      <w:proofErr w:type="spellEnd"/>
      <w:proofErr w:type="gramEnd"/>
      <w:r>
        <w:rPr>
          <w:sz w:val="24"/>
          <w:szCs w:val="24"/>
        </w:rPr>
        <w:t>(0, 0, 0, 0)</w:t>
      </w:r>
    </w:p>
    <w:p w14:paraId="16AC022A"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result_btns_</w:t>
      </w:r>
      <w:proofErr w:type="gramStart"/>
      <w:r>
        <w:rPr>
          <w:sz w:val="24"/>
          <w:szCs w:val="24"/>
        </w:rPr>
        <w:t>layout.addWidget</w:t>
      </w:r>
      <w:proofErr w:type="spellEnd"/>
      <w:proofErr w:type="gramEnd"/>
      <w:r>
        <w:rPr>
          <w:sz w:val="24"/>
          <w:szCs w:val="24"/>
        </w:rPr>
        <w:t>(</w:t>
      </w:r>
      <w:proofErr w:type="gramStart"/>
      <w:r>
        <w:rPr>
          <w:sz w:val="24"/>
          <w:szCs w:val="24"/>
        </w:rPr>
        <w:t>self._</w:t>
      </w:r>
      <w:proofErr w:type="spellStart"/>
      <w:proofErr w:type="gramEnd"/>
      <w:r>
        <w:rPr>
          <w:sz w:val="24"/>
          <w:szCs w:val="24"/>
        </w:rPr>
        <w:t>refresh_results_btn</w:t>
      </w:r>
      <w:proofErr w:type="spellEnd"/>
      <w:r>
        <w:rPr>
          <w:sz w:val="24"/>
          <w:szCs w:val="24"/>
        </w:rPr>
        <w:t>)</w:t>
      </w:r>
    </w:p>
    <w:p w14:paraId="5FDBB848"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result_btns_</w:t>
      </w:r>
      <w:proofErr w:type="gramStart"/>
      <w:r>
        <w:rPr>
          <w:sz w:val="24"/>
          <w:szCs w:val="24"/>
        </w:rPr>
        <w:t>layout.addWidget</w:t>
      </w:r>
      <w:proofErr w:type="spellEnd"/>
      <w:proofErr w:type="gramEnd"/>
      <w:r>
        <w:rPr>
          <w:sz w:val="24"/>
          <w:szCs w:val="24"/>
        </w:rPr>
        <w:t>(</w:t>
      </w:r>
      <w:proofErr w:type="gramStart"/>
      <w:r>
        <w:rPr>
          <w:sz w:val="24"/>
          <w:szCs w:val="24"/>
        </w:rPr>
        <w:t>self._</w:t>
      </w:r>
      <w:proofErr w:type="spellStart"/>
      <w:proofErr w:type="gramEnd"/>
      <w:r>
        <w:rPr>
          <w:sz w:val="24"/>
          <w:szCs w:val="24"/>
        </w:rPr>
        <w:t>load_result_btn</w:t>
      </w:r>
      <w:proofErr w:type="spellEnd"/>
      <w:r>
        <w:rPr>
          <w:sz w:val="24"/>
          <w:szCs w:val="24"/>
        </w:rPr>
        <w:t>)</w:t>
      </w:r>
    </w:p>
    <w:p w14:paraId="0B3996C0"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result_</w:t>
      </w:r>
      <w:proofErr w:type="gramStart"/>
      <w:r>
        <w:rPr>
          <w:sz w:val="24"/>
          <w:szCs w:val="24"/>
        </w:rPr>
        <w:t>form.addRow</w:t>
      </w:r>
      <w:proofErr w:type="spellEnd"/>
      <w:proofErr w:type="gramEnd"/>
      <w:r>
        <w:rPr>
          <w:sz w:val="24"/>
          <w:szCs w:val="24"/>
        </w:rPr>
        <w:t xml:space="preserve">("", </w:t>
      </w:r>
      <w:proofErr w:type="spellStart"/>
      <w:r>
        <w:rPr>
          <w:sz w:val="24"/>
          <w:szCs w:val="24"/>
        </w:rPr>
        <w:t>result_btns</w:t>
      </w:r>
      <w:proofErr w:type="spellEnd"/>
      <w:r>
        <w:rPr>
          <w:sz w:val="24"/>
          <w:szCs w:val="24"/>
        </w:rPr>
        <w:t>)</w:t>
      </w:r>
    </w:p>
    <w:p w14:paraId="3B58E924" w14:textId="77777777" w:rsidR="00D63202" w:rsidRDefault="00D63202">
      <w:pPr>
        <w:pStyle w:val="my"/>
        <w:shd w:val="clear" w:color="auto" w:fill="45B0E1"/>
        <w:rPr>
          <w:sz w:val="24"/>
          <w:szCs w:val="24"/>
        </w:rPr>
      </w:pPr>
    </w:p>
    <w:p w14:paraId="5CF4D60E"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right_tabs</w:t>
      </w:r>
      <w:proofErr w:type="spellEnd"/>
      <w:r>
        <w:rPr>
          <w:sz w:val="24"/>
          <w:szCs w:val="24"/>
        </w:rPr>
        <w:t xml:space="preserve"> = </w:t>
      </w:r>
      <w:proofErr w:type="spellStart"/>
      <w:proofErr w:type="gramStart"/>
      <w:r>
        <w:rPr>
          <w:sz w:val="24"/>
          <w:szCs w:val="24"/>
        </w:rPr>
        <w:t>QTabWidget</w:t>
      </w:r>
      <w:proofErr w:type="spellEnd"/>
      <w:r>
        <w:rPr>
          <w:sz w:val="24"/>
          <w:szCs w:val="24"/>
        </w:rPr>
        <w:t>(</w:t>
      </w:r>
      <w:proofErr w:type="gramEnd"/>
      <w:r>
        <w:rPr>
          <w:sz w:val="24"/>
          <w:szCs w:val="24"/>
        </w:rPr>
        <w:t>)</w:t>
      </w:r>
    </w:p>
    <w:p w14:paraId="37C4B7F8"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right_tabs.addTab</w:t>
      </w:r>
      <w:proofErr w:type="spellEnd"/>
      <w:r>
        <w:rPr>
          <w:sz w:val="24"/>
          <w:szCs w:val="24"/>
        </w:rPr>
        <w:t>(params, "</w:t>
      </w:r>
      <w:r>
        <w:rPr>
          <w:sz w:val="24"/>
          <w:szCs w:val="24"/>
        </w:rPr>
        <w:t>参数</w:t>
      </w:r>
      <w:r>
        <w:rPr>
          <w:sz w:val="24"/>
          <w:szCs w:val="24"/>
        </w:rPr>
        <w:t>")</w:t>
      </w:r>
    </w:p>
    <w:p w14:paraId="10D2799E"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right_</w:t>
      </w:r>
      <w:proofErr w:type="gramStart"/>
      <w:r>
        <w:rPr>
          <w:sz w:val="24"/>
          <w:szCs w:val="24"/>
        </w:rPr>
        <w:t>tabs.addTab</w:t>
      </w:r>
      <w:proofErr w:type="spellEnd"/>
      <w:proofErr w:type="gramEnd"/>
      <w:r>
        <w:rPr>
          <w:sz w:val="24"/>
          <w:szCs w:val="24"/>
        </w:rPr>
        <w:t>(</w:t>
      </w:r>
      <w:proofErr w:type="spellStart"/>
      <w:proofErr w:type="gramStart"/>
      <w:r>
        <w:rPr>
          <w:sz w:val="24"/>
          <w:szCs w:val="24"/>
        </w:rPr>
        <w:t>self._</w:t>
      </w:r>
      <w:proofErr w:type="gramEnd"/>
      <w:r>
        <w:rPr>
          <w:sz w:val="24"/>
          <w:szCs w:val="24"/>
        </w:rPr>
        <w:t>log</w:t>
      </w:r>
      <w:proofErr w:type="spellEnd"/>
      <w:r>
        <w:rPr>
          <w:sz w:val="24"/>
          <w:szCs w:val="24"/>
        </w:rPr>
        <w:t>, "</w:t>
      </w:r>
      <w:r>
        <w:rPr>
          <w:sz w:val="24"/>
          <w:szCs w:val="24"/>
        </w:rPr>
        <w:t>日志</w:t>
      </w:r>
      <w:r>
        <w:rPr>
          <w:sz w:val="24"/>
          <w:szCs w:val="24"/>
        </w:rPr>
        <w:t>")</w:t>
      </w:r>
    </w:p>
    <w:p w14:paraId="759051AD" w14:textId="77777777" w:rsidR="00D63202" w:rsidRPr="006B0D02" w:rsidRDefault="00000000" w:rsidP="006B0D02">
      <w:pPr>
        <w:spacing w:line="400" w:lineRule="exact"/>
        <w:ind w:firstLineChars="200" w:firstLine="420"/>
        <w:rPr>
          <w:rFonts w:ascii="宋体" w:hAnsi="宋体"/>
        </w:rPr>
      </w:pPr>
      <w:r w:rsidRPr="006B0D02">
        <w:rPr>
          <w:rFonts w:ascii="宋体" w:hAnsi="宋体" w:hint="eastAsia"/>
        </w:rPr>
        <w:t>右中：运行状态（</w:t>
      </w:r>
      <w:proofErr w:type="spellStart"/>
      <w:r w:rsidRPr="006B0D02">
        <w:rPr>
          <w:rFonts w:ascii="宋体" w:hAnsi="宋体" w:hint="eastAsia"/>
        </w:rPr>
        <w:t>status_box</w:t>
      </w:r>
      <w:proofErr w:type="spellEnd"/>
      <w:r w:rsidRPr="006B0D02">
        <w:rPr>
          <w:rFonts w:ascii="宋体" w:hAnsi="宋体" w:hint="eastAsia"/>
        </w:rPr>
        <w:t>）</w:t>
      </w:r>
    </w:p>
    <w:p w14:paraId="3C9A4B4A" w14:textId="77777777" w:rsidR="00D63202" w:rsidRPr="006B0D02" w:rsidRDefault="00000000" w:rsidP="006B0D02">
      <w:pPr>
        <w:spacing w:line="400" w:lineRule="exact"/>
        <w:ind w:firstLineChars="200" w:firstLine="420"/>
        <w:rPr>
          <w:rFonts w:ascii="宋体" w:hAnsi="宋体"/>
        </w:rPr>
      </w:pPr>
      <w:r w:rsidRPr="006B0D02">
        <w:rPr>
          <w:rFonts w:ascii="宋体" w:hAnsi="宋体" w:hint="eastAsia"/>
        </w:rPr>
        <w:t>状态框包含：</w:t>
      </w:r>
    </w:p>
    <w:p w14:paraId="06473007" w14:textId="77777777" w:rsidR="00D63202" w:rsidRPr="006B0D02" w:rsidRDefault="00000000" w:rsidP="006B0D02">
      <w:pPr>
        <w:spacing w:line="400" w:lineRule="exact"/>
        <w:ind w:firstLineChars="200" w:firstLine="420"/>
        <w:rPr>
          <w:rFonts w:ascii="宋体" w:hAnsi="宋体"/>
        </w:rPr>
      </w:pPr>
      <w:r w:rsidRPr="006B0D02">
        <w:rPr>
          <w:rFonts w:ascii="宋体" w:hAnsi="宋体" w:hint="eastAsia"/>
        </w:rPr>
        <w:t xml:space="preserve">当前步骤 </w:t>
      </w:r>
      <w:proofErr w:type="spellStart"/>
      <w:r w:rsidRPr="006B0D02">
        <w:rPr>
          <w:rFonts w:ascii="宋体" w:hAnsi="宋体" w:hint="eastAsia"/>
        </w:rPr>
        <w:t>QLabel</w:t>
      </w:r>
      <w:proofErr w:type="spellEnd"/>
      <w:r w:rsidRPr="006B0D02">
        <w:rPr>
          <w:rFonts w:ascii="宋体" w:hAnsi="宋体" w:hint="eastAsia"/>
        </w:rPr>
        <w:t xml:space="preserve">、总体进度 </w:t>
      </w:r>
      <w:proofErr w:type="spellStart"/>
      <w:r w:rsidRPr="006B0D02">
        <w:rPr>
          <w:rFonts w:ascii="宋体" w:hAnsi="宋体" w:hint="eastAsia"/>
        </w:rPr>
        <w:t>QLabel</w:t>
      </w:r>
      <w:proofErr w:type="spellEnd"/>
    </w:p>
    <w:p w14:paraId="740A1D5C" w14:textId="77777777" w:rsidR="00D63202" w:rsidRPr="006B0D02" w:rsidRDefault="00000000" w:rsidP="006B0D02">
      <w:pPr>
        <w:spacing w:line="400" w:lineRule="exact"/>
        <w:ind w:firstLineChars="200" w:firstLine="420"/>
        <w:rPr>
          <w:rFonts w:ascii="宋体" w:hAnsi="宋体"/>
        </w:rPr>
      </w:pPr>
      <w:r w:rsidRPr="006B0D02">
        <w:rPr>
          <w:rFonts w:ascii="宋体" w:hAnsi="宋体" w:hint="eastAsia"/>
        </w:rPr>
        <w:t>进度、耗时、预计剩余</w:t>
      </w:r>
    </w:p>
    <w:p w14:paraId="431541B1" w14:textId="77777777" w:rsidR="00D63202" w:rsidRPr="006B0D02" w:rsidRDefault="00000000" w:rsidP="006B0D02">
      <w:pPr>
        <w:spacing w:line="400" w:lineRule="exact"/>
        <w:ind w:firstLineChars="200" w:firstLine="420"/>
        <w:rPr>
          <w:rFonts w:ascii="宋体" w:hAnsi="宋体"/>
        </w:rPr>
      </w:pPr>
      <w:proofErr w:type="spellStart"/>
      <w:r w:rsidRPr="006B0D02">
        <w:rPr>
          <w:rFonts w:ascii="宋体" w:hAnsi="宋体"/>
        </w:rPr>
        <w:t>QProgressBar</w:t>
      </w:r>
      <w:proofErr w:type="spellEnd"/>
    </w:p>
    <w:p w14:paraId="2185F31A" w14:textId="77777777" w:rsidR="00D63202" w:rsidRPr="006B0D02" w:rsidRDefault="00000000" w:rsidP="006B0D02">
      <w:pPr>
        <w:spacing w:line="400" w:lineRule="exact"/>
        <w:ind w:firstLineChars="200" w:firstLine="420"/>
        <w:rPr>
          <w:rFonts w:ascii="宋体" w:hAnsi="宋体"/>
        </w:rPr>
      </w:pPr>
      <w:r w:rsidRPr="006B0D02">
        <w:rPr>
          <w:rFonts w:ascii="宋体" w:hAnsi="宋体" w:hint="eastAsia"/>
        </w:rPr>
        <w:t xml:space="preserve">自定义的 </w:t>
      </w:r>
      <w:proofErr w:type="spellStart"/>
      <w:r w:rsidRPr="006B0D02">
        <w:rPr>
          <w:rFonts w:ascii="宋体" w:hAnsi="宋体" w:hint="eastAsia"/>
        </w:rPr>
        <w:t>StepperWidget</w:t>
      </w:r>
      <w:proofErr w:type="spellEnd"/>
      <w:r w:rsidRPr="006B0D02">
        <w:rPr>
          <w:rFonts w:ascii="宋体" w:hAnsi="宋体" w:hint="eastAsia"/>
        </w:rPr>
        <w:t xml:space="preserve"> （底部“步骤流”可视化）</w:t>
      </w:r>
    </w:p>
    <w:p w14:paraId="2ACBF115" w14:textId="77777777" w:rsidR="00D63202" w:rsidRPr="006B0D02" w:rsidRDefault="00000000" w:rsidP="006B0D02">
      <w:pPr>
        <w:spacing w:line="400" w:lineRule="exact"/>
        <w:ind w:firstLineChars="200" w:firstLine="420"/>
        <w:rPr>
          <w:rFonts w:ascii="宋体" w:hAnsi="宋体"/>
        </w:rPr>
      </w:pPr>
      <w:r w:rsidRPr="006B0D02">
        <w:rPr>
          <w:rFonts w:ascii="宋体" w:hAnsi="宋体" w:hint="eastAsia"/>
        </w:rPr>
        <w:t>对应代码：</w:t>
      </w:r>
    </w:p>
    <w:p w14:paraId="6CEC74CA" w14:textId="77777777" w:rsidR="00D63202" w:rsidRDefault="00000000">
      <w:pPr>
        <w:pStyle w:val="my"/>
        <w:shd w:val="clear" w:color="auto" w:fill="45B0E1"/>
        <w:rPr>
          <w:sz w:val="24"/>
          <w:szCs w:val="24"/>
        </w:rPr>
      </w:pPr>
      <w:r>
        <w:t>   </w:t>
      </w:r>
      <w:r>
        <w:rPr>
          <w:sz w:val="24"/>
          <w:szCs w:val="24"/>
        </w:rPr>
        <w:t xml:space="preserve">     </w:t>
      </w:r>
      <w:proofErr w:type="spellStart"/>
      <w:r>
        <w:rPr>
          <w:sz w:val="24"/>
          <w:szCs w:val="24"/>
        </w:rPr>
        <w:t>status_box</w:t>
      </w:r>
      <w:proofErr w:type="spellEnd"/>
      <w:r>
        <w:rPr>
          <w:sz w:val="24"/>
          <w:szCs w:val="24"/>
        </w:rPr>
        <w:t xml:space="preserve"> = </w:t>
      </w:r>
      <w:proofErr w:type="spellStart"/>
      <w:r>
        <w:rPr>
          <w:sz w:val="24"/>
          <w:szCs w:val="24"/>
        </w:rPr>
        <w:t>QGroupBox</w:t>
      </w:r>
      <w:proofErr w:type="spellEnd"/>
      <w:r>
        <w:rPr>
          <w:sz w:val="24"/>
          <w:szCs w:val="24"/>
        </w:rPr>
        <w:t>("</w:t>
      </w:r>
      <w:r>
        <w:rPr>
          <w:sz w:val="24"/>
          <w:szCs w:val="24"/>
        </w:rPr>
        <w:t>运行状态</w:t>
      </w:r>
      <w:r>
        <w:rPr>
          <w:sz w:val="24"/>
          <w:szCs w:val="24"/>
        </w:rPr>
        <w:t>")</w:t>
      </w:r>
    </w:p>
    <w:p w14:paraId="46495222"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status_layout</w:t>
      </w:r>
      <w:proofErr w:type="spellEnd"/>
      <w:r>
        <w:rPr>
          <w:sz w:val="24"/>
          <w:szCs w:val="24"/>
        </w:rPr>
        <w:t xml:space="preserve"> = </w:t>
      </w:r>
      <w:proofErr w:type="spellStart"/>
      <w:r>
        <w:rPr>
          <w:sz w:val="24"/>
          <w:szCs w:val="24"/>
        </w:rPr>
        <w:t>QVBoxLayout</w:t>
      </w:r>
      <w:proofErr w:type="spellEnd"/>
      <w:r>
        <w:rPr>
          <w:sz w:val="24"/>
          <w:szCs w:val="24"/>
        </w:rPr>
        <w:t>(</w:t>
      </w:r>
      <w:proofErr w:type="spellStart"/>
      <w:r>
        <w:rPr>
          <w:sz w:val="24"/>
          <w:szCs w:val="24"/>
        </w:rPr>
        <w:t>status_box</w:t>
      </w:r>
      <w:proofErr w:type="spellEnd"/>
      <w:r>
        <w:rPr>
          <w:sz w:val="24"/>
          <w:szCs w:val="24"/>
        </w:rPr>
        <w:t>)</w:t>
      </w:r>
    </w:p>
    <w:p w14:paraId="05E0B9CC" w14:textId="77777777" w:rsidR="00D63202" w:rsidRDefault="00000000">
      <w:pPr>
        <w:pStyle w:val="my"/>
        <w:shd w:val="clear" w:color="auto" w:fill="45B0E1"/>
        <w:rPr>
          <w:sz w:val="24"/>
          <w:szCs w:val="24"/>
        </w:rPr>
      </w:pPr>
      <w:r>
        <w:rPr>
          <w:sz w:val="24"/>
          <w:szCs w:val="24"/>
        </w:rPr>
        <w:t xml:space="preserve">        row1 = </w:t>
      </w:r>
      <w:proofErr w:type="spellStart"/>
      <w:proofErr w:type="gramStart"/>
      <w:r>
        <w:rPr>
          <w:sz w:val="24"/>
          <w:szCs w:val="24"/>
        </w:rPr>
        <w:t>QHBoxLayout</w:t>
      </w:r>
      <w:proofErr w:type="spellEnd"/>
      <w:r>
        <w:rPr>
          <w:sz w:val="24"/>
          <w:szCs w:val="24"/>
        </w:rPr>
        <w:t>(</w:t>
      </w:r>
      <w:proofErr w:type="gramEnd"/>
      <w:r>
        <w:rPr>
          <w:sz w:val="24"/>
          <w:szCs w:val="24"/>
        </w:rPr>
        <w:t>)</w:t>
      </w:r>
    </w:p>
    <w:p w14:paraId="1944799D" w14:textId="77777777" w:rsidR="00D63202" w:rsidRDefault="00000000">
      <w:pPr>
        <w:pStyle w:val="my"/>
        <w:shd w:val="clear" w:color="auto" w:fill="45B0E1"/>
        <w:rPr>
          <w:sz w:val="24"/>
          <w:szCs w:val="24"/>
        </w:rPr>
      </w:pPr>
      <w:r>
        <w:rPr>
          <w:sz w:val="24"/>
          <w:szCs w:val="24"/>
        </w:rPr>
        <w:t>        row1.addWidget(</w:t>
      </w:r>
      <w:proofErr w:type="spellStart"/>
      <w:r>
        <w:rPr>
          <w:sz w:val="24"/>
          <w:szCs w:val="24"/>
        </w:rPr>
        <w:t>QLabel</w:t>
      </w:r>
      <w:proofErr w:type="spellEnd"/>
      <w:r>
        <w:rPr>
          <w:sz w:val="24"/>
          <w:szCs w:val="24"/>
        </w:rPr>
        <w:t>("</w:t>
      </w:r>
      <w:r>
        <w:rPr>
          <w:sz w:val="24"/>
          <w:szCs w:val="24"/>
        </w:rPr>
        <w:t>当前步骤</w:t>
      </w:r>
      <w:r>
        <w:rPr>
          <w:sz w:val="24"/>
          <w:szCs w:val="24"/>
        </w:rPr>
        <w:t>:"))</w:t>
      </w:r>
    </w:p>
    <w:p w14:paraId="72FA3FD8" w14:textId="77777777" w:rsidR="00D63202" w:rsidRDefault="00000000">
      <w:pPr>
        <w:pStyle w:val="my"/>
        <w:shd w:val="clear" w:color="auto" w:fill="45B0E1"/>
        <w:rPr>
          <w:sz w:val="24"/>
          <w:szCs w:val="24"/>
        </w:rPr>
      </w:pPr>
      <w:r>
        <w:rPr>
          <w:sz w:val="24"/>
          <w:szCs w:val="24"/>
        </w:rPr>
        <w:t>        row1.addWidget(</w:t>
      </w:r>
      <w:proofErr w:type="gramStart"/>
      <w:r>
        <w:rPr>
          <w:sz w:val="24"/>
          <w:szCs w:val="24"/>
        </w:rPr>
        <w:t>self._</w:t>
      </w:r>
      <w:proofErr w:type="spellStart"/>
      <w:proofErr w:type="gramEnd"/>
      <w:r>
        <w:rPr>
          <w:sz w:val="24"/>
          <w:szCs w:val="24"/>
        </w:rPr>
        <w:t>status_step</w:t>
      </w:r>
      <w:proofErr w:type="spellEnd"/>
      <w:r>
        <w:rPr>
          <w:sz w:val="24"/>
          <w:szCs w:val="24"/>
        </w:rPr>
        <w:t>, 1)</w:t>
      </w:r>
    </w:p>
    <w:p w14:paraId="05702A13" w14:textId="77777777" w:rsidR="00D63202" w:rsidRDefault="00000000">
      <w:pPr>
        <w:pStyle w:val="my"/>
        <w:shd w:val="clear" w:color="auto" w:fill="45B0E1"/>
        <w:rPr>
          <w:sz w:val="24"/>
          <w:szCs w:val="24"/>
        </w:rPr>
      </w:pPr>
      <w:r>
        <w:rPr>
          <w:sz w:val="24"/>
          <w:szCs w:val="24"/>
        </w:rPr>
        <w:t>        row1.addWidget(</w:t>
      </w:r>
      <w:proofErr w:type="gramStart"/>
      <w:r>
        <w:rPr>
          <w:sz w:val="24"/>
          <w:szCs w:val="24"/>
        </w:rPr>
        <w:t>self._</w:t>
      </w:r>
      <w:proofErr w:type="spellStart"/>
      <w:proofErr w:type="gramEnd"/>
      <w:r>
        <w:rPr>
          <w:sz w:val="24"/>
          <w:szCs w:val="24"/>
        </w:rPr>
        <w:t>overall_label</w:t>
      </w:r>
      <w:proofErr w:type="spellEnd"/>
      <w:r>
        <w:rPr>
          <w:sz w:val="24"/>
          <w:szCs w:val="24"/>
        </w:rPr>
        <w:t>)</w:t>
      </w:r>
    </w:p>
    <w:p w14:paraId="3B0ABDE5"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status_</w:t>
      </w:r>
      <w:proofErr w:type="gramStart"/>
      <w:r>
        <w:rPr>
          <w:sz w:val="24"/>
          <w:szCs w:val="24"/>
        </w:rPr>
        <w:t>layout.addLayout</w:t>
      </w:r>
      <w:proofErr w:type="spellEnd"/>
      <w:proofErr w:type="gramEnd"/>
      <w:r>
        <w:rPr>
          <w:sz w:val="24"/>
          <w:szCs w:val="24"/>
        </w:rPr>
        <w:t>(row1)</w:t>
      </w:r>
    </w:p>
    <w:p w14:paraId="2623CD5D" w14:textId="77777777" w:rsidR="00D63202" w:rsidRDefault="00000000">
      <w:pPr>
        <w:pStyle w:val="my"/>
        <w:shd w:val="clear" w:color="auto" w:fill="45B0E1"/>
        <w:rPr>
          <w:sz w:val="24"/>
          <w:szCs w:val="24"/>
        </w:rPr>
      </w:pPr>
      <w:r>
        <w:rPr>
          <w:sz w:val="24"/>
          <w:szCs w:val="24"/>
        </w:rPr>
        <w:t xml:space="preserve">        row2 = </w:t>
      </w:r>
      <w:proofErr w:type="spellStart"/>
      <w:proofErr w:type="gramStart"/>
      <w:r>
        <w:rPr>
          <w:sz w:val="24"/>
          <w:szCs w:val="24"/>
        </w:rPr>
        <w:t>QHBoxLayout</w:t>
      </w:r>
      <w:proofErr w:type="spellEnd"/>
      <w:r>
        <w:rPr>
          <w:sz w:val="24"/>
          <w:szCs w:val="24"/>
        </w:rPr>
        <w:t>(</w:t>
      </w:r>
      <w:proofErr w:type="gramEnd"/>
      <w:r>
        <w:rPr>
          <w:sz w:val="24"/>
          <w:szCs w:val="24"/>
        </w:rPr>
        <w:t>)</w:t>
      </w:r>
    </w:p>
    <w:p w14:paraId="468A3417" w14:textId="77777777" w:rsidR="00D63202" w:rsidRDefault="00000000">
      <w:pPr>
        <w:pStyle w:val="my"/>
        <w:shd w:val="clear" w:color="auto" w:fill="45B0E1"/>
        <w:rPr>
          <w:sz w:val="24"/>
          <w:szCs w:val="24"/>
        </w:rPr>
      </w:pPr>
      <w:r>
        <w:rPr>
          <w:sz w:val="24"/>
          <w:szCs w:val="24"/>
        </w:rPr>
        <w:t>        row2.addWidget(</w:t>
      </w:r>
      <w:proofErr w:type="spellStart"/>
      <w:r>
        <w:rPr>
          <w:sz w:val="24"/>
          <w:szCs w:val="24"/>
        </w:rPr>
        <w:t>QLabel</w:t>
      </w:r>
      <w:proofErr w:type="spellEnd"/>
      <w:r>
        <w:rPr>
          <w:sz w:val="24"/>
          <w:szCs w:val="24"/>
        </w:rPr>
        <w:t>("</w:t>
      </w:r>
      <w:r>
        <w:rPr>
          <w:sz w:val="24"/>
          <w:szCs w:val="24"/>
        </w:rPr>
        <w:t>进度</w:t>
      </w:r>
      <w:r>
        <w:rPr>
          <w:sz w:val="24"/>
          <w:szCs w:val="24"/>
        </w:rPr>
        <w:t>:"))</w:t>
      </w:r>
    </w:p>
    <w:p w14:paraId="3EFD1EE3" w14:textId="77777777" w:rsidR="00D63202" w:rsidRDefault="00000000">
      <w:pPr>
        <w:pStyle w:val="my"/>
        <w:shd w:val="clear" w:color="auto" w:fill="45B0E1"/>
        <w:rPr>
          <w:sz w:val="24"/>
          <w:szCs w:val="24"/>
        </w:rPr>
      </w:pPr>
      <w:r>
        <w:rPr>
          <w:sz w:val="24"/>
          <w:szCs w:val="24"/>
        </w:rPr>
        <w:t>        row2.addWidget(</w:t>
      </w:r>
      <w:proofErr w:type="gramStart"/>
      <w:r>
        <w:rPr>
          <w:sz w:val="24"/>
          <w:szCs w:val="24"/>
        </w:rPr>
        <w:t>self._</w:t>
      </w:r>
      <w:proofErr w:type="spellStart"/>
      <w:proofErr w:type="gramEnd"/>
      <w:r>
        <w:rPr>
          <w:sz w:val="24"/>
          <w:szCs w:val="24"/>
        </w:rPr>
        <w:t>status_progress</w:t>
      </w:r>
      <w:proofErr w:type="spellEnd"/>
      <w:r>
        <w:rPr>
          <w:sz w:val="24"/>
          <w:szCs w:val="24"/>
        </w:rPr>
        <w:t>, 1)</w:t>
      </w:r>
    </w:p>
    <w:p w14:paraId="0F96BDB7" w14:textId="77777777" w:rsidR="00D63202" w:rsidRDefault="00000000">
      <w:pPr>
        <w:pStyle w:val="my"/>
        <w:shd w:val="clear" w:color="auto" w:fill="45B0E1"/>
        <w:rPr>
          <w:sz w:val="24"/>
          <w:szCs w:val="24"/>
        </w:rPr>
      </w:pPr>
      <w:r>
        <w:rPr>
          <w:sz w:val="24"/>
          <w:szCs w:val="24"/>
        </w:rPr>
        <w:t>        row2.addWidget(</w:t>
      </w:r>
      <w:proofErr w:type="gramStart"/>
      <w:r>
        <w:rPr>
          <w:sz w:val="24"/>
          <w:szCs w:val="24"/>
        </w:rPr>
        <w:t>self._</w:t>
      </w:r>
      <w:proofErr w:type="spellStart"/>
      <w:proofErr w:type="gramEnd"/>
      <w:r>
        <w:rPr>
          <w:sz w:val="24"/>
          <w:szCs w:val="24"/>
        </w:rPr>
        <w:t>elapsed_label</w:t>
      </w:r>
      <w:proofErr w:type="spellEnd"/>
      <w:r>
        <w:rPr>
          <w:sz w:val="24"/>
          <w:szCs w:val="24"/>
        </w:rPr>
        <w:t>)</w:t>
      </w:r>
    </w:p>
    <w:p w14:paraId="24F8C164" w14:textId="77777777" w:rsidR="00D63202" w:rsidRDefault="00000000">
      <w:pPr>
        <w:pStyle w:val="my"/>
        <w:shd w:val="clear" w:color="auto" w:fill="45B0E1"/>
        <w:rPr>
          <w:sz w:val="24"/>
          <w:szCs w:val="24"/>
        </w:rPr>
      </w:pPr>
      <w:r>
        <w:rPr>
          <w:sz w:val="24"/>
          <w:szCs w:val="24"/>
        </w:rPr>
        <w:t>        row2.addWidget(</w:t>
      </w:r>
      <w:proofErr w:type="gramStart"/>
      <w:r>
        <w:rPr>
          <w:sz w:val="24"/>
          <w:szCs w:val="24"/>
        </w:rPr>
        <w:t>self._</w:t>
      </w:r>
      <w:proofErr w:type="spellStart"/>
      <w:proofErr w:type="gramEnd"/>
      <w:r>
        <w:rPr>
          <w:sz w:val="24"/>
          <w:szCs w:val="24"/>
        </w:rPr>
        <w:t>eta_label</w:t>
      </w:r>
      <w:proofErr w:type="spellEnd"/>
      <w:r>
        <w:rPr>
          <w:sz w:val="24"/>
          <w:szCs w:val="24"/>
        </w:rPr>
        <w:t>)</w:t>
      </w:r>
    </w:p>
    <w:p w14:paraId="761FDDBC"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status_</w:t>
      </w:r>
      <w:proofErr w:type="gramStart"/>
      <w:r>
        <w:rPr>
          <w:sz w:val="24"/>
          <w:szCs w:val="24"/>
        </w:rPr>
        <w:t>layout.addLayout</w:t>
      </w:r>
      <w:proofErr w:type="spellEnd"/>
      <w:proofErr w:type="gramEnd"/>
      <w:r>
        <w:rPr>
          <w:sz w:val="24"/>
          <w:szCs w:val="24"/>
        </w:rPr>
        <w:t>(row2)</w:t>
      </w:r>
    </w:p>
    <w:p w14:paraId="3F8A6F48"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status_</w:t>
      </w:r>
      <w:proofErr w:type="gramStart"/>
      <w:r>
        <w:rPr>
          <w:sz w:val="24"/>
          <w:szCs w:val="24"/>
        </w:rPr>
        <w:t>layout.addWidget</w:t>
      </w:r>
      <w:proofErr w:type="spellEnd"/>
      <w:proofErr w:type="gramEnd"/>
      <w:r>
        <w:rPr>
          <w:sz w:val="24"/>
          <w:szCs w:val="24"/>
        </w:rPr>
        <w:t>(</w:t>
      </w:r>
      <w:proofErr w:type="gramStart"/>
      <w:r>
        <w:rPr>
          <w:sz w:val="24"/>
          <w:szCs w:val="24"/>
        </w:rPr>
        <w:t>self._</w:t>
      </w:r>
      <w:proofErr w:type="spellStart"/>
      <w:proofErr w:type="gramEnd"/>
      <w:r>
        <w:rPr>
          <w:sz w:val="24"/>
          <w:szCs w:val="24"/>
        </w:rPr>
        <w:t>progress_bar</w:t>
      </w:r>
      <w:proofErr w:type="spellEnd"/>
      <w:r>
        <w:rPr>
          <w:sz w:val="24"/>
          <w:szCs w:val="24"/>
        </w:rPr>
        <w:t>)</w:t>
      </w:r>
    </w:p>
    <w:p w14:paraId="3CDBEBE8"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status_</w:t>
      </w:r>
      <w:proofErr w:type="gramStart"/>
      <w:r>
        <w:rPr>
          <w:sz w:val="24"/>
          <w:szCs w:val="24"/>
        </w:rPr>
        <w:t>layout.addWidget</w:t>
      </w:r>
      <w:proofErr w:type="spellEnd"/>
      <w:proofErr w:type="gramEnd"/>
      <w:r>
        <w:rPr>
          <w:sz w:val="24"/>
          <w:szCs w:val="24"/>
        </w:rPr>
        <w:t>(</w:t>
      </w:r>
      <w:proofErr w:type="spellStart"/>
      <w:proofErr w:type="gramStart"/>
      <w:r>
        <w:rPr>
          <w:sz w:val="24"/>
          <w:szCs w:val="24"/>
        </w:rPr>
        <w:t>self._</w:t>
      </w:r>
      <w:proofErr w:type="gramEnd"/>
      <w:r>
        <w:rPr>
          <w:sz w:val="24"/>
          <w:szCs w:val="24"/>
        </w:rPr>
        <w:t>stepper</w:t>
      </w:r>
      <w:proofErr w:type="spellEnd"/>
      <w:r>
        <w:rPr>
          <w:sz w:val="24"/>
          <w:szCs w:val="24"/>
        </w:rPr>
        <w:t>)</w:t>
      </w:r>
    </w:p>
    <w:p w14:paraId="5BF5F973" w14:textId="77777777" w:rsidR="00D63202" w:rsidRPr="006B0D02" w:rsidRDefault="00000000" w:rsidP="006B0D02">
      <w:pPr>
        <w:spacing w:line="400" w:lineRule="exact"/>
        <w:ind w:firstLineChars="200" w:firstLine="420"/>
        <w:rPr>
          <w:rFonts w:ascii="宋体" w:hAnsi="宋体"/>
        </w:rPr>
      </w:pPr>
      <w:r w:rsidRPr="006B0D02">
        <w:rPr>
          <w:rFonts w:ascii="宋体" w:hAnsi="宋体" w:hint="eastAsia"/>
        </w:rPr>
        <w:t>右中下：结果浏览（</w:t>
      </w:r>
      <w:proofErr w:type="spellStart"/>
      <w:r w:rsidRPr="006B0D02">
        <w:rPr>
          <w:rFonts w:ascii="宋体" w:hAnsi="宋体" w:hint="eastAsia"/>
        </w:rPr>
        <w:t>result_box</w:t>
      </w:r>
      <w:proofErr w:type="spellEnd"/>
      <w:r w:rsidRPr="006B0D02">
        <w:rPr>
          <w:rFonts w:ascii="宋体" w:hAnsi="宋体" w:hint="eastAsia"/>
        </w:rPr>
        <w:t>）</w:t>
      </w:r>
    </w:p>
    <w:p w14:paraId="066F8646" w14:textId="77777777" w:rsidR="00D63202" w:rsidRPr="006B0D02" w:rsidRDefault="00000000" w:rsidP="006B0D02">
      <w:pPr>
        <w:spacing w:line="400" w:lineRule="exact"/>
        <w:ind w:firstLineChars="200" w:firstLine="420"/>
        <w:rPr>
          <w:rFonts w:ascii="宋体" w:hAnsi="宋体"/>
        </w:rPr>
      </w:pPr>
      <w:r w:rsidRPr="006B0D02">
        <w:rPr>
          <w:rFonts w:ascii="宋体" w:hAnsi="宋体" w:hint="eastAsia"/>
        </w:rPr>
        <w:t>用于扫描/选择结果集并加载：</w:t>
      </w:r>
    </w:p>
    <w:p w14:paraId="7F7EE891" w14:textId="77777777" w:rsidR="00D63202" w:rsidRPr="006B0D02" w:rsidRDefault="00000000" w:rsidP="006B0D02">
      <w:pPr>
        <w:spacing w:line="400" w:lineRule="exact"/>
        <w:ind w:firstLineChars="200" w:firstLine="420"/>
        <w:rPr>
          <w:rFonts w:ascii="宋体" w:hAnsi="宋体"/>
        </w:rPr>
      </w:pPr>
      <w:r w:rsidRPr="006B0D02">
        <w:rPr>
          <w:rFonts w:ascii="宋体" w:hAnsi="宋体" w:hint="eastAsia"/>
        </w:rPr>
        <w:t>结果集下拉框 self._</w:t>
      </w:r>
      <w:proofErr w:type="spellStart"/>
      <w:r w:rsidRPr="006B0D02">
        <w:rPr>
          <w:rFonts w:ascii="宋体" w:hAnsi="宋体" w:hint="eastAsia"/>
        </w:rPr>
        <w:t>result_combo</w:t>
      </w:r>
      <w:proofErr w:type="spellEnd"/>
    </w:p>
    <w:p w14:paraId="42AD0B45" w14:textId="77777777" w:rsidR="00D63202" w:rsidRPr="006B0D02" w:rsidRDefault="00000000" w:rsidP="006B0D02">
      <w:pPr>
        <w:spacing w:line="400" w:lineRule="exact"/>
        <w:ind w:firstLineChars="200" w:firstLine="420"/>
        <w:rPr>
          <w:rFonts w:ascii="宋体" w:hAnsi="宋体"/>
        </w:rPr>
      </w:pPr>
      <w:r w:rsidRPr="006B0D02">
        <w:rPr>
          <w:rFonts w:ascii="宋体" w:hAnsi="宋体" w:hint="eastAsia"/>
        </w:rPr>
        <w:lastRenderedPageBreak/>
        <w:t>刷新结果、加载结果按钮</w:t>
      </w:r>
    </w:p>
    <w:p w14:paraId="03963501" w14:textId="77777777" w:rsidR="00D63202" w:rsidRPr="006B0D02" w:rsidRDefault="00000000" w:rsidP="006B0D02">
      <w:pPr>
        <w:spacing w:line="400" w:lineRule="exact"/>
        <w:ind w:firstLineChars="200" w:firstLine="420"/>
        <w:rPr>
          <w:rFonts w:ascii="宋体" w:hAnsi="宋体"/>
        </w:rPr>
      </w:pPr>
      <w:r w:rsidRPr="006B0D02">
        <w:rPr>
          <w:rFonts w:ascii="宋体" w:hAnsi="宋体" w:hint="eastAsia"/>
        </w:rPr>
        <w:t>对应代码：</w:t>
      </w:r>
    </w:p>
    <w:p w14:paraId="347C2029" w14:textId="77777777" w:rsidR="00D63202" w:rsidRDefault="00000000">
      <w:pPr>
        <w:pStyle w:val="my"/>
        <w:shd w:val="clear" w:color="auto" w:fill="45B0E1"/>
        <w:rPr>
          <w:sz w:val="24"/>
          <w:szCs w:val="24"/>
        </w:rPr>
      </w:pPr>
      <w:r>
        <w:t xml:space="preserve">  </w:t>
      </w:r>
      <w:r>
        <w:rPr>
          <w:sz w:val="24"/>
          <w:szCs w:val="24"/>
        </w:rPr>
        <w:t xml:space="preserve">      </w:t>
      </w:r>
      <w:proofErr w:type="spellStart"/>
      <w:r>
        <w:rPr>
          <w:sz w:val="24"/>
          <w:szCs w:val="24"/>
        </w:rPr>
        <w:t>result_box</w:t>
      </w:r>
      <w:proofErr w:type="spellEnd"/>
      <w:r>
        <w:rPr>
          <w:sz w:val="24"/>
          <w:szCs w:val="24"/>
        </w:rPr>
        <w:t xml:space="preserve"> = </w:t>
      </w:r>
      <w:proofErr w:type="spellStart"/>
      <w:r>
        <w:rPr>
          <w:sz w:val="24"/>
          <w:szCs w:val="24"/>
        </w:rPr>
        <w:t>QGroupBox</w:t>
      </w:r>
      <w:proofErr w:type="spellEnd"/>
      <w:r>
        <w:rPr>
          <w:sz w:val="24"/>
          <w:szCs w:val="24"/>
        </w:rPr>
        <w:t>("</w:t>
      </w:r>
      <w:r>
        <w:rPr>
          <w:sz w:val="24"/>
          <w:szCs w:val="24"/>
        </w:rPr>
        <w:t>结果浏览</w:t>
      </w:r>
      <w:r>
        <w:rPr>
          <w:sz w:val="24"/>
          <w:szCs w:val="24"/>
        </w:rPr>
        <w:t>")</w:t>
      </w:r>
    </w:p>
    <w:p w14:paraId="18EA9299"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result_form</w:t>
      </w:r>
      <w:proofErr w:type="spellEnd"/>
      <w:r>
        <w:rPr>
          <w:sz w:val="24"/>
          <w:szCs w:val="24"/>
        </w:rPr>
        <w:t xml:space="preserve"> = </w:t>
      </w:r>
      <w:proofErr w:type="spellStart"/>
      <w:r>
        <w:rPr>
          <w:sz w:val="24"/>
          <w:szCs w:val="24"/>
        </w:rPr>
        <w:t>QFormLayout</w:t>
      </w:r>
      <w:proofErr w:type="spellEnd"/>
      <w:r>
        <w:rPr>
          <w:sz w:val="24"/>
          <w:szCs w:val="24"/>
        </w:rPr>
        <w:t>(</w:t>
      </w:r>
      <w:proofErr w:type="spellStart"/>
      <w:r>
        <w:rPr>
          <w:sz w:val="24"/>
          <w:szCs w:val="24"/>
        </w:rPr>
        <w:t>result_box</w:t>
      </w:r>
      <w:proofErr w:type="spellEnd"/>
      <w:r>
        <w:rPr>
          <w:sz w:val="24"/>
          <w:szCs w:val="24"/>
        </w:rPr>
        <w:t>)</w:t>
      </w:r>
    </w:p>
    <w:p w14:paraId="7A06B8EB"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result_</w:t>
      </w:r>
      <w:proofErr w:type="gramStart"/>
      <w:r>
        <w:rPr>
          <w:sz w:val="24"/>
          <w:szCs w:val="24"/>
        </w:rPr>
        <w:t>form.setLabelAlignment</w:t>
      </w:r>
      <w:proofErr w:type="spellEnd"/>
      <w:proofErr w:type="gramEnd"/>
      <w:r>
        <w:rPr>
          <w:sz w:val="24"/>
          <w:szCs w:val="24"/>
        </w:rPr>
        <w:t>(</w:t>
      </w:r>
      <w:proofErr w:type="spellStart"/>
      <w:proofErr w:type="gramStart"/>
      <w:r>
        <w:rPr>
          <w:sz w:val="24"/>
          <w:szCs w:val="24"/>
        </w:rPr>
        <w:t>Qt.AlignRight</w:t>
      </w:r>
      <w:proofErr w:type="spellEnd"/>
      <w:proofErr w:type="gramEnd"/>
      <w:r>
        <w:rPr>
          <w:sz w:val="24"/>
          <w:szCs w:val="24"/>
        </w:rPr>
        <w:t>)</w:t>
      </w:r>
    </w:p>
    <w:p w14:paraId="6EF0F831"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result_form.addRow</w:t>
      </w:r>
      <w:proofErr w:type="spellEnd"/>
      <w:r>
        <w:rPr>
          <w:sz w:val="24"/>
          <w:szCs w:val="24"/>
        </w:rPr>
        <w:t>("</w:t>
      </w:r>
      <w:r>
        <w:rPr>
          <w:sz w:val="24"/>
          <w:szCs w:val="24"/>
        </w:rPr>
        <w:t>结果集</w:t>
      </w:r>
      <w:r>
        <w:rPr>
          <w:sz w:val="24"/>
          <w:szCs w:val="24"/>
        </w:rPr>
        <w:t>", self._</w:t>
      </w:r>
      <w:proofErr w:type="spellStart"/>
      <w:r>
        <w:rPr>
          <w:sz w:val="24"/>
          <w:szCs w:val="24"/>
        </w:rPr>
        <w:t>result_combo</w:t>
      </w:r>
      <w:proofErr w:type="spellEnd"/>
      <w:r>
        <w:rPr>
          <w:sz w:val="24"/>
          <w:szCs w:val="24"/>
        </w:rPr>
        <w:t>)</w:t>
      </w:r>
    </w:p>
    <w:p w14:paraId="2D6E7480"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result_btns</w:t>
      </w:r>
      <w:proofErr w:type="spellEnd"/>
      <w:r>
        <w:rPr>
          <w:sz w:val="24"/>
          <w:szCs w:val="24"/>
        </w:rPr>
        <w:t xml:space="preserve"> = </w:t>
      </w:r>
      <w:proofErr w:type="spellStart"/>
      <w:proofErr w:type="gramStart"/>
      <w:r>
        <w:rPr>
          <w:sz w:val="24"/>
          <w:szCs w:val="24"/>
        </w:rPr>
        <w:t>QWidget</w:t>
      </w:r>
      <w:proofErr w:type="spellEnd"/>
      <w:r>
        <w:rPr>
          <w:sz w:val="24"/>
          <w:szCs w:val="24"/>
        </w:rPr>
        <w:t>(</w:t>
      </w:r>
      <w:proofErr w:type="gramEnd"/>
      <w:r>
        <w:rPr>
          <w:sz w:val="24"/>
          <w:szCs w:val="24"/>
        </w:rPr>
        <w:t>)</w:t>
      </w:r>
    </w:p>
    <w:p w14:paraId="0178205B"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result_btns_layout</w:t>
      </w:r>
      <w:proofErr w:type="spellEnd"/>
      <w:r>
        <w:rPr>
          <w:sz w:val="24"/>
          <w:szCs w:val="24"/>
        </w:rPr>
        <w:t xml:space="preserve"> = </w:t>
      </w:r>
      <w:proofErr w:type="spellStart"/>
      <w:r>
        <w:rPr>
          <w:sz w:val="24"/>
          <w:szCs w:val="24"/>
        </w:rPr>
        <w:t>QHBoxLayout</w:t>
      </w:r>
      <w:proofErr w:type="spellEnd"/>
      <w:r>
        <w:rPr>
          <w:sz w:val="24"/>
          <w:szCs w:val="24"/>
        </w:rPr>
        <w:t>(</w:t>
      </w:r>
      <w:proofErr w:type="spellStart"/>
      <w:r>
        <w:rPr>
          <w:sz w:val="24"/>
          <w:szCs w:val="24"/>
        </w:rPr>
        <w:t>result_btns</w:t>
      </w:r>
      <w:proofErr w:type="spellEnd"/>
      <w:r>
        <w:rPr>
          <w:sz w:val="24"/>
          <w:szCs w:val="24"/>
        </w:rPr>
        <w:t>)</w:t>
      </w:r>
    </w:p>
    <w:p w14:paraId="787DEBF7"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result_btns_</w:t>
      </w:r>
      <w:proofErr w:type="gramStart"/>
      <w:r>
        <w:rPr>
          <w:sz w:val="24"/>
          <w:szCs w:val="24"/>
        </w:rPr>
        <w:t>layout.setContentsMargins</w:t>
      </w:r>
      <w:proofErr w:type="spellEnd"/>
      <w:proofErr w:type="gramEnd"/>
      <w:r>
        <w:rPr>
          <w:sz w:val="24"/>
          <w:szCs w:val="24"/>
        </w:rPr>
        <w:t>(0, 0, 0, 0)</w:t>
      </w:r>
    </w:p>
    <w:p w14:paraId="11D269AE"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result_btns_</w:t>
      </w:r>
      <w:proofErr w:type="gramStart"/>
      <w:r>
        <w:rPr>
          <w:sz w:val="24"/>
          <w:szCs w:val="24"/>
        </w:rPr>
        <w:t>layout.addWidget</w:t>
      </w:r>
      <w:proofErr w:type="spellEnd"/>
      <w:proofErr w:type="gramEnd"/>
      <w:r>
        <w:rPr>
          <w:sz w:val="24"/>
          <w:szCs w:val="24"/>
        </w:rPr>
        <w:t>(</w:t>
      </w:r>
      <w:proofErr w:type="gramStart"/>
      <w:r>
        <w:rPr>
          <w:sz w:val="24"/>
          <w:szCs w:val="24"/>
        </w:rPr>
        <w:t>self._</w:t>
      </w:r>
      <w:proofErr w:type="spellStart"/>
      <w:proofErr w:type="gramEnd"/>
      <w:r>
        <w:rPr>
          <w:sz w:val="24"/>
          <w:szCs w:val="24"/>
        </w:rPr>
        <w:t>refresh_results_btn</w:t>
      </w:r>
      <w:proofErr w:type="spellEnd"/>
      <w:r>
        <w:rPr>
          <w:sz w:val="24"/>
          <w:szCs w:val="24"/>
        </w:rPr>
        <w:t>)</w:t>
      </w:r>
    </w:p>
    <w:p w14:paraId="502CFC78"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result_btns_</w:t>
      </w:r>
      <w:proofErr w:type="gramStart"/>
      <w:r>
        <w:rPr>
          <w:sz w:val="24"/>
          <w:szCs w:val="24"/>
        </w:rPr>
        <w:t>layout.addWidget</w:t>
      </w:r>
      <w:proofErr w:type="spellEnd"/>
      <w:proofErr w:type="gramEnd"/>
      <w:r>
        <w:rPr>
          <w:sz w:val="24"/>
          <w:szCs w:val="24"/>
        </w:rPr>
        <w:t>(</w:t>
      </w:r>
      <w:proofErr w:type="gramStart"/>
      <w:r>
        <w:rPr>
          <w:sz w:val="24"/>
          <w:szCs w:val="24"/>
        </w:rPr>
        <w:t>self._</w:t>
      </w:r>
      <w:proofErr w:type="spellStart"/>
      <w:proofErr w:type="gramEnd"/>
      <w:r>
        <w:rPr>
          <w:sz w:val="24"/>
          <w:szCs w:val="24"/>
        </w:rPr>
        <w:t>load_result_btn</w:t>
      </w:r>
      <w:proofErr w:type="spellEnd"/>
      <w:r>
        <w:rPr>
          <w:sz w:val="24"/>
          <w:szCs w:val="24"/>
        </w:rPr>
        <w:t>)</w:t>
      </w:r>
    </w:p>
    <w:p w14:paraId="68DE73A3"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result_</w:t>
      </w:r>
      <w:proofErr w:type="gramStart"/>
      <w:r>
        <w:rPr>
          <w:sz w:val="24"/>
          <w:szCs w:val="24"/>
        </w:rPr>
        <w:t>form.addRow</w:t>
      </w:r>
      <w:proofErr w:type="spellEnd"/>
      <w:proofErr w:type="gramEnd"/>
      <w:r>
        <w:rPr>
          <w:sz w:val="24"/>
          <w:szCs w:val="24"/>
        </w:rPr>
        <w:t xml:space="preserve">("", </w:t>
      </w:r>
      <w:proofErr w:type="spellStart"/>
      <w:r>
        <w:rPr>
          <w:sz w:val="24"/>
          <w:szCs w:val="24"/>
        </w:rPr>
        <w:t>result_btns</w:t>
      </w:r>
      <w:proofErr w:type="spellEnd"/>
      <w:r>
        <w:rPr>
          <w:sz w:val="24"/>
          <w:szCs w:val="24"/>
        </w:rPr>
        <w:t>)</w:t>
      </w:r>
    </w:p>
    <w:p w14:paraId="39073192" w14:textId="77777777" w:rsidR="00D63202" w:rsidRPr="006B0D02" w:rsidRDefault="00000000" w:rsidP="006B0D02">
      <w:pPr>
        <w:spacing w:line="400" w:lineRule="exact"/>
        <w:ind w:firstLineChars="200" w:firstLine="420"/>
        <w:rPr>
          <w:rFonts w:ascii="宋体" w:hAnsi="宋体"/>
        </w:rPr>
      </w:pPr>
      <w:r w:rsidRPr="006B0D02">
        <w:rPr>
          <w:rFonts w:ascii="宋体" w:hAnsi="宋体" w:hint="eastAsia"/>
        </w:rPr>
        <w:t>右下：主操作按钮行（buttons）</w:t>
      </w:r>
    </w:p>
    <w:p w14:paraId="64058375" w14:textId="77777777" w:rsidR="00D63202" w:rsidRPr="006B0D02" w:rsidRDefault="00000000" w:rsidP="006B0D02">
      <w:pPr>
        <w:spacing w:line="400" w:lineRule="exact"/>
        <w:ind w:firstLineChars="200" w:firstLine="420"/>
        <w:rPr>
          <w:rFonts w:ascii="宋体" w:hAnsi="宋体"/>
        </w:rPr>
      </w:pPr>
      <w:r w:rsidRPr="006B0D02">
        <w:rPr>
          <w:rFonts w:ascii="宋体" w:hAnsi="宋体" w:hint="eastAsia"/>
        </w:rPr>
        <w:t xml:space="preserve">底部一行 4 </w:t>
      </w:r>
      <w:proofErr w:type="gramStart"/>
      <w:r w:rsidRPr="006B0D02">
        <w:rPr>
          <w:rFonts w:ascii="宋体" w:hAnsi="宋体" w:hint="eastAsia"/>
        </w:rPr>
        <w:t>个</w:t>
      </w:r>
      <w:proofErr w:type="gramEnd"/>
      <w:r w:rsidRPr="006B0D02">
        <w:rPr>
          <w:rFonts w:ascii="宋体" w:hAnsi="宋体" w:hint="eastAsia"/>
        </w:rPr>
        <w:t>核心按钮：</w:t>
      </w:r>
    </w:p>
    <w:p w14:paraId="4290FC0A" w14:textId="77777777" w:rsidR="00D63202" w:rsidRPr="006B0D02" w:rsidRDefault="00000000" w:rsidP="006B0D02">
      <w:pPr>
        <w:spacing w:line="400" w:lineRule="exact"/>
        <w:ind w:firstLineChars="200" w:firstLine="420"/>
        <w:rPr>
          <w:rFonts w:ascii="宋体" w:hAnsi="宋体"/>
        </w:rPr>
      </w:pPr>
      <w:r w:rsidRPr="006B0D02">
        <w:rPr>
          <w:rFonts w:ascii="宋体" w:hAnsi="宋体" w:hint="eastAsia"/>
        </w:rPr>
        <w:t>导入视频、开始训练分析、停止、打开输出目录</w:t>
      </w:r>
    </w:p>
    <w:p w14:paraId="4F21F1FC" w14:textId="77777777" w:rsidR="00D63202" w:rsidRPr="006B0D02" w:rsidRDefault="00000000" w:rsidP="006B0D02">
      <w:pPr>
        <w:spacing w:line="400" w:lineRule="exact"/>
        <w:ind w:firstLineChars="200" w:firstLine="420"/>
        <w:rPr>
          <w:rFonts w:ascii="宋体" w:hAnsi="宋体"/>
        </w:rPr>
      </w:pPr>
      <w:r w:rsidRPr="006B0D02">
        <w:rPr>
          <w:rFonts w:ascii="宋体" w:hAnsi="宋体" w:hint="eastAsia"/>
        </w:rPr>
        <w:t>对应代码：</w:t>
      </w:r>
    </w:p>
    <w:p w14:paraId="644D2F08" w14:textId="77777777" w:rsidR="00D63202" w:rsidRDefault="00000000">
      <w:pPr>
        <w:pStyle w:val="my"/>
        <w:shd w:val="clear" w:color="auto" w:fill="45B0E1"/>
        <w:rPr>
          <w:sz w:val="24"/>
          <w:szCs w:val="24"/>
        </w:rPr>
      </w:pPr>
      <w:r>
        <w:rPr>
          <w:sz w:val="24"/>
          <w:szCs w:val="24"/>
        </w:rPr>
        <w:t xml:space="preserve">        buttons = </w:t>
      </w:r>
      <w:proofErr w:type="spellStart"/>
      <w:proofErr w:type="gramStart"/>
      <w:r>
        <w:rPr>
          <w:sz w:val="24"/>
          <w:szCs w:val="24"/>
        </w:rPr>
        <w:t>QHBoxLayout</w:t>
      </w:r>
      <w:proofErr w:type="spellEnd"/>
      <w:r>
        <w:rPr>
          <w:sz w:val="24"/>
          <w:szCs w:val="24"/>
        </w:rPr>
        <w:t>(</w:t>
      </w:r>
      <w:proofErr w:type="gramEnd"/>
      <w:r>
        <w:rPr>
          <w:sz w:val="24"/>
          <w:szCs w:val="24"/>
        </w:rPr>
        <w:t>)</w:t>
      </w:r>
    </w:p>
    <w:p w14:paraId="0012219F" w14:textId="77777777" w:rsidR="00D63202" w:rsidRDefault="00000000">
      <w:pPr>
        <w:pStyle w:val="my"/>
        <w:shd w:val="clear" w:color="auto" w:fill="45B0E1"/>
        <w:rPr>
          <w:sz w:val="24"/>
          <w:szCs w:val="24"/>
        </w:rPr>
      </w:pPr>
      <w:r>
        <w:rPr>
          <w:sz w:val="24"/>
          <w:szCs w:val="24"/>
        </w:rPr>
        <w:t xml:space="preserve">        </w:t>
      </w:r>
      <w:proofErr w:type="spellStart"/>
      <w:proofErr w:type="gramStart"/>
      <w:r>
        <w:rPr>
          <w:sz w:val="24"/>
          <w:szCs w:val="24"/>
        </w:rPr>
        <w:t>buttons.addWidget</w:t>
      </w:r>
      <w:proofErr w:type="spellEnd"/>
      <w:proofErr w:type="gramEnd"/>
      <w:r>
        <w:rPr>
          <w:sz w:val="24"/>
          <w:szCs w:val="24"/>
        </w:rPr>
        <w:t>(</w:t>
      </w:r>
      <w:proofErr w:type="gramStart"/>
      <w:r>
        <w:rPr>
          <w:sz w:val="24"/>
          <w:szCs w:val="24"/>
        </w:rPr>
        <w:t>self._</w:t>
      </w:r>
      <w:proofErr w:type="spellStart"/>
      <w:proofErr w:type="gramEnd"/>
      <w:r>
        <w:rPr>
          <w:sz w:val="24"/>
          <w:szCs w:val="24"/>
        </w:rPr>
        <w:t>open_video_btn</w:t>
      </w:r>
      <w:proofErr w:type="spellEnd"/>
      <w:r>
        <w:rPr>
          <w:sz w:val="24"/>
          <w:szCs w:val="24"/>
        </w:rPr>
        <w:t>)</w:t>
      </w:r>
    </w:p>
    <w:p w14:paraId="52A090D3" w14:textId="77777777" w:rsidR="00D63202" w:rsidRDefault="00000000">
      <w:pPr>
        <w:pStyle w:val="my"/>
        <w:shd w:val="clear" w:color="auto" w:fill="45B0E1"/>
        <w:rPr>
          <w:sz w:val="24"/>
          <w:szCs w:val="24"/>
        </w:rPr>
      </w:pPr>
      <w:r>
        <w:rPr>
          <w:sz w:val="24"/>
          <w:szCs w:val="24"/>
        </w:rPr>
        <w:t xml:space="preserve">        </w:t>
      </w:r>
      <w:proofErr w:type="spellStart"/>
      <w:proofErr w:type="gramStart"/>
      <w:r>
        <w:rPr>
          <w:sz w:val="24"/>
          <w:szCs w:val="24"/>
        </w:rPr>
        <w:t>buttons.addWidget</w:t>
      </w:r>
      <w:proofErr w:type="spellEnd"/>
      <w:proofErr w:type="gramEnd"/>
      <w:r>
        <w:rPr>
          <w:sz w:val="24"/>
          <w:szCs w:val="24"/>
        </w:rPr>
        <w:t>(</w:t>
      </w:r>
      <w:proofErr w:type="gramStart"/>
      <w:r>
        <w:rPr>
          <w:sz w:val="24"/>
          <w:szCs w:val="24"/>
        </w:rPr>
        <w:t>self._</w:t>
      </w:r>
      <w:proofErr w:type="spellStart"/>
      <w:proofErr w:type="gramEnd"/>
      <w:r>
        <w:rPr>
          <w:sz w:val="24"/>
          <w:szCs w:val="24"/>
        </w:rPr>
        <w:t>run_btn</w:t>
      </w:r>
      <w:proofErr w:type="spellEnd"/>
      <w:r>
        <w:rPr>
          <w:sz w:val="24"/>
          <w:szCs w:val="24"/>
        </w:rPr>
        <w:t>)</w:t>
      </w:r>
    </w:p>
    <w:p w14:paraId="74E0D41B" w14:textId="77777777" w:rsidR="00D63202" w:rsidRDefault="00000000">
      <w:pPr>
        <w:pStyle w:val="my"/>
        <w:shd w:val="clear" w:color="auto" w:fill="45B0E1"/>
        <w:rPr>
          <w:sz w:val="24"/>
          <w:szCs w:val="24"/>
        </w:rPr>
      </w:pPr>
      <w:r>
        <w:rPr>
          <w:sz w:val="24"/>
          <w:szCs w:val="24"/>
        </w:rPr>
        <w:t xml:space="preserve">        </w:t>
      </w:r>
      <w:proofErr w:type="spellStart"/>
      <w:proofErr w:type="gramStart"/>
      <w:r>
        <w:rPr>
          <w:sz w:val="24"/>
          <w:szCs w:val="24"/>
        </w:rPr>
        <w:t>buttons.addWidget</w:t>
      </w:r>
      <w:proofErr w:type="spellEnd"/>
      <w:proofErr w:type="gramEnd"/>
      <w:r>
        <w:rPr>
          <w:sz w:val="24"/>
          <w:szCs w:val="24"/>
        </w:rPr>
        <w:t>(</w:t>
      </w:r>
      <w:proofErr w:type="gramStart"/>
      <w:r>
        <w:rPr>
          <w:sz w:val="24"/>
          <w:szCs w:val="24"/>
        </w:rPr>
        <w:t>self._</w:t>
      </w:r>
      <w:proofErr w:type="spellStart"/>
      <w:proofErr w:type="gramEnd"/>
      <w:r>
        <w:rPr>
          <w:sz w:val="24"/>
          <w:szCs w:val="24"/>
        </w:rPr>
        <w:t>stop_btn</w:t>
      </w:r>
      <w:proofErr w:type="spellEnd"/>
      <w:r>
        <w:rPr>
          <w:sz w:val="24"/>
          <w:szCs w:val="24"/>
        </w:rPr>
        <w:t>)</w:t>
      </w:r>
    </w:p>
    <w:p w14:paraId="7035F509" w14:textId="77777777" w:rsidR="00D63202" w:rsidRDefault="00000000">
      <w:pPr>
        <w:pStyle w:val="my"/>
        <w:shd w:val="clear" w:color="auto" w:fill="45B0E1"/>
        <w:rPr>
          <w:sz w:val="24"/>
          <w:szCs w:val="24"/>
        </w:rPr>
      </w:pPr>
      <w:r>
        <w:rPr>
          <w:sz w:val="24"/>
          <w:szCs w:val="24"/>
        </w:rPr>
        <w:t xml:space="preserve">        </w:t>
      </w:r>
      <w:proofErr w:type="spellStart"/>
      <w:proofErr w:type="gramStart"/>
      <w:r>
        <w:rPr>
          <w:sz w:val="24"/>
          <w:szCs w:val="24"/>
        </w:rPr>
        <w:t>buttons.addWidget</w:t>
      </w:r>
      <w:proofErr w:type="spellEnd"/>
      <w:proofErr w:type="gramEnd"/>
      <w:r>
        <w:rPr>
          <w:sz w:val="24"/>
          <w:szCs w:val="24"/>
        </w:rPr>
        <w:t>(</w:t>
      </w:r>
      <w:proofErr w:type="gramStart"/>
      <w:r>
        <w:rPr>
          <w:sz w:val="24"/>
          <w:szCs w:val="24"/>
        </w:rPr>
        <w:t>self._</w:t>
      </w:r>
      <w:proofErr w:type="spellStart"/>
      <w:proofErr w:type="gramEnd"/>
      <w:r>
        <w:rPr>
          <w:sz w:val="24"/>
          <w:szCs w:val="24"/>
        </w:rPr>
        <w:t>open_output_btn</w:t>
      </w:r>
      <w:proofErr w:type="spellEnd"/>
      <w:r>
        <w:rPr>
          <w:sz w:val="24"/>
          <w:szCs w:val="24"/>
        </w:rPr>
        <w:t>)</w:t>
      </w:r>
    </w:p>
    <w:p w14:paraId="61064364" w14:textId="77777777" w:rsidR="00D63202" w:rsidRPr="00FC6893" w:rsidRDefault="00000000" w:rsidP="00FC6893">
      <w:pPr>
        <w:spacing w:line="400" w:lineRule="exact"/>
        <w:ind w:firstLineChars="200" w:firstLine="420"/>
        <w:rPr>
          <w:rFonts w:ascii="宋体" w:hAnsi="宋体"/>
        </w:rPr>
      </w:pPr>
      <w:r w:rsidRPr="00FC6893">
        <w:rPr>
          <w:rFonts w:ascii="宋体" w:hAnsi="宋体" w:hint="eastAsia"/>
        </w:rPr>
        <w:t>菜单栏：入口动作（导入/输出/复盘/帮助/导出）</w:t>
      </w:r>
    </w:p>
    <w:p w14:paraId="48544D89" w14:textId="77777777" w:rsidR="00D63202" w:rsidRPr="00FC6893" w:rsidRDefault="00000000" w:rsidP="00FC6893">
      <w:pPr>
        <w:spacing w:line="400" w:lineRule="exact"/>
        <w:ind w:firstLineChars="200" w:firstLine="420"/>
        <w:rPr>
          <w:rFonts w:ascii="宋体" w:hAnsi="宋体"/>
        </w:rPr>
      </w:pPr>
      <w:r w:rsidRPr="00FC6893">
        <w:rPr>
          <w:rFonts w:ascii="宋体" w:hAnsi="宋体" w:hint="eastAsia"/>
        </w:rPr>
        <w:t>窗口顶部菜单通过 _</w:t>
      </w:r>
      <w:proofErr w:type="spellStart"/>
      <w:r w:rsidRPr="00FC6893">
        <w:rPr>
          <w:rFonts w:ascii="宋体" w:hAnsi="宋体" w:hint="eastAsia"/>
        </w:rPr>
        <w:t>build_actions</w:t>
      </w:r>
      <w:proofErr w:type="spellEnd"/>
      <w:r w:rsidRPr="00FC6893">
        <w:rPr>
          <w:rFonts w:ascii="宋体" w:hAnsi="宋体" w:hint="eastAsia"/>
        </w:rPr>
        <w:t>() 注入：</w:t>
      </w:r>
    </w:p>
    <w:p w14:paraId="652F646C" w14:textId="77777777" w:rsidR="00D63202" w:rsidRPr="00FC6893" w:rsidRDefault="00000000" w:rsidP="00FC6893">
      <w:pPr>
        <w:spacing w:line="400" w:lineRule="exact"/>
        <w:ind w:firstLineChars="200" w:firstLine="420"/>
        <w:rPr>
          <w:rFonts w:ascii="宋体" w:hAnsi="宋体"/>
        </w:rPr>
      </w:pPr>
      <w:r w:rsidRPr="00FC6893">
        <w:rPr>
          <w:rFonts w:ascii="宋体" w:hAnsi="宋体" w:hint="eastAsia"/>
        </w:rPr>
        <w:t>导入视频、打开输出目录</w:t>
      </w:r>
    </w:p>
    <w:p w14:paraId="662C7366" w14:textId="77777777" w:rsidR="00D63202" w:rsidRPr="00FC6893" w:rsidRDefault="00000000" w:rsidP="00FC6893">
      <w:pPr>
        <w:spacing w:line="400" w:lineRule="exact"/>
        <w:ind w:firstLineChars="200" w:firstLine="420"/>
        <w:rPr>
          <w:rFonts w:ascii="宋体" w:hAnsi="宋体"/>
        </w:rPr>
      </w:pPr>
      <w:r w:rsidRPr="00FC6893">
        <w:rPr>
          <w:rFonts w:ascii="宋体" w:hAnsi="宋体" w:hint="eastAsia"/>
        </w:rPr>
        <w:t>打开“比赛复盘数据”（另一个窗口）</w:t>
      </w:r>
    </w:p>
    <w:p w14:paraId="52540D09" w14:textId="77777777" w:rsidR="00D63202" w:rsidRPr="00FC6893" w:rsidRDefault="00000000" w:rsidP="00FC6893">
      <w:pPr>
        <w:spacing w:line="400" w:lineRule="exact"/>
        <w:ind w:firstLineChars="200" w:firstLine="420"/>
        <w:rPr>
          <w:rFonts w:ascii="宋体" w:hAnsi="宋体"/>
        </w:rPr>
      </w:pPr>
      <w:r w:rsidRPr="00FC6893">
        <w:rPr>
          <w:rFonts w:ascii="宋体" w:hAnsi="宋体" w:hint="eastAsia"/>
        </w:rPr>
        <w:t>帮助（关于/使用说明）</w:t>
      </w:r>
    </w:p>
    <w:p w14:paraId="7D84EB35" w14:textId="77777777" w:rsidR="00D63202" w:rsidRPr="00FC6893" w:rsidRDefault="00000000" w:rsidP="00FC6893">
      <w:pPr>
        <w:spacing w:line="400" w:lineRule="exact"/>
        <w:ind w:firstLineChars="200" w:firstLine="420"/>
        <w:rPr>
          <w:rFonts w:ascii="宋体" w:hAnsi="宋体"/>
        </w:rPr>
      </w:pPr>
      <w:r w:rsidRPr="00FC6893">
        <w:rPr>
          <w:rFonts w:ascii="宋体" w:hAnsi="宋体" w:hint="eastAsia"/>
        </w:rPr>
        <w:t>导出（概览截图、事件表 CSV、CSV 数据导出）</w:t>
      </w:r>
    </w:p>
    <w:p w14:paraId="6F404165" w14:textId="77777777" w:rsidR="00D63202" w:rsidRPr="00FC6893" w:rsidRDefault="00000000" w:rsidP="00FC6893">
      <w:pPr>
        <w:spacing w:line="400" w:lineRule="exact"/>
        <w:ind w:firstLineChars="200" w:firstLine="420"/>
        <w:rPr>
          <w:rFonts w:ascii="宋体" w:hAnsi="宋体"/>
        </w:rPr>
      </w:pPr>
      <w:r w:rsidRPr="00FC6893">
        <w:rPr>
          <w:rFonts w:ascii="宋体" w:hAnsi="宋体" w:hint="eastAsia"/>
        </w:rPr>
        <w:t>对应代码：</w:t>
      </w:r>
    </w:p>
    <w:p w14:paraId="0F19A453" w14:textId="77777777" w:rsidR="00D63202" w:rsidRDefault="00000000">
      <w:pPr>
        <w:pStyle w:val="my"/>
        <w:shd w:val="clear" w:color="auto" w:fill="45B0E1"/>
        <w:rPr>
          <w:sz w:val="24"/>
          <w:szCs w:val="24"/>
        </w:rPr>
      </w:pPr>
      <w:r>
        <w:t>   </w:t>
      </w:r>
      <w:r>
        <w:rPr>
          <w:sz w:val="24"/>
          <w:szCs w:val="24"/>
        </w:rPr>
        <w:t xml:space="preserve"> def _</w:t>
      </w:r>
      <w:proofErr w:type="spellStart"/>
      <w:r>
        <w:rPr>
          <w:sz w:val="24"/>
          <w:szCs w:val="24"/>
        </w:rPr>
        <w:t>build_actions</w:t>
      </w:r>
      <w:proofErr w:type="spellEnd"/>
      <w:r>
        <w:rPr>
          <w:sz w:val="24"/>
          <w:szCs w:val="24"/>
        </w:rPr>
        <w:t>(self):</w:t>
      </w:r>
    </w:p>
    <w:p w14:paraId="65C1B587"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open_video</w:t>
      </w:r>
      <w:proofErr w:type="spellEnd"/>
      <w:r>
        <w:rPr>
          <w:sz w:val="24"/>
          <w:szCs w:val="24"/>
        </w:rPr>
        <w:t xml:space="preserve"> = </w:t>
      </w:r>
      <w:proofErr w:type="spellStart"/>
      <w:r>
        <w:rPr>
          <w:sz w:val="24"/>
          <w:szCs w:val="24"/>
        </w:rPr>
        <w:t>QAction</w:t>
      </w:r>
      <w:proofErr w:type="spellEnd"/>
      <w:r>
        <w:rPr>
          <w:sz w:val="24"/>
          <w:szCs w:val="24"/>
        </w:rPr>
        <w:t>("</w:t>
      </w:r>
      <w:r>
        <w:rPr>
          <w:sz w:val="24"/>
          <w:szCs w:val="24"/>
        </w:rPr>
        <w:t>导入视频</w:t>
      </w:r>
      <w:r>
        <w:rPr>
          <w:sz w:val="24"/>
          <w:szCs w:val="24"/>
        </w:rPr>
        <w:t>", self)</w:t>
      </w:r>
    </w:p>
    <w:p w14:paraId="535DF0C8"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open_</w:t>
      </w:r>
      <w:proofErr w:type="gramStart"/>
      <w:r>
        <w:rPr>
          <w:sz w:val="24"/>
          <w:szCs w:val="24"/>
        </w:rPr>
        <w:t>video.triggered</w:t>
      </w:r>
      <w:proofErr w:type="gramEnd"/>
      <w:r>
        <w:rPr>
          <w:sz w:val="24"/>
          <w:szCs w:val="24"/>
        </w:rPr>
        <w:t>.connect</w:t>
      </w:r>
      <w:proofErr w:type="spellEnd"/>
      <w:r>
        <w:rPr>
          <w:sz w:val="24"/>
          <w:szCs w:val="24"/>
        </w:rPr>
        <w:t>(</w:t>
      </w:r>
      <w:proofErr w:type="gramStart"/>
      <w:r>
        <w:rPr>
          <w:sz w:val="24"/>
          <w:szCs w:val="24"/>
        </w:rPr>
        <w:t>self._</w:t>
      </w:r>
      <w:proofErr w:type="spellStart"/>
      <w:proofErr w:type="gramEnd"/>
      <w:r>
        <w:rPr>
          <w:sz w:val="24"/>
          <w:szCs w:val="24"/>
        </w:rPr>
        <w:t>choose_video</w:t>
      </w:r>
      <w:proofErr w:type="spellEnd"/>
      <w:r>
        <w:rPr>
          <w:sz w:val="24"/>
          <w:szCs w:val="24"/>
        </w:rPr>
        <w:t>)</w:t>
      </w:r>
    </w:p>
    <w:p w14:paraId="55EB0258" w14:textId="77777777" w:rsidR="00D63202" w:rsidRDefault="00000000">
      <w:pPr>
        <w:pStyle w:val="my"/>
        <w:shd w:val="clear" w:color="auto" w:fill="45B0E1"/>
        <w:rPr>
          <w:sz w:val="24"/>
          <w:szCs w:val="24"/>
        </w:rPr>
      </w:pPr>
      <w:r>
        <w:rPr>
          <w:sz w:val="24"/>
          <w:szCs w:val="24"/>
        </w:rPr>
        <w:t xml:space="preserve">        </w:t>
      </w:r>
      <w:proofErr w:type="spellStart"/>
      <w:proofErr w:type="gramStart"/>
      <w:r>
        <w:rPr>
          <w:sz w:val="24"/>
          <w:szCs w:val="24"/>
        </w:rPr>
        <w:t>self.menuBar</w:t>
      </w:r>
      <w:proofErr w:type="spellEnd"/>
      <w:proofErr w:type="gramEnd"/>
      <w:r>
        <w:rPr>
          <w:sz w:val="24"/>
          <w:szCs w:val="24"/>
        </w:rPr>
        <w:t>(</w:t>
      </w:r>
      <w:proofErr w:type="gramStart"/>
      <w:r>
        <w:rPr>
          <w:sz w:val="24"/>
          <w:szCs w:val="24"/>
        </w:rPr>
        <w:t>).</w:t>
      </w:r>
      <w:proofErr w:type="spellStart"/>
      <w:r>
        <w:rPr>
          <w:sz w:val="24"/>
          <w:szCs w:val="24"/>
        </w:rPr>
        <w:t>addAction</w:t>
      </w:r>
      <w:proofErr w:type="spellEnd"/>
      <w:proofErr w:type="gramEnd"/>
      <w:r>
        <w:rPr>
          <w:sz w:val="24"/>
          <w:szCs w:val="24"/>
        </w:rPr>
        <w:t>(</w:t>
      </w:r>
      <w:proofErr w:type="spellStart"/>
      <w:r>
        <w:rPr>
          <w:sz w:val="24"/>
          <w:szCs w:val="24"/>
        </w:rPr>
        <w:t>open_video</w:t>
      </w:r>
      <w:proofErr w:type="spellEnd"/>
      <w:r>
        <w:rPr>
          <w:sz w:val="24"/>
          <w:szCs w:val="24"/>
        </w:rPr>
        <w:t>)</w:t>
      </w:r>
    </w:p>
    <w:p w14:paraId="33C5D411" w14:textId="77777777" w:rsidR="00D63202" w:rsidRDefault="00D63202">
      <w:pPr>
        <w:pStyle w:val="my"/>
        <w:shd w:val="clear" w:color="auto" w:fill="45B0E1"/>
        <w:rPr>
          <w:sz w:val="24"/>
          <w:szCs w:val="24"/>
        </w:rPr>
      </w:pPr>
    </w:p>
    <w:p w14:paraId="476571CF"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open_out</w:t>
      </w:r>
      <w:proofErr w:type="spellEnd"/>
      <w:r>
        <w:rPr>
          <w:sz w:val="24"/>
          <w:szCs w:val="24"/>
        </w:rPr>
        <w:t xml:space="preserve"> = </w:t>
      </w:r>
      <w:proofErr w:type="spellStart"/>
      <w:r>
        <w:rPr>
          <w:sz w:val="24"/>
          <w:szCs w:val="24"/>
        </w:rPr>
        <w:t>QAction</w:t>
      </w:r>
      <w:proofErr w:type="spellEnd"/>
      <w:r>
        <w:rPr>
          <w:sz w:val="24"/>
          <w:szCs w:val="24"/>
        </w:rPr>
        <w:t>("</w:t>
      </w:r>
      <w:r>
        <w:rPr>
          <w:sz w:val="24"/>
          <w:szCs w:val="24"/>
        </w:rPr>
        <w:t>打开输出目录</w:t>
      </w:r>
      <w:r>
        <w:rPr>
          <w:sz w:val="24"/>
          <w:szCs w:val="24"/>
        </w:rPr>
        <w:t>", self)</w:t>
      </w:r>
    </w:p>
    <w:p w14:paraId="19CBDFAD"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open_</w:t>
      </w:r>
      <w:proofErr w:type="gramStart"/>
      <w:r>
        <w:rPr>
          <w:sz w:val="24"/>
          <w:szCs w:val="24"/>
        </w:rPr>
        <w:t>out.triggered</w:t>
      </w:r>
      <w:proofErr w:type="gramEnd"/>
      <w:r>
        <w:rPr>
          <w:sz w:val="24"/>
          <w:szCs w:val="24"/>
        </w:rPr>
        <w:t>.connect</w:t>
      </w:r>
      <w:proofErr w:type="spellEnd"/>
      <w:r>
        <w:rPr>
          <w:sz w:val="24"/>
          <w:szCs w:val="24"/>
        </w:rPr>
        <w:t>(</w:t>
      </w:r>
      <w:proofErr w:type="gramStart"/>
      <w:r>
        <w:rPr>
          <w:sz w:val="24"/>
          <w:szCs w:val="24"/>
        </w:rPr>
        <w:t>self._</w:t>
      </w:r>
      <w:proofErr w:type="spellStart"/>
      <w:proofErr w:type="gramEnd"/>
      <w:r>
        <w:rPr>
          <w:sz w:val="24"/>
          <w:szCs w:val="24"/>
        </w:rPr>
        <w:t>open_output_dir</w:t>
      </w:r>
      <w:proofErr w:type="spellEnd"/>
      <w:r>
        <w:rPr>
          <w:sz w:val="24"/>
          <w:szCs w:val="24"/>
        </w:rPr>
        <w:t>)</w:t>
      </w:r>
    </w:p>
    <w:p w14:paraId="3D50C2A5" w14:textId="77777777" w:rsidR="00D63202" w:rsidRDefault="00000000">
      <w:pPr>
        <w:pStyle w:val="my"/>
        <w:shd w:val="clear" w:color="auto" w:fill="45B0E1"/>
        <w:rPr>
          <w:sz w:val="24"/>
          <w:szCs w:val="24"/>
        </w:rPr>
      </w:pPr>
      <w:r>
        <w:rPr>
          <w:sz w:val="24"/>
          <w:szCs w:val="24"/>
        </w:rPr>
        <w:t xml:space="preserve">        </w:t>
      </w:r>
      <w:proofErr w:type="spellStart"/>
      <w:proofErr w:type="gramStart"/>
      <w:r>
        <w:rPr>
          <w:sz w:val="24"/>
          <w:szCs w:val="24"/>
        </w:rPr>
        <w:t>self.menuBar</w:t>
      </w:r>
      <w:proofErr w:type="spellEnd"/>
      <w:proofErr w:type="gramEnd"/>
      <w:r>
        <w:rPr>
          <w:sz w:val="24"/>
          <w:szCs w:val="24"/>
        </w:rPr>
        <w:t>(</w:t>
      </w:r>
      <w:proofErr w:type="gramStart"/>
      <w:r>
        <w:rPr>
          <w:sz w:val="24"/>
          <w:szCs w:val="24"/>
        </w:rPr>
        <w:t>).</w:t>
      </w:r>
      <w:proofErr w:type="spellStart"/>
      <w:r>
        <w:rPr>
          <w:sz w:val="24"/>
          <w:szCs w:val="24"/>
        </w:rPr>
        <w:t>addAction</w:t>
      </w:r>
      <w:proofErr w:type="spellEnd"/>
      <w:proofErr w:type="gramEnd"/>
      <w:r>
        <w:rPr>
          <w:sz w:val="24"/>
          <w:szCs w:val="24"/>
        </w:rPr>
        <w:t>(</w:t>
      </w:r>
      <w:proofErr w:type="spellStart"/>
      <w:r>
        <w:rPr>
          <w:sz w:val="24"/>
          <w:szCs w:val="24"/>
        </w:rPr>
        <w:t>open_out</w:t>
      </w:r>
      <w:proofErr w:type="spellEnd"/>
      <w:r>
        <w:rPr>
          <w:sz w:val="24"/>
          <w:szCs w:val="24"/>
        </w:rPr>
        <w:t>)</w:t>
      </w:r>
    </w:p>
    <w:p w14:paraId="5E4802C4" w14:textId="77777777" w:rsidR="00D63202" w:rsidRDefault="00D63202">
      <w:pPr>
        <w:pStyle w:val="my"/>
        <w:shd w:val="clear" w:color="auto" w:fill="45B0E1"/>
        <w:rPr>
          <w:sz w:val="24"/>
          <w:szCs w:val="24"/>
        </w:rPr>
      </w:pPr>
    </w:p>
    <w:p w14:paraId="0B9EF658"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review_action</w:t>
      </w:r>
      <w:proofErr w:type="spellEnd"/>
      <w:r>
        <w:rPr>
          <w:sz w:val="24"/>
          <w:szCs w:val="24"/>
        </w:rPr>
        <w:t xml:space="preserve"> = </w:t>
      </w:r>
      <w:proofErr w:type="spellStart"/>
      <w:r>
        <w:rPr>
          <w:sz w:val="24"/>
          <w:szCs w:val="24"/>
        </w:rPr>
        <w:t>QAction</w:t>
      </w:r>
      <w:proofErr w:type="spellEnd"/>
      <w:r>
        <w:rPr>
          <w:sz w:val="24"/>
          <w:szCs w:val="24"/>
        </w:rPr>
        <w:t>("</w:t>
      </w:r>
      <w:r>
        <w:rPr>
          <w:sz w:val="24"/>
          <w:szCs w:val="24"/>
        </w:rPr>
        <w:t>比赛复盘数据</w:t>
      </w:r>
      <w:r>
        <w:rPr>
          <w:sz w:val="24"/>
          <w:szCs w:val="24"/>
        </w:rPr>
        <w:t>", self)</w:t>
      </w:r>
    </w:p>
    <w:p w14:paraId="6C5D38FA"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review_</w:t>
      </w:r>
      <w:proofErr w:type="gramStart"/>
      <w:r>
        <w:rPr>
          <w:sz w:val="24"/>
          <w:szCs w:val="24"/>
        </w:rPr>
        <w:t>action.triggered</w:t>
      </w:r>
      <w:proofErr w:type="gramEnd"/>
      <w:r>
        <w:rPr>
          <w:sz w:val="24"/>
          <w:szCs w:val="24"/>
        </w:rPr>
        <w:t>.connect</w:t>
      </w:r>
      <w:proofErr w:type="spellEnd"/>
      <w:r>
        <w:rPr>
          <w:sz w:val="24"/>
          <w:szCs w:val="24"/>
        </w:rPr>
        <w:t>(</w:t>
      </w:r>
      <w:proofErr w:type="gramStart"/>
      <w:r>
        <w:rPr>
          <w:sz w:val="24"/>
          <w:szCs w:val="24"/>
        </w:rPr>
        <w:t>self._</w:t>
      </w:r>
      <w:proofErr w:type="spellStart"/>
      <w:proofErr w:type="gramEnd"/>
      <w:r>
        <w:rPr>
          <w:sz w:val="24"/>
          <w:szCs w:val="24"/>
        </w:rPr>
        <w:t>open_match_review</w:t>
      </w:r>
      <w:proofErr w:type="spellEnd"/>
      <w:r>
        <w:rPr>
          <w:sz w:val="24"/>
          <w:szCs w:val="24"/>
        </w:rPr>
        <w:t>)</w:t>
      </w:r>
    </w:p>
    <w:p w14:paraId="4F5FB2B3" w14:textId="77777777" w:rsidR="00D63202" w:rsidRDefault="00000000">
      <w:pPr>
        <w:pStyle w:val="my"/>
        <w:shd w:val="clear" w:color="auto" w:fill="45B0E1"/>
        <w:rPr>
          <w:sz w:val="24"/>
          <w:szCs w:val="24"/>
        </w:rPr>
      </w:pPr>
      <w:r>
        <w:rPr>
          <w:sz w:val="24"/>
          <w:szCs w:val="24"/>
        </w:rPr>
        <w:t xml:space="preserve">        </w:t>
      </w:r>
      <w:proofErr w:type="spellStart"/>
      <w:proofErr w:type="gramStart"/>
      <w:r>
        <w:rPr>
          <w:sz w:val="24"/>
          <w:szCs w:val="24"/>
        </w:rPr>
        <w:t>self.menuBar</w:t>
      </w:r>
      <w:proofErr w:type="spellEnd"/>
      <w:proofErr w:type="gramEnd"/>
      <w:r>
        <w:rPr>
          <w:sz w:val="24"/>
          <w:szCs w:val="24"/>
        </w:rPr>
        <w:t>(</w:t>
      </w:r>
      <w:proofErr w:type="gramStart"/>
      <w:r>
        <w:rPr>
          <w:sz w:val="24"/>
          <w:szCs w:val="24"/>
        </w:rPr>
        <w:t>).</w:t>
      </w:r>
      <w:proofErr w:type="spellStart"/>
      <w:r>
        <w:rPr>
          <w:sz w:val="24"/>
          <w:szCs w:val="24"/>
        </w:rPr>
        <w:t>addAction</w:t>
      </w:r>
      <w:proofErr w:type="spellEnd"/>
      <w:proofErr w:type="gramEnd"/>
      <w:r>
        <w:rPr>
          <w:sz w:val="24"/>
          <w:szCs w:val="24"/>
        </w:rPr>
        <w:t>(</w:t>
      </w:r>
      <w:proofErr w:type="spellStart"/>
      <w:r>
        <w:rPr>
          <w:sz w:val="24"/>
          <w:szCs w:val="24"/>
        </w:rPr>
        <w:t>review_action</w:t>
      </w:r>
      <w:proofErr w:type="spellEnd"/>
      <w:r>
        <w:rPr>
          <w:sz w:val="24"/>
          <w:szCs w:val="24"/>
        </w:rPr>
        <w:t>)</w:t>
      </w:r>
    </w:p>
    <w:p w14:paraId="25575BD0" w14:textId="77777777" w:rsidR="00D63202" w:rsidRDefault="00D63202">
      <w:pPr>
        <w:pStyle w:val="my"/>
        <w:shd w:val="clear" w:color="auto" w:fill="45B0E1"/>
        <w:rPr>
          <w:sz w:val="24"/>
          <w:szCs w:val="24"/>
        </w:rPr>
      </w:pPr>
    </w:p>
    <w:p w14:paraId="236A0BC9"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help_menu</w:t>
      </w:r>
      <w:proofErr w:type="spellEnd"/>
      <w:r>
        <w:rPr>
          <w:sz w:val="24"/>
          <w:szCs w:val="24"/>
        </w:rPr>
        <w:t xml:space="preserve"> = </w:t>
      </w:r>
      <w:proofErr w:type="spellStart"/>
      <w:r>
        <w:rPr>
          <w:sz w:val="24"/>
          <w:szCs w:val="24"/>
        </w:rPr>
        <w:t>self.menuBar</w:t>
      </w:r>
      <w:proofErr w:type="spellEnd"/>
      <w:r>
        <w:rPr>
          <w:sz w:val="24"/>
          <w:szCs w:val="24"/>
        </w:rPr>
        <w:t>().</w:t>
      </w:r>
      <w:proofErr w:type="spellStart"/>
      <w:r>
        <w:rPr>
          <w:sz w:val="24"/>
          <w:szCs w:val="24"/>
        </w:rPr>
        <w:t>addMenu</w:t>
      </w:r>
      <w:proofErr w:type="spellEnd"/>
      <w:r>
        <w:rPr>
          <w:sz w:val="24"/>
          <w:szCs w:val="24"/>
        </w:rPr>
        <w:t>("</w:t>
      </w:r>
      <w:r>
        <w:rPr>
          <w:sz w:val="24"/>
          <w:szCs w:val="24"/>
        </w:rPr>
        <w:t>帮助</w:t>
      </w:r>
      <w:r>
        <w:rPr>
          <w:sz w:val="24"/>
          <w:szCs w:val="24"/>
        </w:rPr>
        <w:t>")</w:t>
      </w:r>
    </w:p>
    <w:p w14:paraId="3652F3F7" w14:textId="77777777" w:rsidR="00D63202" w:rsidRDefault="00D63202">
      <w:pPr>
        <w:pStyle w:val="my"/>
        <w:shd w:val="clear" w:color="auto" w:fill="45B0E1"/>
        <w:rPr>
          <w:sz w:val="24"/>
          <w:szCs w:val="24"/>
        </w:rPr>
      </w:pPr>
    </w:p>
    <w:p w14:paraId="27660B52"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about_action</w:t>
      </w:r>
      <w:proofErr w:type="spellEnd"/>
      <w:r>
        <w:rPr>
          <w:sz w:val="24"/>
          <w:szCs w:val="24"/>
        </w:rPr>
        <w:t xml:space="preserve"> = </w:t>
      </w:r>
      <w:proofErr w:type="spellStart"/>
      <w:r>
        <w:rPr>
          <w:sz w:val="24"/>
          <w:szCs w:val="24"/>
        </w:rPr>
        <w:t>QAction</w:t>
      </w:r>
      <w:proofErr w:type="spellEnd"/>
      <w:r>
        <w:rPr>
          <w:sz w:val="24"/>
          <w:szCs w:val="24"/>
        </w:rPr>
        <w:t>("</w:t>
      </w:r>
      <w:r>
        <w:rPr>
          <w:sz w:val="24"/>
          <w:szCs w:val="24"/>
        </w:rPr>
        <w:t>关于</w:t>
      </w:r>
      <w:r>
        <w:rPr>
          <w:sz w:val="24"/>
          <w:szCs w:val="24"/>
        </w:rPr>
        <w:t>", self)</w:t>
      </w:r>
    </w:p>
    <w:p w14:paraId="10CD124C"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about_</w:t>
      </w:r>
      <w:proofErr w:type="gramStart"/>
      <w:r>
        <w:rPr>
          <w:sz w:val="24"/>
          <w:szCs w:val="24"/>
        </w:rPr>
        <w:t>action.triggered</w:t>
      </w:r>
      <w:proofErr w:type="gramEnd"/>
      <w:r>
        <w:rPr>
          <w:sz w:val="24"/>
          <w:szCs w:val="24"/>
        </w:rPr>
        <w:t>.connect</w:t>
      </w:r>
      <w:proofErr w:type="spellEnd"/>
      <w:r>
        <w:rPr>
          <w:sz w:val="24"/>
          <w:szCs w:val="24"/>
        </w:rPr>
        <w:t>(</w:t>
      </w:r>
      <w:proofErr w:type="gramStart"/>
      <w:r>
        <w:rPr>
          <w:sz w:val="24"/>
          <w:szCs w:val="24"/>
        </w:rPr>
        <w:t>self._</w:t>
      </w:r>
      <w:proofErr w:type="spellStart"/>
      <w:proofErr w:type="gramEnd"/>
      <w:r>
        <w:rPr>
          <w:sz w:val="24"/>
          <w:szCs w:val="24"/>
        </w:rPr>
        <w:t>show_about</w:t>
      </w:r>
      <w:proofErr w:type="spellEnd"/>
      <w:r>
        <w:rPr>
          <w:sz w:val="24"/>
          <w:szCs w:val="24"/>
        </w:rPr>
        <w:t>)</w:t>
      </w:r>
    </w:p>
    <w:p w14:paraId="2643A85B" w14:textId="77777777" w:rsidR="00D63202" w:rsidRDefault="00000000">
      <w:pPr>
        <w:pStyle w:val="my"/>
        <w:shd w:val="clear" w:color="auto" w:fill="45B0E1"/>
        <w:rPr>
          <w:sz w:val="24"/>
          <w:szCs w:val="24"/>
        </w:rPr>
      </w:pPr>
      <w:r>
        <w:rPr>
          <w:sz w:val="24"/>
          <w:szCs w:val="24"/>
        </w:rPr>
        <w:lastRenderedPageBreak/>
        <w:t xml:space="preserve">        </w:t>
      </w:r>
      <w:proofErr w:type="spellStart"/>
      <w:r>
        <w:rPr>
          <w:sz w:val="24"/>
          <w:szCs w:val="24"/>
        </w:rPr>
        <w:t>help_</w:t>
      </w:r>
      <w:proofErr w:type="gramStart"/>
      <w:r>
        <w:rPr>
          <w:sz w:val="24"/>
          <w:szCs w:val="24"/>
        </w:rPr>
        <w:t>menu.addAction</w:t>
      </w:r>
      <w:proofErr w:type="spellEnd"/>
      <w:proofErr w:type="gramEnd"/>
      <w:r>
        <w:rPr>
          <w:sz w:val="24"/>
          <w:szCs w:val="24"/>
        </w:rPr>
        <w:t>(</w:t>
      </w:r>
      <w:proofErr w:type="spellStart"/>
      <w:r>
        <w:rPr>
          <w:sz w:val="24"/>
          <w:szCs w:val="24"/>
        </w:rPr>
        <w:t>about_action</w:t>
      </w:r>
      <w:proofErr w:type="spellEnd"/>
      <w:r>
        <w:rPr>
          <w:sz w:val="24"/>
          <w:szCs w:val="24"/>
        </w:rPr>
        <w:t>)</w:t>
      </w:r>
    </w:p>
    <w:p w14:paraId="0C9E6E1F" w14:textId="77777777" w:rsidR="00D63202" w:rsidRDefault="00D63202">
      <w:pPr>
        <w:pStyle w:val="my"/>
        <w:shd w:val="clear" w:color="auto" w:fill="45B0E1"/>
        <w:rPr>
          <w:sz w:val="24"/>
          <w:szCs w:val="24"/>
        </w:rPr>
      </w:pPr>
    </w:p>
    <w:p w14:paraId="34F3648B"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usage_action</w:t>
      </w:r>
      <w:proofErr w:type="spellEnd"/>
      <w:r>
        <w:rPr>
          <w:sz w:val="24"/>
          <w:szCs w:val="24"/>
        </w:rPr>
        <w:t xml:space="preserve"> = </w:t>
      </w:r>
      <w:proofErr w:type="spellStart"/>
      <w:r>
        <w:rPr>
          <w:sz w:val="24"/>
          <w:szCs w:val="24"/>
        </w:rPr>
        <w:t>QAction</w:t>
      </w:r>
      <w:proofErr w:type="spellEnd"/>
      <w:r>
        <w:rPr>
          <w:sz w:val="24"/>
          <w:szCs w:val="24"/>
        </w:rPr>
        <w:t>("</w:t>
      </w:r>
      <w:r>
        <w:rPr>
          <w:sz w:val="24"/>
          <w:szCs w:val="24"/>
        </w:rPr>
        <w:t>使用说明</w:t>
      </w:r>
      <w:r>
        <w:rPr>
          <w:sz w:val="24"/>
          <w:szCs w:val="24"/>
        </w:rPr>
        <w:t>", self)</w:t>
      </w:r>
    </w:p>
    <w:p w14:paraId="7864F4B2"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usage_</w:t>
      </w:r>
      <w:proofErr w:type="gramStart"/>
      <w:r>
        <w:rPr>
          <w:sz w:val="24"/>
          <w:szCs w:val="24"/>
        </w:rPr>
        <w:t>action.triggered</w:t>
      </w:r>
      <w:proofErr w:type="gramEnd"/>
      <w:r>
        <w:rPr>
          <w:sz w:val="24"/>
          <w:szCs w:val="24"/>
        </w:rPr>
        <w:t>.connect</w:t>
      </w:r>
      <w:proofErr w:type="spellEnd"/>
      <w:r>
        <w:rPr>
          <w:sz w:val="24"/>
          <w:szCs w:val="24"/>
        </w:rPr>
        <w:t>(</w:t>
      </w:r>
      <w:proofErr w:type="gramStart"/>
      <w:r>
        <w:rPr>
          <w:sz w:val="24"/>
          <w:szCs w:val="24"/>
        </w:rPr>
        <w:t>self._</w:t>
      </w:r>
      <w:proofErr w:type="spellStart"/>
      <w:proofErr w:type="gramEnd"/>
      <w:r>
        <w:rPr>
          <w:sz w:val="24"/>
          <w:szCs w:val="24"/>
        </w:rPr>
        <w:t>show_usage</w:t>
      </w:r>
      <w:proofErr w:type="spellEnd"/>
      <w:r>
        <w:rPr>
          <w:sz w:val="24"/>
          <w:szCs w:val="24"/>
        </w:rPr>
        <w:t>)</w:t>
      </w:r>
    </w:p>
    <w:p w14:paraId="540C4673"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help_</w:t>
      </w:r>
      <w:proofErr w:type="gramStart"/>
      <w:r>
        <w:rPr>
          <w:sz w:val="24"/>
          <w:szCs w:val="24"/>
        </w:rPr>
        <w:t>menu.addAction</w:t>
      </w:r>
      <w:proofErr w:type="spellEnd"/>
      <w:proofErr w:type="gramEnd"/>
      <w:r>
        <w:rPr>
          <w:sz w:val="24"/>
          <w:szCs w:val="24"/>
        </w:rPr>
        <w:t>(</w:t>
      </w:r>
      <w:proofErr w:type="spellStart"/>
      <w:r>
        <w:rPr>
          <w:sz w:val="24"/>
          <w:szCs w:val="24"/>
        </w:rPr>
        <w:t>usage_action</w:t>
      </w:r>
      <w:proofErr w:type="spellEnd"/>
      <w:r>
        <w:rPr>
          <w:sz w:val="24"/>
          <w:szCs w:val="24"/>
        </w:rPr>
        <w:t>)</w:t>
      </w:r>
    </w:p>
    <w:p w14:paraId="75F7984B" w14:textId="77777777" w:rsidR="00D63202" w:rsidRDefault="00D63202">
      <w:pPr>
        <w:pStyle w:val="my"/>
        <w:shd w:val="clear" w:color="auto" w:fill="45B0E1"/>
        <w:rPr>
          <w:sz w:val="24"/>
          <w:szCs w:val="24"/>
        </w:rPr>
      </w:pPr>
    </w:p>
    <w:p w14:paraId="369A7261"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export_menu</w:t>
      </w:r>
      <w:proofErr w:type="spellEnd"/>
      <w:r>
        <w:rPr>
          <w:sz w:val="24"/>
          <w:szCs w:val="24"/>
        </w:rPr>
        <w:t xml:space="preserve"> = </w:t>
      </w:r>
      <w:proofErr w:type="spellStart"/>
      <w:r>
        <w:rPr>
          <w:sz w:val="24"/>
          <w:szCs w:val="24"/>
        </w:rPr>
        <w:t>self.menuBar</w:t>
      </w:r>
      <w:proofErr w:type="spellEnd"/>
      <w:r>
        <w:rPr>
          <w:sz w:val="24"/>
          <w:szCs w:val="24"/>
        </w:rPr>
        <w:t>().</w:t>
      </w:r>
      <w:proofErr w:type="spellStart"/>
      <w:r>
        <w:rPr>
          <w:sz w:val="24"/>
          <w:szCs w:val="24"/>
        </w:rPr>
        <w:t>addMenu</w:t>
      </w:r>
      <w:proofErr w:type="spellEnd"/>
      <w:r>
        <w:rPr>
          <w:sz w:val="24"/>
          <w:szCs w:val="24"/>
        </w:rPr>
        <w:t>("</w:t>
      </w:r>
      <w:r>
        <w:rPr>
          <w:sz w:val="24"/>
          <w:szCs w:val="24"/>
        </w:rPr>
        <w:t>导出</w:t>
      </w:r>
      <w:r>
        <w:rPr>
          <w:sz w:val="24"/>
          <w:szCs w:val="24"/>
        </w:rPr>
        <w:t>")</w:t>
      </w:r>
    </w:p>
    <w:p w14:paraId="5E22B3E6"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export_overview</w:t>
      </w:r>
      <w:proofErr w:type="spellEnd"/>
      <w:r>
        <w:rPr>
          <w:sz w:val="24"/>
          <w:szCs w:val="24"/>
        </w:rPr>
        <w:t xml:space="preserve"> = </w:t>
      </w:r>
      <w:proofErr w:type="spellStart"/>
      <w:r>
        <w:rPr>
          <w:sz w:val="24"/>
          <w:szCs w:val="24"/>
        </w:rPr>
        <w:t>QAction</w:t>
      </w:r>
      <w:proofErr w:type="spellEnd"/>
      <w:r>
        <w:rPr>
          <w:sz w:val="24"/>
          <w:szCs w:val="24"/>
        </w:rPr>
        <w:t>("</w:t>
      </w:r>
      <w:r>
        <w:rPr>
          <w:sz w:val="24"/>
          <w:szCs w:val="24"/>
        </w:rPr>
        <w:t>导出概览截图</w:t>
      </w:r>
      <w:r>
        <w:rPr>
          <w:sz w:val="24"/>
          <w:szCs w:val="24"/>
        </w:rPr>
        <w:t>…", self)</w:t>
      </w:r>
    </w:p>
    <w:p w14:paraId="745C7563"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export_</w:t>
      </w:r>
      <w:proofErr w:type="gramStart"/>
      <w:r>
        <w:rPr>
          <w:sz w:val="24"/>
          <w:szCs w:val="24"/>
        </w:rPr>
        <w:t>overview.triggered</w:t>
      </w:r>
      <w:proofErr w:type="gramEnd"/>
      <w:r>
        <w:rPr>
          <w:sz w:val="24"/>
          <w:szCs w:val="24"/>
        </w:rPr>
        <w:t>.connect</w:t>
      </w:r>
      <w:proofErr w:type="spellEnd"/>
      <w:r>
        <w:rPr>
          <w:sz w:val="24"/>
          <w:szCs w:val="24"/>
        </w:rPr>
        <w:t>(</w:t>
      </w:r>
      <w:proofErr w:type="gramStart"/>
      <w:r>
        <w:rPr>
          <w:sz w:val="24"/>
          <w:szCs w:val="24"/>
        </w:rPr>
        <w:t>self._</w:t>
      </w:r>
      <w:proofErr w:type="spellStart"/>
      <w:proofErr w:type="gramEnd"/>
      <w:r>
        <w:rPr>
          <w:sz w:val="24"/>
          <w:szCs w:val="24"/>
        </w:rPr>
        <w:t>export_overview_png</w:t>
      </w:r>
      <w:proofErr w:type="spellEnd"/>
      <w:r>
        <w:rPr>
          <w:sz w:val="24"/>
          <w:szCs w:val="24"/>
        </w:rPr>
        <w:t>)</w:t>
      </w:r>
    </w:p>
    <w:p w14:paraId="1A105A51"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export_</w:t>
      </w:r>
      <w:proofErr w:type="gramStart"/>
      <w:r>
        <w:rPr>
          <w:sz w:val="24"/>
          <w:szCs w:val="24"/>
        </w:rPr>
        <w:t>menu.addAction</w:t>
      </w:r>
      <w:proofErr w:type="spellEnd"/>
      <w:proofErr w:type="gramEnd"/>
      <w:r>
        <w:rPr>
          <w:sz w:val="24"/>
          <w:szCs w:val="24"/>
        </w:rPr>
        <w:t>(</w:t>
      </w:r>
      <w:proofErr w:type="spellStart"/>
      <w:r>
        <w:rPr>
          <w:sz w:val="24"/>
          <w:szCs w:val="24"/>
        </w:rPr>
        <w:t>export_overview</w:t>
      </w:r>
      <w:proofErr w:type="spellEnd"/>
      <w:r>
        <w:rPr>
          <w:sz w:val="24"/>
          <w:szCs w:val="24"/>
        </w:rPr>
        <w:t>)</w:t>
      </w:r>
    </w:p>
    <w:p w14:paraId="006598F1" w14:textId="77777777" w:rsidR="00D63202" w:rsidRDefault="00D63202">
      <w:pPr>
        <w:pStyle w:val="my"/>
        <w:shd w:val="clear" w:color="auto" w:fill="45B0E1"/>
        <w:rPr>
          <w:sz w:val="24"/>
          <w:szCs w:val="24"/>
        </w:rPr>
      </w:pPr>
    </w:p>
    <w:p w14:paraId="54A8FBEA"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export_events</w:t>
      </w:r>
      <w:proofErr w:type="spellEnd"/>
      <w:r>
        <w:rPr>
          <w:sz w:val="24"/>
          <w:szCs w:val="24"/>
        </w:rPr>
        <w:t xml:space="preserve"> = </w:t>
      </w:r>
      <w:proofErr w:type="spellStart"/>
      <w:r>
        <w:rPr>
          <w:sz w:val="24"/>
          <w:szCs w:val="24"/>
        </w:rPr>
        <w:t>QAction</w:t>
      </w:r>
      <w:proofErr w:type="spellEnd"/>
      <w:r>
        <w:rPr>
          <w:sz w:val="24"/>
          <w:szCs w:val="24"/>
        </w:rPr>
        <w:t>("</w:t>
      </w:r>
      <w:r>
        <w:rPr>
          <w:sz w:val="24"/>
          <w:szCs w:val="24"/>
        </w:rPr>
        <w:t>导出当前事件表</w:t>
      </w:r>
      <w:r>
        <w:rPr>
          <w:sz w:val="24"/>
          <w:szCs w:val="24"/>
        </w:rPr>
        <w:t>(CSV)…", self)</w:t>
      </w:r>
    </w:p>
    <w:p w14:paraId="71D519D8"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export_</w:t>
      </w:r>
      <w:proofErr w:type="gramStart"/>
      <w:r>
        <w:rPr>
          <w:sz w:val="24"/>
          <w:szCs w:val="24"/>
        </w:rPr>
        <w:t>events.triggered</w:t>
      </w:r>
      <w:proofErr w:type="gramEnd"/>
      <w:r>
        <w:rPr>
          <w:sz w:val="24"/>
          <w:szCs w:val="24"/>
        </w:rPr>
        <w:t>.connect</w:t>
      </w:r>
      <w:proofErr w:type="spellEnd"/>
      <w:r>
        <w:rPr>
          <w:sz w:val="24"/>
          <w:szCs w:val="24"/>
        </w:rPr>
        <w:t>(</w:t>
      </w:r>
      <w:proofErr w:type="gramStart"/>
      <w:r>
        <w:rPr>
          <w:sz w:val="24"/>
          <w:szCs w:val="24"/>
        </w:rPr>
        <w:t>self._</w:t>
      </w:r>
      <w:proofErr w:type="spellStart"/>
      <w:proofErr w:type="gramEnd"/>
      <w:r>
        <w:rPr>
          <w:sz w:val="24"/>
          <w:szCs w:val="24"/>
        </w:rPr>
        <w:t>export_events_csv</w:t>
      </w:r>
      <w:proofErr w:type="spellEnd"/>
      <w:r>
        <w:rPr>
          <w:sz w:val="24"/>
          <w:szCs w:val="24"/>
        </w:rPr>
        <w:t>)</w:t>
      </w:r>
    </w:p>
    <w:p w14:paraId="174D79E5"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export_</w:t>
      </w:r>
      <w:proofErr w:type="gramStart"/>
      <w:r>
        <w:rPr>
          <w:sz w:val="24"/>
          <w:szCs w:val="24"/>
        </w:rPr>
        <w:t>menu.addAction</w:t>
      </w:r>
      <w:proofErr w:type="spellEnd"/>
      <w:proofErr w:type="gramEnd"/>
      <w:r>
        <w:rPr>
          <w:sz w:val="24"/>
          <w:szCs w:val="24"/>
        </w:rPr>
        <w:t>(</w:t>
      </w:r>
      <w:proofErr w:type="spellStart"/>
      <w:r>
        <w:rPr>
          <w:sz w:val="24"/>
          <w:szCs w:val="24"/>
        </w:rPr>
        <w:t>export_events</w:t>
      </w:r>
      <w:proofErr w:type="spellEnd"/>
      <w:r>
        <w:rPr>
          <w:sz w:val="24"/>
          <w:szCs w:val="24"/>
        </w:rPr>
        <w:t>)</w:t>
      </w:r>
    </w:p>
    <w:p w14:paraId="1249F493" w14:textId="77777777" w:rsidR="00D63202" w:rsidRDefault="00D63202">
      <w:pPr>
        <w:pStyle w:val="my"/>
        <w:shd w:val="clear" w:color="auto" w:fill="45B0E1"/>
        <w:rPr>
          <w:sz w:val="24"/>
          <w:szCs w:val="24"/>
        </w:rPr>
      </w:pPr>
    </w:p>
    <w:p w14:paraId="3A386F96"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export_csv</w:t>
      </w:r>
      <w:proofErr w:type="spellEnd"/>
      <w:r>
        <w:rPr>
          <w:sz w:val="24"/>
          <w:szCs w:val="24"/>
        </w:rPr>
        <w:t xml:space="preserve"> = </w:t>
      </w:r>
      <w:proofErr w:type="spellStart"/>
      <w:r>
        <w:rPr>
          <w:sz w:val="24"/>
          <w:szCs w:val="24"/>
        </w:rPr>
        <w:t>QAction</w:t>
      </w:r>
      <w:proofErr w:type="spellEnd"/>
      <w:r>
        <w:rPr>
          <w:sz w:val="24"/>
          <w:szCs w:val="24"/>
        </w:rPr>
        <w:t>("</w:t>
      </w:r>
      <w:r>
        <w:rPr>
          <w:sz w:val="24"/>
          <w:szCs w:val="24"/>
        </w:rPr>
        <w:t>导出当前</w:t>
      </w:r>
      <w:r>
        <w:rPr>
          <w:sz w:val="24"/>
          <w:szCs w:val="24"/>
        </w:rPr>
        <w:t xml:space="preserve"> CSV </w:t>
      </w:r>
      <w:r>
        <w:rPr>
          <w:sz w:val="24"/>
          <w:szCs w:val="24"/>
        </w:rPr>
        <w:t>数据</w:t>
      </w:r>
      <w:r>
        <w:rPr>
          <w:sz w:val="24"/>
          <w:szCs w:val="24"/>
        </w:rPr>
        <w:t>(CSV)…", self)</w:t>
      </w:r>
    </w:p>
    <w:p w14:paraId="221DB293"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export_</w:t>
      </w:r>
      <w:proofErr w:type="gramStart"/>
      <w:r>
        <w:rPr>
          <w:sz w:val="24"/>
          <w:szCs w:val="24"/>
        </w:rPr>
        <w:t>csv.triggered</w:t>
      </w:r>
      <w:proofErr w:type="gramEnd"/>
      <w:r>
        <w:rPr>
          <w:sz w:val="24"/>
          <w:szCs w:val="24"/>
        </w:rPr>
        <w:t>.connect</w:t>
      </w:r>
      <w:proofErr w:type="spellEnd"/>
      <w:r>
        <w:rPr>
          <w:sz w:val="24"/>
          <w:szCs w:val="24"/>
        </w:rPr>
        <w:t>(</w:t>
      </w:r>
      <w:proofErr w:type="gramStart"/>
      <w:r>
        <w:rPr>
          <w:sz w:val="24"/>
          <w:szCs w:val="24"/>
        </w:rPr>
        <w:t>self._</w:t>
      </w:r>
      <w:proofErr w:type="spellStart"/>
      <w:proofErr w:type="gramEnd"/>
      <w:r>
        <w:rPr>
          <w:sz w:val="24"/>
          <w:szCs w:val="24"/>
        </w:rPr>
        <w:t>export_csv_csv</w:t>
      </w:r>
      <w:proofErr w:type="spellEnd"/>
      <w:r>
        <w:rPr>
          <w:sz w:val="24"/>
          <w:szCs w:val="24"/>
        </w:rPr>
        <w:t>)</w:t>
      </w:r>
    </w:p>
    <w:p w14:paraId="68586626"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export_</w:t>
      </w:r>
      <w:proofErr w:type="gramStart"/>
      <w:r>
        <w:rPr>
          <w:sz w:val="24"/>
          <w:szCs w:val="24"/>
        </w:rPr>
        <w:t>menu.addAction</w:t>
      </w:r>
      <w:proofErr w:type="spellEnd"/>
      <w:proofErr w:type="gramEnd"/>
      <w:r>
        <w:rPr>
          <w:sz w:val="24"/>
          <w:szCs w:val="24"/>
        </w:rPr>
        <w:t>(</w:t>
      </w:r>
      <w:proofErr w:type="spellStart"/>
      <w:r>
        <w:rPr>
          <w:sz w:val="24"/>
          <w:szCs w:val="24"/>
        </w:rPr>
        <w:t>export_csv</w:t>
      </w:r>
      <w:proofErr w:type="spellEnd"/>
      <w:r>
        <w:rPr>
          <w:sz w:val="24"/>
          <w:szCs w:val="24"/>
        </w:rPr>
        <w:t>)</w:t>
      </w:r>
    </w:p>
    <w:p w14:paraId="2253BB37" w14:textId="77777777" w:rsidR="00F71D9D" w:rsidRDefault="00F71D9D" w:rsidP="00F71D9D">
      <w:pPr>
        <w:rPr>
          <w:rFonts w:ascii="黑体" w:eastAsia="黑体" w:hAnsi="黑体"/>
          <w:b/>
          <w:bCs/>
        </w:rPr>
      </w:pPr>
      <w:bookmarkStart w:id="236" w:name="_Toc219060409"/>
      <w:bookmarkStart w:id="237" w:name="_Toc219053997"/>
      <w:bookmarkStart w:id="238" w:name="_Toc219071423"/>
    </w:p>
    <w:p w14:paraId="0141E6AE" w14:textId="28081F35" w:rsidR="00D63202" w:rsidRPr="0015575E" w:rsidRDefault="0015575E" w:rsidP="00825FF1">
      <w:pPr>
        <w:pStyle w:val="3"/>
        <w:ind w:firstLine="482"/>
      </w:pPr>
      <w:bookmarkStart w:id="239" w:name="_Toc219932873"/>
      <w:r w:rsidRPr="0015575E">
        <w:rPr>
          <w:rFonts w:hint="eastAsia"/>
        </w:rPr>
        <w:t>5.1.2</w:t>
      </w:r>
      <w:r w:rsidRPr="0015575E">
        <w:rPr>
          <w:rFonts w:hint="eastAsia"/>
        </w:rPr>
        <w:t>程序界面（比赛复盘系统）</w:t>
      </w:r>
      <w:bookmarkEnd w:id="236"/>
      <w:bookmarkEnd w:id="237"/>
      <w:bookmarkEnd w:id="238"/>
      <w:bookmarkEnd w:id="239"/>
    </w:p>
    <w:p w14:paraId="583B4F71" w14:textId="113306D6" w:rsidR="00D63202" w:rsidRPr="00FC6893" w:rsidRDefault="004B1BDF" w:rsidP="00FC6893">
      <w:pPr>
        <w:spacing w:afterLines="50" w:after="120" w:line="400" w:lineRule="exact"/>
        <w:ind w:firstLineChars="200" w:firstLine="420"/>
        <w:rPr>
          <w:rFonts w:ascii="宋体" w:hAnsi="宋体"/>
        </w:rPr>
      </w:pPr>
      <w:r w:rsidRPr="00FC6893">
        <w:rPr>
          <w:rFonts w:ascii="宋体" w:hAnsi="宋体" w:hint="eastAsia"/>
        </w:rPr>
        <w:t>使用的是 PySide6（Python 的 Qt 绑定库），构建一个多 Tab 的“专业比赛复盘系统”窗口。</w:t>
      </w:r>
    </w:p>
    <w:p w14:paraId="76637EA9" w14:textId="6D9A0B0B" w:rsidR="00D63202" w:rsidRDefault="00FC6893" w:rsidP="00FC6893">
      <w:pPr>
        <w:spacing w:afterLines="50" w:after="120"/>
        <w:jc w:val="center"/>
        <w:rPr>
          <w:rFonts w:ascii="宋体" w:hAnsi="宋体"/>
        </w:rPr>
      </w:pPr>
      <w:r w:rsidRPr="00FC6893">
        <w:rPr>
          <w:rFonts w:ascii="宋体" w:hAnsi="宋体"/>
          <w:noProof/>
        </w:rPr>
        <w:drawing>
          <wp:anchor distT="0" distB="0" distL="114300" distR="114300" simplePos="0" relativeHeight="251672576" behindDoc="0" locked="0" layoutInCell="1" allowOverlap="1" wp14:anchorId="37E26286" wp14:editId="49A693E4">
            <wp:simplePos x="0" y="0"/>
            <wp:positionH relativeFrom="margin">
              <wp:align>right</wp:align>
            </wp:positionH>
            <wp:positionV relativeFrom="paragraph">
              <wp:posOffset>125730</wp:posOffset>
            </wp:positionV>
            <wp:extent cx="5707380" cy="3311525"/>
            <wp:effectExtent l="0" t="0" r="7620" b="3175"/>
            <wp:wrapTopAndBottom/>
            <wp:docPr id="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707380" cy="331152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宋体" w:hAnsi="宋体" w:hint="eastAsia"/>
          <w:sz w:val="18"/>
          <w:szCs w:val="18"/>
        </w:rPr>
        <w:t>图5—2  比赛复盘系统</w:t>
      </w:r>
    </w:p>
    <w:p w14:paraId="61FF122D" w14:textId="77777777" w:rsidR="00D63202" w:rsidRPr="00FC6893" w:rsidRDefault="00000000" w:rsidP="00FC6893">
      <w:pPr>
        <w:spacing w:line="400" w:lineRule="exact"/>
        <w:ind w:firstLineChars="200" w:firstLine="420"/>
        <w:rPr>
          <w:rFonts w:ascii="宋体" w:hAnsi="宋体"/>
        </w:rPr>
      </w:pPr>
      <w:r w:rsidRPr="00FC6893">
        <w:rPr>
          <w:rFonts w:ascii="宋体" w:hAnsi="宋体" w:hint="eastAsia"/>
        </w:rPr>
        <w:t>整体结构</w:t>
      </w:r>
    </w:p>
    <w:p w14:paraId="1169410F" w14:textId="77777777" w:rsidR="00D63202" w:rsidRPr="00FC6893" w:rsidRDefault="00000000" w:rsidP="00FC6893">
      <w:pPr>
        <w:spacing w:line="400" w:lineRule="exact"/>
        <w:ind w:firstLineChars="200" w:firstLine="420"/>
        <w:rPr>
          <w:rFonts w:ascii="宋体" w:hAnsi="宋体"/>
        </w:rPr>
      </w:pPr>
      <w:r w:rsidRPr="00FC6893">
        <w:rPr>
          <w:rFonts w:ascii="宋体" w:hAnsi="宋体" w:hint="eastAsia"/>
        </w:rPr>
        <w:t xml:space="preserve">我的主窗口类是 </w:t>
      </w:r>
      <w:proofErr w:type="spellStart"/>
      <w:r w:rsidRPr="00FC6893">
        <w:rPr>
          <w:rFonts w:ascii="宋体" w:hAnsi="宋体" w:hint="eastAsia"/>
        </w:rPr>
        <w:t>MatchReviewWindow</w:t>
      </w:r>
      <w:proofErr w:type="spellEnd"/>
      <w:r w:rsidRPr="00FC6893">
        <w:rPr>
          <w:rFonts w:ascii="宋体" w:hAnsi="宋体" w:hint="eastAsia"/>
        </w:rPr>
        <w:t xml:space="preserve"> ，继承自 </w:t>
      </w:r>
      <w:proofErr w:type="spellStart"/>
      <w:r w:rsidRPr="00FC6893">
        <w:rPr>
          <w:rFonts w:ascii="宋体" w:hAnsi="宋体" w:hint="eastAsia"/>
        </w:rPr>
        <w:t>QMainWindow</w:t>
      </w:r>
      <w:proofErr w:type="spellEnd"/>
      <w:r w:rsidRPr="00FC6893">
        <w:rPr>
          <w:rFonts w:ascii="宋体" w:hAnsi="宋体" w:hint="eastAsia"/>
        </w:rPr>
        <w:t xml:space="preserve"> ，窗口标题与尺寸在构造函数中设置：</w:t>
      </w:r>
    </w:p>
    <w:p w14:paraId="0DF1A7D5" w14:textId="77777777" w:rsidR="00D63202" w:rsidRDefault="00000000">
      <w:pPr>
        <w:pStyle w:val="my"/>
        <w:shd w:val="clear" w:color="auto" w:fill="45B0E1"/>
        <w:rPr>
          <w:sz w:val="24"/>
          <w:szCs w:val="24"/>
        </w:rPr>
      </w:pPr>
      <w:r>
        <w:rPr>
          <w:rFonts w:hint="eastAsia"/>
          <w:sz w:val="24"/>
          <w:szCs w:val="24"/>
        </w:rPr>
        <w:t xml:space="preserve">- </w:t>
      </w:r>
      <w:proofErr w:type="spellStart"/>
      <w:r>
        <w:rPr>
          <w:rFonts w:hint="eastAsia"/>
          <w:sz w:val="24"/>
          <w:szCs w:val="24"/>
        </w:rPr>
        <w:t>self.setWindowTitle</w:t>
      </w:r>
      <w:proofErr w:type="spellEnd"/>
      <w:r>
        <w:rPr>
          <w:rFonts w:hint="eastAsia"/>
          <w:sz w:val="24"/>
          <w:szCs w:val="24"/>
        </w:rPr>
        <w:t xml:space="preserve">("TrackNetV3 </w:t>
      </w:r>
      <w:r>
        <w:rPr>
          <w:rFonts w:hint="eastAsia"/>
          <w:sz w:val="24"/>
          <w:szCs w:val="24"/>
        </w:rPr>
        <w:t>专业比赛复盘系统</w:t>
      </w:r>
      <w:r>
        <w:rPr>
          <w:rFonts w:hint="eastAsia"/>
          <w:sz w:val="24"/>
          <w:szCs w:val="24"/>
        </w:rPr>
        <w:t>")</w:t>
      </w:r>
    </w:p>
    <w:p w14:paraId="0AC03F85" w14:textId="77777777" w:rsidR="00D63202" w:rsidRDefault="00000000">
      <w:pPr>
        <w:pStyle w:val="my"/>
        <w:shd w:val="clear" w:color="auto" w:fill="45B0E1"/>
        <w:rPr>
          <w:sz w:val="24"/>
          <w:szCs w:val="24"/>
        </w:rPr>
      </w:pPr>
      <w:r>
        <w:rPr>
          <w:sz w:val="24"/>
          <w:szCs w:val="24"/>
        </w:rPr>
        <w:t xml:space="preserve">- </w:t>
      </w:r>
      <w:proofErr w:type="spellStart"/>
      <w:proofErr w:type="gramStart"/>
      <w:r>
        <w:rPr>
          <w:sz w:val="24"/>
          <w:szCs w:val="24"/>
        </w:rPr>
        <w:t>self.resize</w:t>
      </w:r>
      <w:proofErr w:type="spellEnd"/>
      <w:proofErr w:type="gramEnd"/>
      <w:r>
        <w:rPr>
          <w:sz w:val="24"/>
          <w:szCs w:val="24"/>
        </w:rPr>
        <w:t>(1600, 900)</w:t>
      </w:r>
    </w:p>
    <w:p w14:paraId="0C517A15" w14:textId="77777777" w:rsidR="00D63202" w:rsidRDefault="00000000">
      <w:pPr>
        <w:pStyle w:val="my"/>
        <w:shd w:val="clear" w:color="auto" w:fill="45B0E1"/>
        <w:rPr>
          <w:sz w:val="24"/>
          <w:szCs w:val="24"/>
        </w:rPr>
      </w:pPr>
      <w:r>
        <w:rPr>
          <w:sz w:val="24"/>
          <w:szCs w:val="24"/>
        </w:rPr>
        <w:t xml:space="preserve">class </w:t>
      </w:r>
      <w:proofErr w:type="spellStart"/>
      <w:proofErr w:type="gramStart"/>
      <w:r>
        <w:rPr>
          <w:sz w:val="24"/>
          <w:szCs w:val="24"/>
        </w:rPr>
        <w:t>MatchReviewWindow</w:t>
      </w:r>
      <w:proofErr w:type="spellEnd"/>
      <w:r>
        <w:rPr>
          <w:sz w:val="24"/>
          <w:szCs w:val="24"/>
        </w:rPr>
        <w:t>(</w:t>
      </w:r>
      <w:proofErr w:type="spellStart"/>
      <w:proofErr w:type="gramEnd"/>
      <w:r>
        <w:rPr>
          <w:sz w:val="24"/>
          <w:szCs w:val="24"/>
        </w:rPr>
        <w:t>QMainWindow</w:t>
      </w:r>
      <w:proofErr w:type="spellEnd"/>
      <w:r>
        <w:rPr>
          <w:sz w:val="24"/>
          <w:szCs w:val="24"/>
        </w:rPr>
        <w:t>):</w:t>
      </w:r>
    </w:p>
    <w:p w14:paraId="2CC523EA" w14:textId="77777777" w:rsidR="00D63202" w:rsidRDefault="00000000">
      <w:pPr>
        <w:pStyle w:val="my"/>
        <w:shd w:val="clear" w:color="auto" w:fill="45B0E1"/>
        <w:rPr>
          <w:sz w:val="24"/>
          <w:szCs w:val="24"/>
        </w:rPr>
      </w:pPr>
      <w:r>
        <w:rPr>
          <w:sz w:val="24"/>
          <w:szCs w:val="24"/>
        </w:rPr>
        <w:t>    def __</w:t>
      </w:r>
      <w:proofErr w:type="spellStart"/>
      <w:r>
        <w:rPr>
          <w:sz w:val="24"/>
          <w:szCs w:val="24"/>
        </w:rPr>
        <w:t>init</w:t>
      </w:r>
      <w:proofErr w:type="spellEnd"/>
      <w:r>
        <w:rPr>
          <w:sz w:val="24"/>
          <w:szCs w:val="24"/>
        </w:rPr>
        <w:t>_</w:t>
      </w:r>
      <w:proofErr w:type="gramStart"/>
      <w:r>
        <w:rPr>
          <w:sz w:val="24"/>
          <w:szCs w:val="24"/>
        </w:rPr>
        <w:t>_(</w:t>
      </w:r>
      <w:proofErr w:type="gramEnd"/>
      <w:r>
        <w:rPr>
          <w:sz w:val="24"/>
          <w:szCs w:val="24"/>
        </w:rPr>
        <w:t>self, parent=None):</w:t>
      </w:r>
    </w:p>
    <w:p w14:paraId="21FF88E6" w14:textId="77777777" w:rsidR="00D63202" w:rsidRDefault="00000000">
      <w:pPr>
        <w:pStyle w:val="my"/>
        <w:shd w:val="clear" w:color="auto" w:fill="45B0E1"/>
        <w:rPr>
          <w:sz w:val="24"/>
          <w:szCs w:val="24"/>
        </w:rPr>
      </w:pPr>
      <w:r>
        <w:rPr>
          <w:sz w:val="24"/>
          <w:szCs w:val="24"/>
        </w:rPr>
        <w:lastRenderedPageBreak/>
        <w:t>        super(</w:t>
      </w:r>
      <w:proofErr w:type="gramStart"/>
      <w:r>
        <w:rPr>
          <w:sz w:val="24"/>
          <w:szCs w:val="24"/>
        </w:rPr>
        <w:t>)._</w:t>
      </w:r>
      <w:proofErr w:type="gramEnd"/>
      <w:r>
        <w:rPr>
          <w:sz w:val="24"/>
          <w:szCs w:val="24"/>
        </w:rPr>
        <w:t>_</w:t>
      </w:r>
      <w:proofErr w:type="spellStart"/>
      <w:r>
        <w:rPr>
          <w:sz w:val="24"/>
          <w:szCs w:val="24"/>
        </w:rPr>
        <w:t>init</w:t>
      </w:r>
      <w:proofErr w:type="spellEnd"/>
      <w:r>
        <w:rPr>
          <w:sz w:val="24"/>
          <w:szCs w:val="24"/>
        </w:rPr>
        <w:t>__(parent)</w:t>
      </w:r>
    </w:p>
    <w:p w14:paraId="63339E91"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self.setWindowTitle</w:t>
      </w:r>
      <w:proofErr w:type="spellEnd"/>
      <w:r>
        <w:rPr>
          <w:sz w:val="24"/>
          <w:szCs w:val="24"/>
        </w:rPr>
        <w:t xml:space="preserve">("TrackNetV3 </w:t>
      </w:r>
      <w:r>
        <w:rPr>
          <w:sz w:val="24"/>
          <w:szCs w:val="24"/>
        </w:rPr>
        <w:t>专业比赛复盘系统</w:t>
      </w:r>
      <w:r>
        <w:rPr>
          <w:sz w:val="24"/>
          <w:szCs w:val="24"/>
        </w:rPr>
        <w:t>")</w:t>
      </w:r>
    </w:p>
    <w:p w14:paraId="4E5717A9" w14:textId="77777777" w:rsidR="00D63202" w:rsidRDefault="00000000">
      <w:pPr>
        <w:pStyle w:val="my"/>
        <w:shd w:val="clear" w:color="auto" w:fill="45B0E1"/>
        <w:rPr>
          <w:sz w:val="24"/>
          <w:szCs w:val="24"/>
        </w:rPr>
      </w:pPr>
      <w:r>
        <w:rPr>
          <w:sz w:val="24"/>
          <w:szCs w:val="24"/>
        </w:rPr>
        <w:t xml:space="preserve">        </w:t>
      </w:r>
      <w:proofErr w:type="spellStart"/>
      <w:proofErr w:type="gramStart"/>
      <w:r>
        <w:rPr>
          <w:sz w:val="24"/>
          <w:szCs w:val="24"/>
        </w:rPr>
        <w:t>self.resize</w:t>
      </w:r>
      <w:proofErr w:type="spellEnd"/>
      <w:proofErr w:type="gramEnd"/>
      <w:r>
        <w:rPr>
          <w:sz w:val="24"/>
          <w:szCs w:val="24"/>
        </w:rPr>
        <w:t>(1600, 900)</w:t>
      </w:r>
    </w:p>
    <w:p w14:paraId="7E339950" w14:textId="77777777" w:rsidR="00D63202" w:rsidRDefault="00000000">
      <w:pPr>
        <w:pStyle w:val="my"/>
        <w:shd w:val="clear" w:color="auto" w:fill="45B0E1"/>
        <w:rPr>
          <w:sz w:val="24"/>
          <w:szCs w:val="24"/>
        </w:rPr>
      </w:pPr>
      <w:r>
        <w:rPr>
          <w:sz w:val="24"/>
          <w:szCs w:val="24"/>
        </w:rPr>
        <w:t xml:space="preserve">        </w:t>
      </w:r>
    </w:p>
    <w:p w14:paraId="1C8D99FC" w14:textId="77777777" w:rsidR="00D63202" w:rsidRDefault="00000000">
      <w:pPr>
        <w:pStyle w:val="my"/>
        <w:shd w:val="clear" w:color="auto" w:fill="45B0E1"/>
        <w:rPr>
          <w:sz w:val="24"/>
          <w:szCs w:val="24"/>
        </w:rPr>
      </w:pPr>
      <w:r>
        <w:rPr>
          <w:sz w:val="24"/>
          <w:szCs w:val="24"/>
        </w:rPr>
        <w:t xml:space="preserve">        </w:t>
      </w:r>
      <w:proofErr w:type="spellStart"/>
      <w:proofErr w:type="gramStart"/>
      <w:r>
        <w:rPr>
          <w:sz w:val="24"/>
          <w:szCs w:val="24"/>
        </w:rPr>
        <w:t>self.engine</w:t>
      </w:r>
      <w:proofErr w:type="spellEnd"/>
      <w:proofErr w:type="gramEnd"/>
      <w:r>
        <w:rPr>
          <w:sz w:val="24"/>
          <w:szCs w:val="24"/>
        </w:rPr>
        <w:t xml:space="preserve"> = None</w:t>
      </w:r>
    </w:p>
    <w:p w14:paraId="7F591F33" w14:textId="77777777" w:rsidR="00D63202" w:rsidRPr="00FC6893" w:rsidRDefault="00000000" w:rsidP="00FC6893">
      <w:pPr>
        <w:spacing w:line="400" w:lineRule="atLeast"/>
        <w:ind w:firstLineChars="200" w:firstLine="420"/>
        <w:rPr>
          <w:rFonts w:ascii="宋体" w:hAnsi="宋体"/>
        </w:rPr>
      </w:pPr>
      <w:r w:rsidRPr="00FC6893">
        <w:rPr>
          <w:rFonts w:ascii="宋体" w:hAnsi="宋体" w:hint="eastAsia"/>
        </w:rPr>
        <w:t xml:space="preserve">整体界面采用 “顶部数据集选择条 + 下方 Tab 主体” 的纵向布局（ </w:t>
      </w:r>
      <w:proofErr w:type="spellStart"/>
      <w:r w:rsidRPr="00FC6893">
        <w:rPr>
          <w:rFonts w:ascii="宋体" w:hAnsi="宋体" w:hint="eastAsia"/>
        </w:rPr>
        <w:t>QVBoxLayout</w:t>
      </w:r>
      <w:proofErr w:type="spellEnd"/>
      <w:r w:rsidRPr="00FC6893">
        <w:rPr>
          <w:rFonts w:ascii="宋体" w:hAnsi="宋体" w:hint="eastAsia"/>
        </w:rPr>
        <w:t xml:space="preserve"> ）：</w:t>
      </w:r>
    </w:p>
    <w:p w14:paraId="190EF2BF" w14:textId="77777777" w:rsidR="00D63202" w:rsidRPr="00FC6893" w:rsidRDefault="00000000" w:rsidP="00FC6893">
      <w:pPr>
        <w:spacing w:line="400" w:lineRule="atLeast"/>
        <w:ind w:firstLineChars="200" w:firstLine="420"/>
        <w:rPr>
          <w:rFonts w:ascii="宋体" w:hAnsi="宋体"/>
        </w:rPr>
      </w:pPr>
      <w:r w:rsidRPr="00FC6893">
        <w:rPr>
          <w:rFonts w:ascii="宋体" w:hAnsi="宋体"/>
        </w:rPr>
        <w:t xml:space="preserve">container = </w:t>
      </w:r>
      <w:proofErr w:type="spellStart"/>
      <w:proofErr w:type="gramStart"/>
      <w:r w:rsidRPr="00FC6893">
        <w:rPr>
          <w:rFonts w:ascii="宋体" w:hAnsi="宋体"/>
        </w:rPr>
        <w:t>QWidget</w:t>
      </w:r>
      <w:proofErr w:type="spellEnd"/>
      <w:r w:rsidRPr="00FC6893">
        <w:rPr>
          <w:rFonts w:ascii="宋体" w:hAnsi="宋体"/>
        </w:rPr>
        <w:t>(</w:t>
      </w:r>
      <w:proofErr w:type="gramEnd"/>
      <w:r w:rsidRPr="00FC6893">
        <w:rPr>
          <w:rFonts w:ascii="宋体" w:hAnsi="宋体"/>
        </w:rPr>
        <w:t>)</w:t>
      </w:r>
    </w:p>
    <w:p w14:paraId="6D834FBE" w14:textId="77777777" w:rsidR="00D63202" w:rsidRPr="00FC6893" w:rsidRDefault="00000000" w:rsidP="00FC6893">
      <w:pPr>
        <w:spacing w:line="400" w:lineRule="atLeast"/>
        <w:ind w:firstLineChars="200" w:firstLine="420"/>
        <w:rPr>
          <w:rFonts w:ascii="宋体" w:hAnsi="宋体"/>
        </w:rPr>
      </w:pPr>
      <w:proofErr w:type="spellStart"/>
      <w:r w:rsidRPr="00FC6893">
        <w:rPr>
          <w:rFonts w:ascii="宋体" w:hAnsi="宋体"/>
        </w:rPr>
        <w:t>root_layout</w:t>
      </w:r>
      <w:proofErr w:type="spellEnd"/>
      <w:r w:rsidRPr="00FC6893">
        <w:rPr>
          <w:rFonts w:ascii="宋体" w:hAnsi="宋体"/>
        </w:rPr>
        <w:t xml:space="preserve"> = </w:t>
      </w:r>
      <w:proofErr w:type="spellStart"/>
      <w:r w:rsidRPr="00FC6893">
        <w:rPr>
          <w:rFonts w:ascii="宋体" w:hAnsi="宋体"/>
        </w:rPr>
        <w:t>QVBoxLayout</w:t>
      </w:r>
      <w:proofErr w:type="spellEnd"/>
      <w:r w:rsidRPr="00FC6893">
        <w:rPr>
          <w:rFonts w:ascii="宋体" w:hAnsi="宋体"/>
        </w:rPr>
        <w:t>(container)</w:t>
      </w:r>
    </w:p>
    <w:p w14:paraId="61971B5D" w14:textId="77777777" w:rsidR="00D63202" w:rsidRPr="00FC6893" w:rsidRDefault="00000000" w:rsidP="00FC6893">
      <w:pPr>
        <w:spacing w:line="400" w:lineRule="atLeast"/>
        <w:ind w:firstLineChars="200" w:firstLine="420"/>
        <w:rPr>
          <w:rFonts w:ascii="宋体" w:hAnsi="宋体"/>
        </w:rPr>
      </w:pPr>
      <w:proofErr w:type="spellStart"/>
      <w:r w:rsidRPr="00FC6893">
        <w:rPr>
          <w:rFonts w:ascii="宋体" w:hAnsi="宋体"/>
        </w:rPr>
        <w:t>root_</w:t>
      </w:r>
      <w:proofErr w:type="gramStart"/>
      <w:r w:rsidRPr="00FC6893">
        <w:rPr>
          <w:rFonts w:ascii="宋体" w:hAnsi="宋体"/>
        </w:rPr>
        <w:t>layout.addLayout</w:t>
      </w:r>
      <w:proofErr w:type="spellEnd"/>
      <w:proofErr w:type="gramEnd"/>
      <w:r w:rsidRPr="00FC6893">
        <w:rPr>
          <w:rFonts w:ascii="宋体" w:hAnsi="宋体"/>
        </w:rPr>
        <w:t>(</w:t>
      </w:r>
      <w:proofErr w:type="spellStart"/>
      <w:r w:rsidRPr="00FC6893">
        <w:rPr>
          <w:rFonts w:ascii="宋体" w:hAnsi="宋体"/>
        </w:rPr>
        <w:t>top_bar</w:t>
      </w:r>
      <w:proofErr w:type="spellEnd"/>
      <w:r w:rsidRPr="00FC6893">
        <w:rPr>
          <w:rFonts w:ascii="宋体" w:hAnsi="宋体"/>
        </w:rPr>
        <w:t>)</w:t>
      </w:r>
    </w:p>
    <w:p w14:paraId="7D01BBFD" w14:textId="77777777" w:rsidR="00D63202" w:rsidRPr="00FC6893" w:rsidRDefault="00000000" w:rsidP="00FC6893">
      <w:pPr>
        <w:spacing w:line="400" w:lineRule="atLeast"/>
        <w:ind w:firstLineChars="200" w:firstLine="420"/>
        <w:rPr>
          <w:rFonts w:ascii="宋体" w:hAnsi="宋体"/>
        </w:rPr>
      </w:pPr>
      <w:proofErr w:type="spellStart"/>
      <w:r w:rsidRPr="00FC6893">
        <w:rPr>
          <w:rFonts w:ascii="宋体" w:hAnsi="宋体"/>
        </w:rPr>
        <w:t>root_</w:t>
      </w:r>
      <w:proofErr w:type="gramStart"/>
      <w:r w:rsidRPr="00FC6893">
        <w:rPr>
          <w:rFonts w:ascii="宋体" w:hAnsi="宋体"/>
        </w:rPr>
        <w:t>layout.addWidget</w:t>
      </w:r>
      <w:proofErr w:type="spellEnd"/>
      <w:proofErr w:type="gramEnd"/>
      <w:r w:rsidRPr="00FC6893">
        <w:rPr>
          <w:rFonts w:ascii="宋体" w:hAnsi="宋体"/>
        </w:rPr>
        <w:t>(</w:t>
      </w:r>
      <w:proofErr w:type="spellStart"/>
      <w:proofErr w:type="gramStart"/>
      <w:r w:rsidRPr="00FC6893">
        <w:rPr>
          <w:rFonts w:ascii="宋体" w:hAnsi="宋体"/>
        </w:rPr>
        <w:t>self.central</w:t>
      </w:r>
      <w:proofErr w:type="gramEnd"/>
      <w:r w:rsidRPr="00FC6893">
        <w:rPr>
          <w:rFonts w:ascii="宋体" w:hAnsi="宋体"/>
        </w:rPr>
        <w:t>_widget</w:t>
      </w:r>
      <w:proofErr w:type="spellEnd"/>
      <w:r w:rsidRPr="00FC6893">
        <w:rPr>
          <w:rFonts w:ascii="宋体" w:hAnsi="宋体"/>
        </w:rPr>
        <w:t>, 1)</w:t>
      </w:r>
    </w:p>
    <w:p w14:paraId="4695C6C1" w14:textId="77777777" w:rsidR="00D63202" w:rsidRPr="00FC6893" w:rsidRDefault="00000000" w:rsidP="00FC6893">
      <w:pPr>
        <w:spacing w:line="400" w:lineRule="atLeast"/>
        <w:ind w:firstLineChars="200" w:firstLine="420"/>
        <w:rPr>
          <w:rFonts w:ascii="宋体" w:hAnsi="宋体"/>
        </w:rPr>
      </w:pPr>
      <w:proofErr w:type="spellStart"/>
      <w:proofErr w:type="gramStart"/>
      <w:r w:rsidRPr="00FC6893">
        <w:rPr>
          <w:rFonts w:ascii="宋体" w:hAnsi="宋体"/>
        </w:rPr>
        <w:t>self.setCentralWidget</w:t>
      </w:r>
      <w:proofErr w:type="spellEnd"/>
      <w:proofErr w:type="gramEnd"/>
      <w:r w:rsidRPr="00FC6893">
        <w:rPr>
          <w:rFonts w:ascii="宋体" w:hAnsi="宋体"/>
        </w:rPr>
        <w:t>(container)</w:t>
      </w:r>
    </w:p>
    <w:p w14:paraId="7AF6BF0A" w14:textId="77777777" w:rsidR="00D63202" w:rsidRDefault="00000000">
      <w:pPr>
        <w:pStyle w:val="my"/>
        <w:shd w:val="clear" w:color="auto" w:fill="45B0E1"/>
        <w:rPr>
          <w:sz w:val="24"/>
          <w:szCs w:val="24"/>
        </w:rPr>
      </w:pPr>
      <w:r>
        <w:t xml:space="preserve">      </w:t>
      </w:r>
      <w:r>
        <w:rPr>
          <w:sz w:val="24"/>
          <w:szCs w:val="24"/>
        </w:rPr>
        <w:t xml:space="preserve">  </w:t>
      </w:r>
      <w:proofErr w:type="spellStart"/>
      <w:proofErr w:type="gramStart"/>
      <w:r>
        <w:rPr>
          <w:sz w:val="24"/>
          <w:szCs w:val="24"/>
        </w:rPr>
        <w:t>self.central</w:t>
      </w:r>
      <w:proofErr w:type="gramEnd"/>
      <w:r>
        <w:rPr>
          <w:sz w:val="24"/>
          <w:szCs w:val="24"/>
        </w:rPr>
        <w:t>_widget</w:t>
      </w:r>
      <w:proofErr w:type="spellEnd"/>
      <w:r>
        <w:rPr>
          <w:sz w:val="24"/>
          <w:szCs w:val="24"/>
        </w:rPr>
        <w:t xml:space="preserve"> = </w:t>
      </w:r>
      <w:proofErr w:type="spellStart"/>
      <w:proofErr w:type="gramStart"/>
      <w:r>
        <w:rPr>
          <w:sz w:val="24"/>
          <w:szCs w:val="24"/>
        </w:rPr>
        <w:t>QTabWidget</w:t>
      </w:r>
      <w:proofErr w:type="spellEnd"/>
      <w:r>
        <w:rPr>
          <w:sz w:val="24"/>
          <w:szCs w:val="24"/>
        </w:rPr>
        <w:t>(</w:t>
      </w:r>
      <w:proofErr w:type="gramEnd"/>
      <w:r>
        <w:rPr>
          <w:sz w:val="24"/>
          <w:szCs w:val="24"/>
        </w:rPr>
        <w:t>)</w:t>
      </w:r>
    </w:p>
    <w:p w14:paraId="670BD62C" w14:textId="77777777" w:rsidR="00D63202" w:rsidRDefault="00000000">
      <w:pPr>
        <w:pStyle w:val="my"/>
        <w:shd w:val="clear" w:color="auto" w:fill="45B0E1"/>
        <w:rPr>
          <w:sz w:val="24"/>
          <w:szCs w:val="24"/>
        </w:rPr>
      </w:pPr>
      <w:r>
        <w:rPr>
          <w:sz w:val="24"/>
          <w:szCs w:val="24"/>
        </w:rPr>
        <w:t xml:space="preserve">        container = </w:t>
      </w:r>
      <w:proofErr w:type="spellStart"/>
      <w:proofErr w:type="gramStart"/>
      <w:r>
        <w:rPr>
          <w:sz w:val="24"/>
          <w:szCs w:val="24"/>
        </w:rPr>
        <w:t>QWidget</w:t>
      </w:r>
      <w:proofErr w:type="spellEnd"/>
      <w:r>
        <w:rPr>
          <w:sz w:val="24"/>
          <w:szCs w:val="24"/>
        </w:rPr>
        <w:t>(</w:t>
      </w:r>
      <w:proofErr w:type="gramEnd"/>
      <w:r>
        <w:rPr>
          <w:sz w:val="24"/>
          <w:szCs w:val="24"/>
        </w:rPr>
        <w:t>)</w:t>
      </w:r>
    </w:p>
    <w:p w14:paraId="4C24336B"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root_layout</w:t>
      </w:r>
      <w:proofErr w:type="spellEnd"/>
      <w:r>
        <w:rPr>
          <w:sz w:val="24"/>
          <w:szCs w:val="24"/>
        </w:rPr>
        <w:t xml:space="preserve"> = </w:t>
      </w:r>
      <w:proofErr w:type="spellStart"/>
      <w:r>
        <w:rPr>
          <w:sz w:val="24"/>
          <w:szCs w:val="24"/>
        </w:rPr>
        <w:t>QVBoxLayout</w:t>
      </w:r>
      <w:proofErr w:type="spellEnd"/>
      <w:r>
        <w:rPr>
          <w:sz w:val="24"/>
          <w:szCs w:val="24"/>
        </w:rPr>
        <w:t>(container)</w:t>
      </w:r>
    </w:p>
    <w:p w14:paraId="23D57D1E"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top_bar</w:t>
      </w:r>
      <w:proofErr w:type="spellEnd"/>
      <w:r>
        <w:rPr>
          <w:sz w:val="24"/>
          <w:szCs w:val="24"/>
        </w:rPr>
        <w:t xml:space="preserve"> = </w:t>
      </w:r>
      <w:proofErr w:type="spellStart"/>
      <w:proofErr w:type="gramStart"/>
      <w:r>
        <w:rPr>
          <w:sz w:val="24"/>
          <w:szCs w:val="24"/>
        </w:rPr>
        <w:t>QHBoxLayout</w:t>
      </w:r>
      <w:proofErr w:type="spellEnd"/>
      <w:r>
        <w:rPr>
          <w:sz w:val="24"/>
          <w:szCs w:val="24"/>
        </w:rPr>
        <w:t>(</w:t>
      </w:r>
      <w:proofErr w:type="gramEnd"/>
      <w:r>
        <w:rPr>
          <w:sz w:val="24"/>
          <w:szCs w:val="24"/>
        </w:rPr>
        <w:t>)</w:t>
      </w:r>
    </w:p>
    <w:p w14:paraId="502DBB4B"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top_</w:t>
      </w:r>
      <w:proofErr w:type="gramStart"/>
      <w:r>
        <w:rPr>
          <w:sz w:val="24"/>
          <w:szCs w:val="24"/>
        </w:rPr>
        <w:t>bar.addStretch</w:t>
      </w:r>
      <w:proofErr w:type="spellEnd"/>
      <w:proofErr w:type="gramEnd"/>
      <w:r>
        <w:rPr>
          <w:sz w:val="24"/>
          <w:szCs w:val="24"/>
        </w:rPr>
        <w:t>(1)</w:t>
      </w:r>
    </w:p>
    <w:p w14:paraId="05770C75" w14:textId="77777777" w:rsidR="00D63202" w:rsidRDefault="00000000">
      <w:pPr>
        <w:pStyle w:val="my"/>
        <w:shd w:val="clear" w:color="auto" w:fill="45B0E1"/>
        <w:rPr>
          <w:sz w:val="24"/>
          <w:szCs w:val="24"/>
        </w:rPr>
      </w:pPr>
      <w:r>
        <w:rPr>
          <w:sz w:val="24"/>
          <w:szCs w:val="24"/>
        </w:rPr>
        <w:t xml:space="preserve">        </w:t>
      </w:r>
      <w:proofErr w:type="spellStart"/>
      <w:proofErr w:type="gramStart"/>
      <w:r>
        <w:rPr>
          <w:sz w:val="24"/>
          <w:szCs w:val="24"/>
        </w:rPr>
        <w:t>self.dataset</w:t>
      </w:r>
      <w:proofErr w:type="gramEnd"/>
      <w:r>
        <w:rPr>
          <w:sz w:val="24"/>
          <w:szCs w:val="24"/>
        </w:rPr>
        <w:t>_combo</w:t>
      </w:r>
      <w:proofErr w:type="spellEnd"/>
      <w:r>
        <w:rPr>
          <w:sz w:val="24"/>
          <w:szCs w:val="24"/>
        </w:rPr>
        <w:t xml:space="preserve"> = </w:t>
      </w:r>
      <w:proofErr w:type="spellStart"/>
      <w:r>
        <w:rPr>
          <w:sz w:val="24"/>
          <w:szCs w:val="24"/>
        </w:rPr>
        <w:t>QComboBox</w:t>
      </w:r>
      <w:proofErr w:type="spellEnd"/>
      <w:r>
        <w:rPr>
          <w:sz w:val="24"/>
          <w:szCs w:val="24"/>
        </w:rPr>
        <w:t>(container)</w:t>
      </w:r>
    </w:p>
    <w:p w14:paraId="4325A0AC" w14:textId="77777777" w:rsidR="00D63202" w:rsidRDefault="00000000">
      <w:pPr>
        <w:pStyle w:val="my"/>
        <w:shd w:val="clear" w:color="auto" w:fill="45B0E1"/>
        <w:rPr>
          <w:sz w:val="24"/>
          <w:szCs w:val="24"/>
        </w:rPr>
      </w:pPr>
      <w:r>
        <w:rPr>
          <w:sz w:val="24"/>
          <w:szCs w:val="24"/>
        </w:rPr>
        <w:t xml:space="preserve">        </w:t>
      </w:r>
      <w:proofErr w:type="spellStart"/>
      <w:proofErr w:type="gramStart"/>
      <w:r>
        <w:rPr>
          <w:sz w:val="24"/>
          <w:szCs w:val="24"/>
        </w:rPr>
        <w:t>self.dataset</w:t>
      </w:r>
      <w:proofErr w:type="gramEnd"/>
      <w:r>
        <w:rPr>
          <w:sz w:val="24"/>
          <w:szCs w:val="24"/>
        </w:rPr>
        <w:t>_</w:t>
      </w:r>
      <w:proofErr w:type="gramStart"/>
      <w:r>
        <w:rPr>
          <w:sz w:val="24"/>
          <w:szCs w:val="24"/>
        </w:rPr>
        <w:t>combo.setMinimumWidth</w:t>
      </w:r>
      <w:proofErr w:type="spellEnd"/>
      <w:proofErr w:type="gramEnd"/>
      <w:r>
        <w:rPr>
          <w:sz w:val="24"/>
          <w:szCs w:val="24"/>
        </w:rPr>
        <w:t>(200)</w:t>
      </w:r>
    </w:p>
    <w:p w14:paraId="1591BADB"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self.dataset_combo.addItem</w:t>
      </w:r>
      <w:proofErr w:type="spellEnd"/>
      <w:r>
        <w:rPr>
          <w:sz w:val="24"/>
          <w:szCs w:val="24"/>
        </w:rPr>
        <w:t>("</w:t>
      </w:r>
      <w:r>
        <w:rPr>
          <w:sz w:val="24"/>
          <w:szCs w:val="24"/>
        </w:rPr>
        <w:t>请选择数据集</w:t>
      </w:r>
      <w:r>
        <w:rPr>
          <w:sz w:val="24"/>
          <w:szCs w:val="24"/>
        </w:rPr>
        <w:t>")</w:t>
      </w:r>
    </w:p>
    <w:p w14:paraId="12BA2B45" w14:textId="77777777" w:rsidR="00D63202" w:rsidRDefault="00000000">
      <w:pPr>
        <w:pStyle w:val="my"/>
        <w:shd w:val="clear" w:color="auto" w:fill="45B0E1"/>
        <w:rPr>
          <w:sz w:val="24"/>
          <w:szCs w:val="24"/>
        </w:rPr>
      </w:pPr>
      <w:r>
        <w:rPr>
          <w:sz w:val="24"/>
          <w:szCs w:val="24"/>
        </w:rPr>
        <w:t xml:space="preserve">        for name, path in </w:t>
      </w:r>
      <w:proofErr w:type="gramStart"/>
      <w:r>
        <w:rPr>
          <w:sz w:val="24"/>
          <w:szCs w:val="24"/>
        </w:rPr>
        <w:t>self._</w:t>
      </w:r>
      <w:proofErr w:type="spellStart"/>
      <w:proofErr w:type="gramEnd"/>
      <w:r>
        <w:rPr>
          <w:sz w:val="24"/>
          <w:szCs w:val="24"/>
        </w:rPr>
        <w:t>scan_</w:t>
      </w:r>
      <w:proofErr w:type="gramStart"/>
      <w:r>
        <w:rPr>
          <w:sz w:val="24"/>
          <w:szCs w:val="24"/>
        </w:rPr>
        <w:t>results</w:t>
      </w:r>
      <w:proofErr w:type="spellEnd"/>
      <w:r>
        <w:rPr>
          <w:sz w:val="24"/>
          <w:szCs w:val="24"/>
        </w:rPr>
        <w:t>(</w:t>
      </w:r>
      <w:proofErr w:type="gramEnd"/>
      <w:r>
        <w:rPr>
          <w:sz w:val="24"/>
          <w:szCs w:val="24"/>
        </w:rPr>
        <w:t>):</w:t>
      </w:r>
    </w:p>
    <w:p w14:paraId="0B1AA307" w14:textId="77777777" w:rsidR="00D63202" w:rsidRDefault="00000000">
      <w:pPr>
        <w:pStyle w:val="my"/>
        <w:shd w:val="clear" w:color="auto" w:fill="45B0E1"/>
        <w:rPr>
          <w:sz w:val="24"/>
          <w:szCs w:val="24"/>
        </w:rPr>
      </w:pPr>
      <w:r>
        <w:rPr>
          <w:sz w:val="24"/>
          <w:szCs w:val="24"/>
        </w:rPr>
        <w:t xml:space="preserve">            </w:t>
      </w:r>
      <w:proofErr w:type="spellStart"/>
      <w:proofErr w:type="gramStart"/>
      <w:r>
        <w:rPr>
          <w:sz w:val="24"/>
          <w:szCs w:val="24"/>
        </w:rPr>
        <w:t>self.dataset</w:t>
      </w:r>
      <w:proofErr w:type="gramEnd"/>
      <w:r>
        <w:rPr>
          <w:sz w:val="24"/>
          <w:szCs w:val="24"/>
        </w:rPr>
        <w:t>_</w:t>
      </w:r>
      <w:proofErr w:type="gramStart"/>
      <w:r>
        <w:rPr>
          <w:sz w:val="24"/>
          <w:szCs w:val="24"/>
        </w:rPr>
        <w:t>combo.addItem</w:t>
      </w:r>
      <w:proofErr w:type="spellEnd"/>
      <w:proofErr w:type="gramEnd"/>
      <w:r>
        <w:rPr>
          <w:sz w:val="24"/>
          <w:szCs w:val="24"/>
        </w:rPr>
        <w:t>(name, path)</w:t>
      </w:r>
    </w:p>
    <w:p w14:paraId="17ECF66C"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top_</w:t>
      </w:r>
      <w:proofErr w:type="gramStart"/>
      <w:r>
        <w:rPr>
          <w:sz w:val="24"/>
          <w:szCs w:val="24"/>
        </w:rPr>
        <w:t>bar.addWidget</w:t>
      </w:r>
      <w:proofErr w:type="spellEnd"/>
      <w:proofErr w:type="gramEnd"/>
      <w:r>
        <w:rPr>
          <w:sz w:val="24"/>
          <w:szCs w:val="24"/>
        </w:rPr>
        <w:t>(</w:t>
      </w:r>
      <w:proofErr w:type="spellStart"/>
      <w:proofErr w:type="gramStart"/>
      <w:r>
        <w:rPr>
          <w:sz w:val="24"/>
          <w:szCs w:val="24"/>
        </w:rPr>
        <w:t>self.dataset</w:t>
      </w:r>
      <w:proofErr w:type="gramEnd"/>
      <w:r>
        <w:rPr>
          <w:sz w:val="24"/>
          <w:szCs w:val="24"/>
        </w:rPr>
        <w:t>_combo</w:t>
      </w:r>
      <w:proofErr w:type="spellEnd"/>
      <w:r>
        <w:rPr>
          <w:sz w:val="24"/>
          <w:szCs w:val="24"/>
        </w:rPr>
        <w:t>)</w:t>
      </w:r>
    </w:p>
    <w:p w14:paraId="78B64D85"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refresh_btn</w:t>
      </w:r>
      <w:proofErr w:type="spellEnd"/>
      <w:r>
        <w:rPr>
          <w:sz w:val="24"/>
          <w:szCs w:val="24"/>
        </w:rPr>
        <w:t xml:space="preserve"> = </w:t>
      </w:r>
      <w:proofErr w:type="spellStart"/>
      <w:r>
        <w:rPr>
          <w:sz w:val="24"/>
          <w:szCs w:val="24"/>
        </w:rPr>
        <w:t>QPushButton</w:t>
      </w:r>
      <w:proofErr w:type="spellEnd"/>
      <w:r>
        <w:rPr>
          <w:sz w:val="24"/>
          <w:szCs w:val="24"/>
        </w:rPr>
        <w:t>("</w:t>
      </w:r>
      <w:r>
        <w:rPr>
          <w:sz w:val="24"/>
          <w:szCs w:val="24"/>
        </w:rPr>
        <w:t>刷新</w:t>
      </w:r>
      <w:r>
        <w:rPr>
          <w:sz w:val="24"/>
          <w:szCs w:val="24"/>
        </w:rPr>
        <w:t>", container)</w:t>
      </w:r>
    </w:p>
    <w:p w14:paraId="04C8E1AE"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refresh_btn.setToolTip</w:t>
      </w:r>
      <w:proofErr w:type="spellEnd"/>
      <w:r>
        <w:rPr>
          <w:sz w:val="24"/>
          <w:szCs w:val="24"/>
        </w:rPr>
        <w:t>("</w:t>
      </w:r>
      <w:r>
        <w:rPr>
          <w:sz w:val="24"/>
          <w:szCs w:val="24"/>
        </w:rPr>
        <w:t>重新扫描结果目录并更新列表</w:t>
      </w:r>
      <w:r>
        <w:rPr>
          <w:sz w:val="24"/>
          <w:szCs w:val="24"/>
        </w:rPr>
        <w:t>")</w:t>
      </w:r>
    </w:p>
    <w:p w14:paraId="29867527"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top_</w:t>
      </w:r>
      <w:proofErr w:type="gramStart"/>
      <w:r>
        <w:rPr>
          <w:sz w:val="24"/>
          <w:szCs w:val="24"/>
        </w:rPr>
        <w:t>bar.addWidget</w:t>
      </w:r>
      <w:proofErr w:type="spellEnd"/>
      <w:proofErr w:type="gramEnd"/>
      <w:r>
        <w:rPr>
          <w:sz w:val="24"/>
          <w:szCs w:val="24"/>
        </w:rPr>
        <w:t>(</w:t>
      </w:r>
      <w:proofErr w:type="spellStart"/>
      <w:r>
        <w:rPr>
          <w:sz w:val="24"/>
          <w:szCs w:val="24"/>
        </w:rPr>
        <w:t>refresh_btn</w:t>
      </w:r>
      <w:proofErr w:type="spellEnd"/>
      <w:r>
        <w:rPr>
          <w:sz w:val="24"/>
          <w:szCs w:val="24"/>
        </w:rPr>
        <w:t>)</w:t>
      </w:r>
    </w:p>
    <w:p w14:paraId="264921B3"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root_</w:t>
      </w:r>
      <w:proofErr w:type="gramStart"/>
      <w:r>
        <w:rPr>
          <w:sz w:val="24"/>
          <w:szCs w:val="24"/>
        </w:rPr>
        <w:t>layout.addLayout</w:t>
      </w:r>
      <w:proofErr w:type="spellEnd"/>
      <w:proofErr w:type="gramEnd"/>
      <w:r>
        <w:rPr>
          <w:sz w:val="24"/>
          <w:szCs w:val="24"/>
        </w:rPr>
        <w:t>(</w:t>
      </w:r>
      <w:proofErr w:type="spellStart"/>
      <w:r>
        <w:rPr>
          <w:sz w:val="24"/>
          <w:szCs w:val="24"/>
        </w:rPr>
        <w:t>top_bar</w:t>
      </w:r>
      <w:proofErr w:type="spellEnd"/>
      <w:r>
        <w:rPr>
          <w:sz w:val="24"/>
          <w:szCs w:val="24"/>
        </w:rPr>
        <w:t>)</w:t>
      </w:r>
    </w:p>
    <w:p w14:paraId="5E9EA345"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root_</w:t>
      </w:r>
      <w:proofErr w:type="gramStart"/>
      <w:r>
        <w:rPr>
          <w:sz w:val="24"/>
          <w:szCs w:val="24"/>
        </w:rPr>
        <w:t>layout.addWidget</w:t>
      </w:r>
      <w:proofErr w:type="spellEnd"/>
      <w:proofErr w:type="gramEnd"/>
      <w:r>
        <w:rPr>
          <w:sz w:val="24"/>
          <w:szCs w:val="24"/>
        </w:rPr>
        <w:t>(</w:t>
      </w:r>
      <w:proofErr w:type="spellStart"/>
      <w:proofErr w:type="gramStart"/>
      <w:r>
        <w:rPr>
          <w:sz w:val="24"/>
          <w:szCs w:val="24"/>
        </w:rPr>
        <w:t>self.central</w:t>
      </w:r>
      <w:proofErr w:type="gramEnd"/>
      <w:r>
        <w:rPr>
          <w:sz w:val="24"/>
          <w:szCs w:val="24"/>
        </w:rPr>
        <w:t>_widget</w:t>
      </w:r>
      <w:proofErr w:type="spellEnd"/>
      <w:r>
        <w:rPr>
          <w:sz w:val="24"/>
          <w:szCs w:val="24"/>
        </w:rPr>
        <w:t>, 1)</w:t>
      </w:r>
    </w:p>
    <w:p w14:paraId="06EA86B4" w14:textId="77777777" w:rsidR="00D63202" w:rsidRDefault="00000000">
      <w:pPr>
        <w:pStyle w:val="my"/>
        <w:shd w:val="clear" w:color="auto" w:fill="45B0E1"/>
        <w:rPr>
          <w:sz w:val="24"/>
          <w:szCs w:val="24"/>
        </w:rPr>
      </w:pPr>
      <w:r>
        <w:rPr>
          <w:sz w:val="24"/>
          <w:szCs w:val="24"/>
        </w:rPr>
        <w:t xml:space="preserve">        </w:t>
      </w:r>
      <w:proofErr w:type="spellStart"/>
      <w:proofErr w:type="gramStart"/>
      <w:r>
        <w:rPr>
          <w:sz w:val="24"/>
          <w:szCs w:val="24"/>
        </w:rPr>
        <w:t>self.setCentralWidget</w:t>
      </w:r>
      <w:proofErr w:type="spellEnd"/>
      <w:proofErr w:type="gramEnd"/>
      <w:r>
        <w:rPr>
          <w:sz w:val="24"/>
          <w:szCs w:val="24"/>
        </w:rPr>
        <w:t>(container)</w:t>
      </w:r>
    </w:p>
    <w:p w14:paraId="6E3E6BCC" w14:textId="77777777" w:rsidR="00D63202" w:rsidRPr="00FC6893" w:rsidRDefault="00000000" w:rsidP="00FC6893">
      <w:pPr>
        <w:spacing w:line="400" w:lineRule="exact"/>
        <w:ind w:firstLineChars="200" w:firstLine="420"/>
        <w:rPr>
          <w:rFonts w:ascii="宋体" w:hAnsi="宋体"/>
        </w:rPr>
      </w:pPr>
      <w:r w:rsidRPr="00FC6893">
        <w:rPr>
          <w:rFonts w:ascii="宋体" w:hAnsi="宋体" w:hint="eastAsia"/>
        </w:rPr>
        <w:t>顶部：数据</w:t>
      </w:r>
      <w:proofErr w:type="gramStart"/>
      <w:r w:rsidRPr="00FC6893">
        <w:rPr>
          <w:rFonts w:ascii="宋体" w:hAnsi="宋体" w:hint="eastAsia"/>
        </w:rPr>
        <w:t>集选择栏</w:t>
      </w:r>
      <w:proofErr w:type="gramEnd"/>
      <w:r w:rsidRPr="00FC6893">
        <w:rPr>
          <w:rFonts w:ascii="宋体" w:hAnsi="宋体" w:hint="eastAsia"/>
        </w:rPr>
        <w:t>（Top Bar）</w:t>
      </w:r>
    </w:p>
    <w:p w14:paraId="6BBA6B17" w14:textId="77777777" w:rsidR="00D63202" w:rsidRPr="00FC6893" w:rsidRDefault="00000000" w:rsidP="00FC6893">
      <w:pPr>
        <w:spacing w:line="400" w:lineRule="exact"/>
        <w:ind w:firstLineChars="200" w:firstLine="420"/>
        <w:rPr>
          <w:rFonts w:ascii="宋体" w:hAnsi="宋体"/>
        </w:rPr>
      </w:pPr>
      <w:r w:rsidRPr="00FC6893">
        <w:rPr>
          <w:rFonts w:ascii="宋体" w:hAnsi="宋体" w:hint="eastAsia"/>
        </w:rPr>
        <w:t xml:space="preserve">顶部栏是一个 </w:t>
      </w:r>
      <w:proofErr w:type="spellStart"/>
      <w:r w:rsidRPr="00FC6893">
        <w:rPr>
          <w:rFonts w:ascii="宋体" w:hAnsi="宋体" w:hint="eastAsia"/>
        </w:rPr>
        <w:t>QHBoxLayout</w:t>
      </w:r>
      <w:proofErr w:type="spellEnd"/>
      <w:r w:rsidRPr="00FC6893">
        <w:rPr>
          <w:rFonts w:ascii="宋体" w:hAnsi="宋体" w:hint="eastAsia"/>
        </w:rPr>
        <w:t xml:space="preserve"> ，主要控件是：</w:t>
      </w:r>
    </w:p>
    <w:p w14:paraId="69AB4677" w14:textId="77777777" w:rsidR="00D63202" w:rsidRPr="00FC6893" w:rsidRDefault="00000000" w:rsidP="00FC6893">
      <w:pPr>
        <w:spacing w:line="400" w:lineRule="exact"/>
        <w:ind w:firstLineChars="200" w:firstLine="420"/>
        <w:rPr>
          <w:rFonts w:ascii="宋体" w:hAnsi="宋体"/>
        </w:rPr>
      </w:pPr>
      <w:proofErr w:type="spellStart"/>
      <w:r w:rsidRPr="00FC6893">
        <w:rPr>
          <w:rFonts w:ascii="宋体" w:hAnsi="宋体" w:hint="eastAsia"/>
        </w:rPr>
        <w:t>dataset_combo</w:t>
      </w:r>
      <w:proofErr w:type="spellEnd"/>
      <w:r w:rsidRPr="00FC6893">
        <w:rPr>
          <w:rFonts w:ascii="宋体" w:hAnsi="宋体" w:hint="eastAsia"/>
        </w:rPr>
        <w:t xml:space="preserve"> = </w:t>
      </w:r>
      <w:proofErr w:type="spellStart"/>
      <w:r w:rsidRPr="00FC6893">
        <w:rPr>
          <w:rFonts w:ascii="宋体" w:hAnsi="宋体" w:hint="eastAsia"/>
        </w:rPr>
        <w:t>QComboBox</w:t>
      </w:r>
      <w:proofErr w:type="spellEnd"/>
      <w:r w:rsidRPr="00FC6893">
        <w:rPr>
          <w:rFonts w:ascii="宋体" w:hAnsi="宋体" w:hint="eastAsia"/>
        </w:rPr>
        <w:t xml:space="preserve"> ：下拉选择“结果数据集目录”</w:t>
      </w:r>
    </w:p>
    <w:p w14:paraId="6ABB3FD5" w14:textId="77777777" w:rsidR="00D63202" w:rsidRPr="00FC6893" w:rsidRDefault="00000000" w:rsidP="00FC6893">
      <w:pPr>
        <w:spacing w:line="400" w:lineRule="exact"/>
        <w:ind w:firstLineChars="200" w:firstLine="420"/>
        <w:rPr>
          <w:rFonts w:ascii="宋体" w:hAnsi="宋体"/>
        </w:rPr>
      </w:pPr>
      <w:proofErr w:type="spellStart"/>
      <w:r w:rsidRPr="00FC6893">
        <w:rPr>
          <w:rFonts w:ascii="宋体" w:hAnsi="宋体" w:hint="eastAsia"/>
        </w:rPr>
        <w:t>refresh_btn</w:t>
      </w:r>
      <w:proofErr w:type="spellEnd"/>
      <w:r w:rsidRPr="00FC6893">
        <w:rPr>
          <w:rFonts w:ascii="宋体" w:hAnsi="宋体" w:hint="eastAsia"/>
        </w:rPr>
        <w:t xml:space="preserve"> = </w:t>
      </w:r>
      <w:proofErr w:type="spellStart"/>
      <w:r w:rsidRPr="00FC6893">
        <w:rPr>
          <w:rFonts w:ascii="宋体" w:hAnsi="宋体" w:hint="eastAsia"/>
        </w:rPr>
        <w:t>QPushButton</w:t>
      </w:r>
      <w:proofErr w:type="spellEnd"/>
      <w:r w:rsidRPr="00FC6893">
        <w:rPr>
          <w:rFonts w:ascii="宋体" w:hAnsi="宋体" w:hint="eastAsia"/>
        </w:rPr>
        <w:t>("刷新") ：重新扫描 results 目录</w:t>
      </w:r>
    </w:p>
    <w:p w14:paraId="2C8CD135" w14:textId="77777777" w:rsidR="00D63202" w:rsidRPr="00FC6893" w:rsidRDefault="00000000" w:rsidP="00FC6893">
      <w:pPr>
        <w:spacing w:line="400" w:lineRule="exact"/>
        <w:ind w:firstLineChars="200" w:firstLine="420"/>
        <w:rPr>
          <w:rFonts w:ascii="宋体" w:hAnsi="宋体"/>
        </w:rPr>
      </w:pPr>
      <w:r w:rsidRPr="00FC6893">
        <w:rPr>
          <w:rFonts w:ascii="宋体" w:hAnsi="宋体" w:hint="eastAsia"/>
        </w:rPr>
        <w:t>布局要点：</w:t>
      </w:r>
    </w:p>
    <w:p w14:paraId="31429747" w14:textId="77777777" w:rsidR="00D63202" w:rsidRPr="00FC6893" w:rsidRDefault="00000000" w:rsidP="00FC6893">
      <w:pPr>
        <w:spacing w:line="400" w:lineRule="exact"/>
        <w:ind w:firstLineChars="200" w:firstLine="420"/>
        <w:rPr>
          <w:rFonts w:ascii="宋体" w:hAnsi="宋体"/>
        </w:rPr>
      </w:pPr>
      <w:proofErr w:type="spellStart"/>
      <w:r w:rsidRPr="00FC6893">
        <w:rPr>
          <w:rFonts w:ascii="宋体" w:hAnsi="宋体" w:hint="eastAsia"/>
        </w:rPr>
        <w:t>top_bar.addStretch</w:t>
      </w:r>
      <w:proofErr w:type="spellEnd"/>
      <w:r w:rsidRPr="00FC6893">
        <w:rPr>
          <w:rFonts w:ascii="宋体" w:hAnsi="宋体" w:hint="eastAsia"/>
        </w:rPr>
        <w:t>(1) ：把控件推到右侧</w:t>
      </w:r>
    </w:p>
    <w:p w14:paraId="62B23B09" w14:textId="77777777" w:rsidR="00D63202" w:rsidRPr="00FC6893" w:rsidRDefault="00000000" w:rsidP="00FC6893">
      <w:pPr>
        <w:spacing w:line="400" w:lineRule="exact"/>
        <w:ind w:firstLineChars="200" w:firstLine="420"/>
        <w:rPr>
          <w:rFonts w:ascii="宋体" w:hAnsi="宋体"/>
        </w:rPr>
      </w:pPr>
      <w:proofErr w:type="spellStart"/>
      <w:r w:rsidRPr="00FC6893">
        <w:rPr>
          <w:rFonts w:ascii="宋体" w:hAnsi="宋体" w:hint="eastAsia"/>
        </w:rPr>
        <w:t>dataset_combo.setMinimumWidth</w:t>
      </w:r>
      <w:proofErr w:type="spellEnd"/>
      <w:r w:rsidRPr="00FC6893">
        <w:rPr>
          <w:rFonts w:ascii="宋体" w:hAnsi="宋体" w:hint="eastAsia"/>
        </w:rPr>
        <w:t>(200) ：保证下拉框宽度</w:t>
      </w:r>
    </w:p>
    <w:p w14:paraId="6A8FA39B" w14:textId="77777777" w:rsidR="00D63202" w:rsidRPr="00FC6893" w:rsidRDefault="00000000" w:rsidP="00FC6893">
      <w:pPr>
        <w:spacing w:line="400" w:lineRule="exact"/>
        <w:ind w:firstLineChars="200" w:firstLine="420"/>
        <w:rPr>
          <w:rFonts w:ascii="宋体" w:hAnsi="宋体"/>
        </w:rPr>
      </w:pPr>
      <w:proofErr w:type="spellStart"/>
      <w:r w:rsidRPr="00FC6893">
        <w:rPr>
          <w:rFonts w:ascii="宋体" w:hAnsi="宋体" w:hint="eastAsia"/>
        </w:rPr>
        <w:t>dataset_combo.addItem</w:t>
      </w:r>
      <w:proofErr w:type="spellEnd"/>
      <w:r w:rsidRPr="00FC6893">
        <w:rPr>
          <w:rFonts w:ascii="宋体" w:hAnsi="宋体" w:hint="eastAsia"/>
        </w:rPr>
        <w:t>("请选择数据集") ：</w:t>
      </w:r>
      <w:proofErr w:type="gramStart"/>
      <w:r w:rsidRPr="00FC6893">
        <w:rPr>
          <w:rFonts w:ascii="宋体" w:hAnsi="宋体" w:hint="eastAsia"/>
        </w:rPr>
        <w:t>默认占</w:t>
      </w:r>
      <w:proofErr w:type="gramEnd"/>
      <w:r w:rsidRPr="00FC6893">
        <w:rPr>
          <w:rFonts w:ascii="宋体" w:hAnsi="宋体" w:hint="eastAsia"/>
        </w:rPr>
        <w:t>位项</w:t>
      </w:r>
    </w:p>
    <w:p w14:paraId="23845B42" w14:textId="77777777" w:rsidR="00D63202" w:rsidRDefault="00000000">
      <w:pPr>
        <w:pStyle w:val="my"/>
        <w:shd w:val="clear" w:color="auto" w:fill="45B0E1"/>
        <w:rPr>
          <w:sz w:val="24"/>
          <w:szCs w:val="24"/>
        </w:rPr>
      </w:pPr>
      <w:r>
        <w:t>       </w:t>
      </w:r>
      <w:r>
        <w:rPr>
          <w:sz w:val="24"/>
          <w:szCs w:val="24"/>
        </w:rPr>
        <w:t xml:space="preserve"> </w:t>
      </w:r>
      <w:proofErr w:type="spellStart"/>
      <w:r>
        <w:rPr>
          <w:sz w:val="24"/>
          <w:szCs w:val="24"/>
        </w:rPr>
        <w:t>top_bar</w:t>
      </w:r>
      <w:proofErr w:type="spellEnd"/>
      <w:r>
        <w:rPr>
          <w:sz w:val="24"/>
          <w:szCs w:val="24"/>
        </w:rPr>
        <w:t xml:space="preserve"> = </w:t>
      </w:r>
      <w:proofErr w:type="spellStart"/>
      <w:proofErr w:type="gramStart"/>
      <w:r>
        <w:rPr>
          <w:sz w:val="24"/>
          <w:szCs w:val="24"/>
        </w:rPr>
        <w:t>QHBoxLayout</w:t>
      </w:r>
      <w:proofErr w:type="spellEnd"/>
      <w:r>
        <w:rPr>
          <w:sz w:val="24"/>
          <w:szCs w:val="24"/>
        </w:rPr>
        <w:t>(</w:t>
      </w:r>
      <w:proofErr w:type="gramEnd"/>
      <w:r>
        <w:rPr>
          <w:sz w:val="24"/>
          <w:szCs w:val="24"/>
        </w:rPr>
        <w:t>)</w:t>
      </w:r>
    </w:p>
    <w:p w14:paraId="27ADC6AC"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top_</w:t>
      </w:r>
      <w:proofErr w:type="gramStart"/>
      <w:r>
        <w:rPr>
          <w:sz w:val="24"/>
          <w:szCs w:val="24"/>
        </w:rPr>
        <w:t>bar.addStretch</w:t>
      </w:r>
      <w:proofErr w:type="spellEnd"/>
      <w:proofErr w:type="gramEnd"/>
      <w:r>
        <w:rPr>
          <w:sz w:val="24"/>
          <w:szCs w:val="24"/>
        </w:rPr>
        <w:t>(1)</w:t>
      </w:r>
    </w:p>
    <w:p w14:paraId="50AB8A34" w14:textId="77777777" w:rsidR="00D63202" w:rsidRDefault="00000000">
      <w:pPr>
        <w:pStyle w:val="my"/>
        <w:shd w:val="clear" w:color="auto" w:fill="45B0E1"/>
        <w:rPr>
          <w:sz w:val="24"/>
          <w:szCs w:val="24"/>
        </w:rPr>
      </w:pPr>
      <w:r>
        <w:rPr>
          <w:sz w:val="24"/>
          <w:szCs w:val="24"/>
        </w:rPr>
        <w:t xml:space="preserve">        </w:t>
      </w:r>
      <w:proofErr w:type="spellStart"/>
      <w:proofErr w:type="gramStart"/>
      <w:r>
        <w:rPr>
          <w:sz w:val="24"/>
          <w:szCs w:val="24"/>
        </w:rPr>
        <w:t>self.dataset</w:t>
      </w:r>
      <w:proofErr w:type="gramEnd"/>
      <w:r>
        <w:rPr>
          <w:sz w:val="24"/>
          <w:szCs w:val="24"/>
        </w:rPr>
        <w:t>_combo</w:t>
      </w:r>
      <w:proofErr w:type="spellEnd"/>
      <w:r>
        <w:rPr>
          <w:sz w:val="24"/>
          <w:szCs w:val="24"/>
        </w:rPr>
        <w:t xml:space="preserve"> = </w:t>
      </w:r>
      <w:proofErr w:type="spellStart"/>
      <w:r>
        <w:rPr>
          <w:sz w:val="24"/>
          <w:szCs w:val="24"/>
        </w:rPr>
        <w:t>QComboBox</w:t>
      </w:r>
      <w:proofErr w:type="spellEnd"/>
      <w:r>
        <w:rPr>
          <w:sz w:val="24"/>
          <w:szCs w:val="24"/>
        </w:rPr>
        <w:t>(container)</w:t>
      </w:r>
    </w:p>
    <w:p w14:paraId="5FE1BEEF" w14:textId="77777777" w:rsidR="00D63202" w:rsidRDefault="00000000">
      <w:pPr>
        <w:pStyle w:val="my"/>
        <w:shd w:val="clear" w:color="auto" w:fill="45B0E1"/>
        <w:rPr>
          <w:sz w:val="24"/>
          <w:szCs w:val="24"/>
        </w:rPr>
      </w:pPr>
      <w:r>
        <w:rPr>
          <w:sz w:val="24"/>
          <w:szCs w:val="24"/>
        </w:rPr>
        <w:t xml:space="preserve">        </w:t>
      </w:r>
      <w:proofErr w:type="spellStart"/>
      <w:proofErr w:type="gramStart"/>
      <w:r>
        <w:rPr>
          <w:sz w:val="24"/>
          <w:szCs w:val="24"/>
        </w:rPr>
        <w:t>self.dataset</w:t>
      </w:r>
      <w:proofErr w:type="gramEnd"/>
      <w:r>
        <w:rPr>
          <w:sz w:val="24"/>
          <w:szCs w:val="24"/>
        </w:rPr>
        <w:t>_</w:t>
      </w:r>
      <w:proofErr w:type="gramStart"/>
      <w:r>
        <w:rPr>
          <w:sz w:val="24"/>
          <w:szCs w:val="24"/>
        </w:rPr>
        <w:t>combo.setMinimumWidth</w:t>
      </w:r>
      <w:proofErr w:type="spellEnd"/>
      <w:proofErr w:type="gramEnd"/>
      <w:r>
        <w:rPr>
          <w:sz w:val="24"/>
          <w:szCs w:val="24"/>
        </w:rPr>
        <w:t>(200)</w:t>
      </w:r>
    </w:p>
    <w:p w14:paraId="7266D30D"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self.dataset_combo.addItem</w:t>
      </w:r>
      <w:proofErr w:type="spellEnd"/>
      <w:r>
        <w:rPr>
          <w:sz w:val="24"/>
          <w:szCs w:val="24"/>
        </w:rPr>
        <w:t>("</w:t>
      </w:r>
      <w:r>
        <w:rPr>
          <w:sz w:val="24"/>
          <w:szCs w:val="24"/>
        </w:rPr>
        <w:t>请选择数据集</w:t>
      </w:r>
      <w:r>
        <w:rPr>
          <w:sz w:val="24"/>
          <w:szCs w:val="24"/>
        </w:rPr>
        <w:t>")</w:t>
      </w:r>
    </w:p>
    <w:p w14:paraId="6DBBA011" w14:textId="77777777" w:rsidR="00D63202" w:rsidRDefault="00000000">
      <w:pPr>
        <w:pStyle w:val="my"/>
        <w:shd w:val="clear" w:color="auto" w:fill="45B0E1"/>
        <w:rPr>
          <w:sz w:val="24"/>
          <w:szCs w:val="24"/>
        </w:rPr>
      </w:pPr>
      <w:r>
        <w:rPr>
          <w:sz w:val="24"/>
          <w:szCs w:val="24"/>
        </w:rPr>
        <w:t xml:space="preserve">        for name, path in </w:t>
      </w:r>
      <w:proofErr w:type="gramStart"/>
      <w:r>
        <w:rPr>
          <w:sz w:val="24"/>
          <w:szCs w:val="24"/>
        </w:rPr>
        <w:t>self._</w:t>
      </w:r>
      <w:proofErr w:type="spellStart"/>
      <w:proofErr w:type="gramEnd"/>
      <w:r>
        <w:rPr>
          <w:sz w:val="24"/>
          <w:szCs w:val="24"/>
        </w:rPr>
        <w:t>scan_</w:t>
      </w:r>
      <w:proofErr w:type="gramStart"/>
      <w:r>
        <w:rPr>
          <w:sz w:val="24"/>
          <w:szCs w:val="24"/>
        </w:rPr>
        <w:t>results</w:t>
      </w:r>
      <w:proofErr w:type="spellEnd"/>
      <w:r>
        <w:rPr>
          <w:sz w:val="24"/>
          <w:szCs w:val="24"/>
        </w:rPr>
        <w:t>(</w:t>
      </w:r>
      <w:proofErr w:type="gramEnd"/>
      <w:r>
        <w:rPr>
          <w:sz w:val="24"/>
          <w:szCs w:val="24"/>
        </w:rPr>
        <w:t>):</w:t>
      </w:r>
    </w:p>
    <w:p w14:paraId="51F8A03D" w14:textId="77777777" w:rsidR="00D63202" w:rsidRDefault="00000000">
      <w:pPr>
        <w:pStyle w:val="my"/>
        <w:shd w:val="clear" w:color="auto" w:fill="45B0E1"/>
        <w:rPr>
          <w:sz w:val="24"/>
          <w:szCs w:val="24"/>
        </w:rPr>
      </w:pPr>
      <w:r>
        <w:rPr>
          <w:sz w:val="24"/>
          <w:szCs w:val="24"/>
        </w:rPr>
        <w:t xml:space="preserve">            </w:t>
      </w:r>
      <w:proofErr w:type="spellStart"/>
      <w:proofErr w:type="gramStart"/>
      <w:r>
        <w:rPr>
          <w:sz w:val="24"/>
          <w:szCs w:val="24"/>
        </w:rPr>
        <w:t>self.dataset</w:t>
      </w:r>
      <w:proofErr w:type="gramEnd"/>
      <w:r>
        <w:rPr>
          <w:sz w:val="24"/>
          <w:szCs w:val="24"/>
        </w:rPr>
        <w:t>_</w:t>
      </w:r>
      <w:proofErr w:type="gramStart"/>
      <w:r>
        <w:rPr>
          <w:sz w:val="24"/>
          <w:szCs w:val="24"/>
        </w:rPr>
        <w:t>combo.addItem</w:t>
      </w:r>
      <w:proofErr w:type="spellEnd"/>
      <w:proofErr w:type="gramEnd"/>
      <w:r>
        <w:rPr>
          <w:sz w:val="24"/>
          <w:szCs w:val="24"/>
        </w:rPr>
        <w:t>(name, path)</w:t>
      </w:r>
    </w:p>
    <w:p w14:paraId="4A282BEF"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top_</w:t>
      </w:r>
      <w:proofErr w:type="gramStart"/>
      <w:r>
        <w:rPr>
          <w:sz w:val="24"/>
          <w:szCs w:val="24"/>
        </w:rPr>
        <w:t>bar.addWidget</w:t>
      </w:r>
      <w:proofErr w:type="spellEnd"/>
      <w:proofErr w:type="gramEnd"/>
      <w:r>
        <w:rPr>
          <w:sz w:val="24"/>
          <w:szCs w:val="24"/>
        </w:rPr>
        <w:t>(</w:t>
      </w:r>
      <w:proofErr w:type="spellStart"/>
      <w:proofErr w:type="gramStart"/>
      <w:r>
        <w:rPr>
          <w:sz w:val="24"/>
          <w:szCs w:val="24"/>
        </w:rPr>
        <w:t>self.dataset</w:t>
      </w:r>
      <w:proofErr w:type="gramEnd"/>
      <w:r>
        <w:rPr>
          <w:sz w:val="24"/>
          <w:szCs w:val="24"/>
        </w:rPr>
        <w:t>_combo</w:t>
      </w:r>
      <w:proofErr w:type="spellEnd"/>
      <w:r>
        <w:rPr>
          <w:sz w:val="24"/>
          <w:szCs w:val="24"/>
        </w:rPr>
        <w:t>)</w:t>
      </w:r>
    </w:p>
    <w:p w14:paraId="022A5F9F"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refresh_btn</w:t>
      </w:r>
      <w:proofErr w:type="spellEnd"/>
      <w:r>
        <w:rPr>
          <w:sz w:val="24"/>
          <w:szCs w:val="24"/>
        </w:rPr>
        <w:t xml:space="preserve"> = </w:t>
      </w:r>
      <w:proofErr w:type="spellStart"/>
      <w:r>
        <w:rPr>
          <w:sz w:val="24"/>
          <w:szCs w:val="24"/>
        </w:rPr>
        <w:t>QPushButton</w:t>
      </w:r>
      <w:proofErr w:type="spellEnd"/>
      <w:r>
        <w:rPr>
          <w:sz w:val="24"/>
          <w:szCs w:val="24"/>
        </w:rPr>
        <w:t>("</w:t>
      </w:r>
      <w:r>
        <w:rPr>
          <w:sz w:val="24"/>
          <w:szCs w:val="24"/>
        </w:rPr>
        <w:t>刷新</w:t>
      </w:r>
      <w:r>
        <w:rPr>
          <w:sz w:val="24"/>
          <w:szCs w:val="24"/>
        </w:rPr>
        <w:t>", container)</w:t>
      </w:r>
    </w:p>
    <w:p w14:paraId="2EA30A8A" w14:textId="77777777" w:rsidR="00D63202" w:rsidRDefault="00000000">
      <w:pPr>
        <w:pStyle w:val="my"/>
        <w:shd w:val="clear" w:color="auto" w:fill="45B0E1"/>
        <w:rPr>
          <w:sz w:val="24"/>
          <w:szCs w:val="24"/>
        </w:rPr>
      </w:pPr>
      <w:r>
        <w:rPr>
          <w:sz w:val="24"/>
          <w:szCs w:val="24"/>
        </w:rPr>
        <w:lastRenderedPageBreak/>
        <w:t xml:space="preserve">        </w:t>
      </w:r>
      <w:proofErr w:type="spellStart"/>
      <w:r>
        <w:rPr>
          <w:sz w:val="24"/>
          <w:szCs w:val="24"/>
        </w:rPr>
        <w:t>refresh_btn.setToolTip</w:t>
      </w:r>
      <w:proofErr w:type="spellEnd"/>
      <w:r>
        <w:rPr>
          <w:sz w:val="24"/>
          <w:szCs w:val="24"/>
        </w:rPr>
        <w:t>("</w:t>
      </w:r>
      <w:r>
        <w:rPr>
          <w:sz w:val="24"/>
          <w:szCs w:val="24"/>
        </w:rPr>
        <w:t>重新扫描结果目录并更新列表</w:t>
      </w:r>
      <w:r>
        <w:rPr>
          <w:sz w:val="24"/>
          <w:szCs w:val="24"/>
        </w:rPr>
        <w:t>")</w:t>
      </w:r>
    </w:p>
    <w:p w14:paraId="3FD81751"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top_</w:t>
      </w:r>
      <w:proofErr w:type="gramStart"/>
      <w:r>
        <w:rPr>
          <w:sz w:val="24"/>
          <w:szCs w:val="24"/>
        </w:rPr>
        <w:t>bar.addWidget</w:t>
      </w:r>
      <w:proofErr w:type="spellEnd"/>
      <w:proofErr w:type="gramEnd"/>
      <w:r>
        <w:rPr>
          <w:sz w:val="24"/>
          <w:szCs w:val="24"/>
        </w:rPr>
        <w:t>(</w:t>
      </w:r>
      <w:proofErr w:type="spellStart"/>
      <w:r>
        <w:rPr>
          <w:sz w:val="24"/>
          <w:szCs w:val="24"/>
        </w:rPr>
        <w:t>refresh_btn</w:t>
      </w:r>
      <w:proofErr w:type="spellEnd"/>
      <w:r>
        <w:rPr>
          <w:sz w:val="24"/>
          <w:szCs w:val="24"/>
        </w:rPr>
        <w:t>)</w:t>
      </w:r>
    </w:p>
    <w:p w14:paraId="60035E55"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root_</w:t>
      </w:r>
      <w:proofErr w:type="gramStart"/>
      <w:r>
        <w:rPr>
          <w:sz w:val="24"/>
          <w:szCs w:val="24"/>
        </w:rPr>
        <w:t>layout.addLayout</w:t>
      </w:r>
      <w:proofErr w:type="spellEnd"/>
      <w:proofErr w:type="gramEnd"/>
      <w:r>
        <w:rPr>
          <w:sz w:val="24"/>
          <w:szCs w:val="24"/>
        </w:rPr>
        <w:t>(</w:t>
      </w:r>
      <w:proofErr w:type="spellStart"/>
      <w:r>
        <w:rPr>
          <w:sz w:val="24"/>
          <w:szCs w:val="24"/>
        </w:rPr>
        <w:t>top_bar</w:t>
      </w:r>
      <w:proofErr w:type="spellEnd"/>
      <w:r>
        <w:rPr>
          <w:sz w:val="24"/>
          <w:szCs w:val="24"/>
        </w:rPr>
        <w:t>)</w:t>
      </w:r>
    </w:p>
    <w:p w14:paraId="7C46CFE5" w14:textId="77777777" w:rsidR="00D63202" w:rsidRDefault="00000000">
      <w:pPr>
        <w:pStyle w:val="my"/>
        <w:shd w:val="clear" w:color="auto" w:fill="45B0E1"/>
        <w:rPr>
          <w:sz w:val="24"/>
          <w:szCs w:val="24"/>
        </w:rPr>
      </w:pPr>
      <w:r>
        <w:rPr>
          <w:sz w:val="24"/>
          <w:szCs w:val="24"/>
        </w:rPr>
        <w:t xml:space="preserve">        </w:t>
      </w:r>
      <w:proofErr w:type="spellStart"/>
      <w:r>
        <w:rPr>
          <w:sz w:val="24"/>
          <w:szCs w:val="24"/>
        </w:rPr>
        <w:t>root_</w:t>
      </w:r>
      <w:proofErr w:type="gramStart"/>
      <w:r>
        <w:rPr>
          <w:sz w:val="24"/>
          <w:szCs w:val="24"/>
        </w:rPr>
        <w:t>layout.addWidget</w:t>
      </w:r>
      <w:proofErr w:type="spellEnd"/>
      <w:proofErr w:type="gramEnd"/>
      <w:r>
        <w:rPr>
          <w:sz w:val="24"/>
          <w:szCs w:val="24"/>
        </w:rPr>
        <w:t>(</w:t>
      </w:r>
      <w:proofErr w:type="spellStart"/>
      <w:proofErr w:type="gramStart"/>
      <w:r>
        <w:rPr>
          <w:sz w:val="24"/>
          <w:szCs w:val="24"/>
        </w:rPr>
        <w:t>self.central</w:t>
      </w:r>
      <w:proofErr w:type="gramEnd"/>
      <w:r>
        <w:rPr>
          <w:sz w:val="24"/>
          <w:szCs w:val="24"/>
        </w:rPr>
        <w:t>_widget</w:t>
      </w:r>
      <w:proofErr w:type="spellEnd"/>
      <w:r>
        <w:rPr>
          <w:sz w:val="24"/>
          <w:szCs w:val="24"/>
        </w:rPr>
        <w:t>, 1)</w:t>
      </w:r>
    </w:p>
    <w:p w14:paraId="43A28F69" w14:textId="77777777" w:rsidR="00D63202" w:rsidRPr="00FC6893" w:rsidRDefault="00000000" w:rsidP="00FC6893">
      <w:pPr>
        <w:spacing w:line="400" w:lineRule="exact"/>
        <w:ind w:firstLineChars="200" w:firstLine="420"/>
        <w:rPr>
          <w:rFonts w:ascii="宋体" w:hAnsi="宋体"/>
        </w:rPr>
      </w:pPr>
      <w:r w:rsidRPr="00FC6893">
        <w:rPr>
          <w:rFonts w:ascii="宋体" w:hAnsi="宋体" w:hint="eastAsia"/>
        </w:rPr>
        <w:t>数据集来源扫描逻辑：</w:t>
      </w:r>
    </w:p>
    <w:p w14:paraId="4E647580" w14:textId="77777777" w:rsidR="00D63202" w:rsidRPr="00FC6893" w:rsidRDefault="00000000" w:rsidP="00FC6893">
      <w:pPr>
        <w:spacing w:line="400" w:lineRule="exact"/>
        <w:ind w:firstLineChars="200" w:firstLine="420"/>
        <w:rPr>
          <w:rFonts w:ascii="宋体" w:hAnsi="宋体"/>
        </w:rPr>
      </w:pPr>
      <w:r w:rsidRPr="00FC6893">
        <w:rPr>
          <w:rFonts w:ascii="宋体" w:hAnsi="宋体" w:hint="eastAsia"/>
        </w:rPr>
        <w:t>扫描 results 下包含 *_data.csv 的子目录，作为可选数据集</w:t>
      </w:r>
    </w:p>
    <w:p w14:paraId="7EFC9ED7" w14:textId="77777777" w:rsidR="00D63202" w:rsidRPr="00FC6893" w:rsidRDefault="00000000" w:rsidP="00FC6893">
      <w:pPr>
        <w:spacing w:line="400" w:lineRule="exact"/>
        <w:ind w:firstLineChars="200" w:firstLine="420"/>
        <w:rPr>
          <w:rFonts w:ascii="宋体" w:hAnsi="宋体"/>
        </w:rPr>
      </w:pPr>
      <w:r w:rsidRPr="00FC6893">
        <w:rPr>
          <w:rFonts w:ascii="宋体" w:hAnsi="宋体" w:hint="eastAsia"/>
        </w:rPr>
        <w:t xml:space="preserve">实际目录路径通过 </w:t>
      </w:r>
      <w:proofErr w:type="spellStart"/>
      <w:r w:rsidRPr="00FC6893">
        <w:rPr>
          <w:rFonts w:ascii="宋体" w:hAnsi="宋体" w:hint="eastAsia"/>
        </w:rPr>
        <w:t>itemData</w:t>
      </w:r>
      <w:proofErr w:type="spellEnd"/>
      <w:r w:rsidRPr="00FC6893">
        <w:rPr>
          <w:rFonts w:ascii="宋体" w:hAnsi="宋体" w:hint="eastAsia"/>
        </w:rPr>
        <w:t xml:space="preserve"> 存储</w:t>
      </w:r>
    </w:p>
    <w:p w14:paraId="3C669B29" w14:textId="77777777" w:rsidR="00D63202" w:rsidRDefault="00000000">
      <w:pPr>
        <w:pStyle w:val="my"/>
        <w:shd w:val="clear" w:color="auto" w:fill="45B0E1"/>
      </w:pPr>
      <w:r>
        <w:t>    def _</w:t>
      </w:r>
      <w:proofErr w:type="spellStart"/>
      <w:r>
        <w:t>scan_results</w:t>
      </w:r>
      <w:proofErr w:type="spellEnd"/>
      <w:r>
        <w:t>(self):</w:t>
      </w:r>
    </w:p>
    <w:p w14:paraId="475B53E1" w14:textId="77777777" w:rsidR="00D63202" w:rsidRDefault="00000000">
      <w:pPr>
        <w:pStyle w:val="my"/>
        <w:shd w:val="clear" w:color="auto" w:fill="45B0E1"/>
      </w:pPr>
      <w:r>
        <w:t xml:space="preserve">        from </w:t>
      </w:r>
      <w:proofErr w:type="spellStart"/>
      <w:r>
        <w:t>pathlib</w:t>
      </w:r>
      <w:proofErr w:type="spellEnd"/>
      <w:r>
        <w:t xml:space="preserve"> import Path</w:t>
      </w:r>
    </w:p>
    <w:p w14:paraId="15ADAC5E" w14:textId="77777777" w:rsidR="00D63202" w:rsidRDefault="00000000">
      <w:pPr>
        <w:pStyle w:val="my"/>
        <w:shd w:val="clear" w:color="auto" w:fill="45B0E1"/>
      </w:pPr>
      <w:r>
        <w:t>        res = []</w:t>
      </w:r>
    </w:p>
    <w:p w14:paraId="42BA4C85" w14:textId="77777777" w:rsidR="00D63202" w:rsidRDefault="00000000">
      <w:pPr>
        <w:pStyle w:val="my"/>
        <w:shd w:val="clear" w:color="auto" w:fill="45B0E1"/>
      </w:pPr>
      <w:r>
        <w:t>        root = Path(__file__</w:t>
      </w:r>
      <w:proofErr w:type="gramStart"/>
      <w:r>
        <w:t>).resolve</w:t>
      </w:r>
      <w:proofErr w:type="gramEnd"/>
      <w:r>
        <w:t>(</w:t>
      </w:r>
      <w:proofErr w:type="gramStart"/>
      <w:r>
        <w:t>).parents</w:t>
      </w:r>
      <w:proofErr w:type="gramEnd"/>
      <w:r>
        <w:t>[2] / "results"</w:t>
      </w:r>
    </w:p>
    <w:p w14:paraId="001650E7" w14:textId="77777777" w:rsidR="00D63202" w:rsidRDefault="00000000">
      <w:pPr>
        <w:pStyle w:val="my"/>
        <w:shd w:val="clear" w:color="auto" w:fill="45B0E1"/>
      </w:pPr>
      <w:r>
        <w:t xml:space="preserve">        if </w:t>
      </w:r>
      <w:proofErr w:type="spellStart"/>
      <w:proofErr w:type="gramStart"/>
      <w:r>
        <w:t>root.exists</w:t>
      </w:r>
      <w:proofErr w:type="spellEnd"/>
      <w:proofErr w:type="gramEnd"/>
      <w:r>
        <w:t>():</w:t>
      </w:r>
    </w:p>
    <w:p w14:paraId="732A6570" w14:textId="77777777" w:rsidR="00D63202" w:rsidRDefault="00000000">
      <w:pPr>
        <w:pStyle w:val="my"/>
        <w:shd w:val="clear" w:color="auto" w:fill="45B0E1"/>
      </w:pPr>
      <w:r>
        <w:t xml:space="preserve">            </w:t>
      </w:r>
      <w:proofErr w:type="spellStart"/>
      <w:r>
        <w:t>for d</w:t>
      </w:r>
      <w:proofErr w:type="spellEnd"/>
      <w:r>
        <w:t xml:space="preserve"> in sorted(</w:t>
      </w:r>
      <w:proofErr w:type="spellStart"/>
      <w:proofErr w:type="gramStart"/>
      <w:r>
        <w:t>root.iterdir</w:t>
      </w:r>
      <w:proofErr w:type="spellEnd"/>
      <w:proofErr w:type="gramEnd"/>
      <w:r>
        <w:t>()):</w:t>
      </w:r>
    </w:p>
    <w:p w14:paraId="3C826A62" w14:textId="77777777" w:rsidR="00D63202" w:rsidRDefault="00000000">
      <w:pPr>
        <w:pStyle w:val="my"/>
        <w:shd w:val="clear" w:color="auto" w:fill="45B0E1"/>
      </w:pPr>
      <w:r>
        <w:t xml:space="preserve">                if </w:t>
      </w:r>
      <w:proofErr w:type="spellStart"/>
      <w:r>
        <w:t>d.is_</w:t>
      </w:r>
      <w:proofErr w:type="gramStart"/>
      <w:r>
        <w:t>dir</w:t>
      </w:r>
      <w:proofErr w:type="spellEnd"/>
      <w:r>
        <w:t>(</w:t>
      </w:r>
      <w:proofErr w:type="gramEnd"/>
      <w:r>
        <w:t>):</w:t>
      </w:r>
    </w:p>
    <w:p w14:paraId="7237FA0E" w14:textId="77777777" w:rsidR="00D63202" w:rsidRDefault="00000000">
      <w:pPr>
        <w:pStyle w:val="my"/>
        <w:shd w:val="clear" w:color="auto" w:fill="45B0E1"/>
      </w:pPr>
      <w:r>
        <w:t xml:space="preserve">                    </w:t>
      </w:r>
      <w:proofErr w:type="spellStart"/>
      <w:r>
        <w:t>csvs</w:t>
      </w:r>
      <w:proofErr w:type="spellEnd"/>
      <w:r>
        <w:t xml:space="preserve"> = list(</w:t>
      </w:r>
      <w:proofErr w:type="spellStart"/>
      <w:proofErr w:type="gramStart"/>
      <w:r>
        <w:t>d.glob</w:t>
      </w:r>
      <w:proofErr w:type="spellEnd"/>
      <w:proofErr w:type="gramEnd"/>
      <w:r>
        <w:t>("*_data.csv"))</w:t>
      </w:r>
    </w:p>
    <w:p w14:paraId="6880DDB9" w14:textId="77777777" w:rsidR="00D63202" w:rsidRDefault="00000000">
      <w:pPr>
        <w:pStyle w:val="my"/>
        <w:shd w:val="clear" w:color="auto" w:fill="45B0E1"/>
      </w:pPr>
      <w:r>
        <w:t xml:space="preserve">                    if </w:t>
      </w:r>
      <w:proofErr w:type="spellStart"/>
      <w:r>
        <w:t>csvs</w:t>
      </w:r>
      <w:proofErr w:type="spellEnd"/>
      <w:r>
        <w:t>:</w:t>
      </w:r>
    </w:p>
    <w:p w14:paraId="32C6FF1D" w14:textId="77777777" w:rsidR="00D63202" w:rsidRDefault="00000000">
      <w:pPr>
        <w:pStyle w:val="my"/>
        <w:shd w:val="clear" w:color="auto" w:fill="45B0E1"/>
      </w:pPr>
      <w:r>
        <w:t xml:space="preserve">                        </w:t>
      </w:r>
      <w:proofErr w:type="spellStart"/>
      <w:proofErr w:type="gramStart"/>
      <w:r>
        <w:t>res.append</w:t>
      </w:r>
      <w:proofErr w:type="spellEnd"/>
      <w:proofErr w:type="gramEnd"/>
      <w:r>
        <w:t>((d.name, str(d)))</w:t>
      </w:r>
    </w:p>
    <w:p w14:paraId="1735CD82" w14:textId="77777777" w:rsidR="00D63202" w:rsidRDefault="00000000">
      <w:pPr>
        <w:pStyle w:val="my"/>
        <w:shd w:val="clear" w:color="auto" w:fill="45B0E1"/>
      </w:pPr>
      <w:r>
        <w:t xml:space="preserve">        return </w:t>
      </w:r>
      <w:proofErr w:type="gramStart"/>
      <w:r>
        <w:t>res</w:t>
      </w:r>
      <w:proofErr w:type="gramEnd"/>
    </w:p>
    <w:p w14:paraId="0619C321" w14:textId="77777777" w:rsidR="00D63202" w:rsidRPr="00FC6893" w:rsidRDefault="00000000" w:rsidP="00FC6893">
      <w:pPr>
        <w:spacing w:line="400" w:lineRule="exact"/>
        <w:ind w:firstLineChars="200" w:firstLine="420"/>
        <w:rPr>
          <w:rFonts w:ascii="宋体" w:hAnsi="宋体"/>
        </w:rPr>
      </w:pPr>
      <w:r w:rsidRPr="00FC6893">
        <w:rPr>
          <w:rFonts w:ascii="宋体" w:hAnsi="宋体" w:hint="eastAsia"/>
        </w:rPr>
        <w:t>事件绑定：</w:t>
      </w:r>
    </w:p>
    <w:p w14:paraId="17CC51BA" w14:textId="75B11433" w:rsidR="00FC6893" w:rsidRDefault="00FC6893" w:rsidP="00FC6893">
      <w:pPr>
        <w:spacing w:line="400" w:lineRule="exact"/>
        <w:ind w:firstLineChars="200" w:firstLine="420"/>
        <w:rPr>
          <w:rFonts w:ascii="宋体" w:hAnsi="宋体"/>
        </w:rPr>
      </w:pPr>
      <w:r>
        <w:rPr>
          <w:rFonts w:ascii="宋体" w:hAnsi="宋体" w:hint="eastAsia"/>
        </w:rPr>
        <w:t>选</w:t>
      </w:r>
      <w:r w:rsidRPr="00FC6893">
        <w:rPr>
          <w:rFonts w:ascii="宋体" w:hAnsi="宋体" w:hint="eastAsia"/>
        </w:rPr>
        <w:t xml:space="preserve">择数据集后触发加载： </w:t>
      </w:r>
    </w:p>
    <w:p w14:paraId="255F86BB" w14:textId="7459101E" w:rsidR="00D63202" w:rsidRPr="00FC6893" w:rsidRDefault="00000000" w:rsidP="00FC6893">
      <w:pPr>
        <w:spacing w:line="400" w:lineRule="exact"/>
        <w:ind w:firstLineChars="200" w:firstLine="420"/>
        <w:rPr>
          <w:rFonts w:ascii="宋体" w:hAnsi="宋体"/>
        </w:rPr>
      </w:pPr>
      <w:r w:rsidRPr="00FC6893">
        <w:rPr>
          <w:rFonts w:ascii="宋体" w:hAnsi="宋体" w:hint="eastAsia"/>
        </w:rPr>
        <w:t>dataset_</w:t>
      </w:r>
      <w:proofErr w:type="gramStart"/>
      <w:r w:rsidRPr="00FC6893">
        <w:rPr>
          <w:rFonts w:ascii="宋体" w:hAnsi="宋体" w:hint="eastAsia"/>
        </w:rPr>
        <w:t>combo.currentIndexChanged.connect</w:t>
      </w:r>
      <w:proofErr w:type="gramEnd"/>
      <w:r w:rsidRPr="00FC6893">
        <w:rPr>
          <w:rFonts w:ascii="宋体" w:hAnsi="宋体" w:hint="eastAsia"/>
        </w:rPr>
        <w:t>(</w:t>
      </w:r>
      <w:proofErr w:type="gramStart"/>
      <w:r w:rsidRPr="00FC6893">
        <w:rPr>
          <w:rFonts w:ascii="宋体" w:hAnsi="宋体" w:hint="eastAsia"/>
        </w:rPr>
        <w:t>self._</w:t>
      </w:r>
      <w:proofErr w:type="gramEnd"/>
      <w:r w:rsidRPr="00FC6893">
        <w:rPr>
          <w:rFonts w:ascii="宋体" w:hAnsi="宋体" w:hint="eastAsia"/>
        </w:rPr>
        <w:t>on_dataset_selected)</w:t>
      </w:r>
    </w:p>
    <w:p w14:paraId="5CC0812F" w14:textId="77777777" w:rsidR="00D63202" w:rsidRPr="00FC6893" w:rsidRDefault="00000000" w:rsidP="00FC6893">
      <w:pPr>
        <w:spacing w:line="400" w:lineRule="exact"/>
        <w:ind w:firstLineChars="200" w:firstLine="420"/>
        <w:rPr>
          <w:rFonts w:ascii="宋体" w:hAnsi="宋体"/>
        </w:rPr>
      </w:pPr>
      <w:r w:rsidRPr="00FC6893">
        <w:rPr>
          <w:rFonts w:ascii="宋体" w:hAnsi="宋体" w:hint="eastAsia"/>
        </w:rPr>
        <w:t xml:space="preserve">刷新按钮触发重扫： </w:t>
      </w:r>
      <w:proofErr w:type="spellStart"/>
      <w:r w:rsidRPr="00FC6893">
        <w:rPr>
          <w:rFonts w:ascii="宋体" w:hAnsi="宋体" w:hint="eastAsia"/>
        </w:rPr>
        <w:t>refresh_</w:t>
      </w:r>
      <w:proofErr w:type="gramStart"/>
      <w:r w:rsidRPr="00FC6893">
        <w:rPr>
          <w:rFonts w:ascii="宋体" w:hAnsi="宋体" w:hint="eastAsia"/>
        </w:rPr>
        <w:t>btn.clicked</w:t>
      </w:r>
      <w:proofErr w:type="gramEnd"/>
      <w:r w:rsidRPr="00FC6893">
        <w:rPr>
          <w:rFonts w:ascii="宋体" w:hAnsi="宋体" w:hint="eastAsia"/>
        </w:rPr>
        <w:t>.connect</w:t>
      </w:r>
      <w:proofErr w:type="spellEnd"/>
      <w:r w:rsidRPr="00FC6893">
        <w:rPr>
          <w:rFonts w:ascii="宋体" w:hAnsi="宋体" w:hint="eastAsia"/>
        </w:rPr>
        <w:t>(</w:t>
      </w:r>
      <w:proofErr w:type="gramStart"/>
      <w:r w:rsidRPr="00FC6893">
        <w:rPr>
          <w:rFonts w:ascii="宋体" w:hAnsi="宋体" w:hint="eastAsia"/>
        </w:rPr>
        <w:t>self._</w:t>
      </w:r>
      <w:proofErr w:type="spellStart"/>
      <w:proofErr w:type="gramEnd"/>
      <w:r w:rsidRPr="00FC6893">
        <w:rPr>
          <w:rFonts w:ascii="宋体" w:hAnsi="宋体" w:hint="eastAsia"/>
        </w:rPr>
        <w:t>refresh_dataset_list</w:t>
      </w:r>
      <w:proofErr w:type="spellEnd"/>
      <w:r w:rsidRPr="00FC6893">
        <w:rPr>
          <w:rFonts w:ascii="宋体" w:hAnsi="宋体" w:hint="eastAsia"/>
        </w:rPr>
        <w:t>)</w:t>
      </w:r>
    </w:p>
    <w:p w14:paraId="6028CC54" w14:textId="77777777" w:rsidR="00D63202" w:rsidRDefault="00000000">
      <w:pPr>
        <w:pStyle w:val="my"/>
        <w:shd w:val="clear" w:color="auto" w:fill="45B0E1"/>
      </w:pPr>
      <w:r>
        <w:t xml:space="preserve">        </w:t>
      </w:r>
      <w:proofErr w:type="gramStart"/>
      <w:r>
        <w:t>self._</w:t>
      </w:r>
      <w:proofErr w:type="spellStart"/>
      <w:proofErr w:type="gramEnd"/>
      <w:r>
        <w:t>apply_dark_</w:t>
      </w:r>
      <w:proofErr w:type="gramStart"/>
      <w:r>
        <w:t>theme</w:t>
      </w:r>
      <w:proofErr w:type="spellEnd"/>
      <w:r>
        <w:t>(</w:t>
      </w:r>
      <w:proofErr w:type="gramEnd"/>
      <w:r>
        <w:t>)</w:t>
      </w:r>
    </w:p>
    <w:p w14:paraId="18338DB5" w14:textId="77777777" w:rsidR="00D63202" w:rsidRDefault="00000000">
      <w:pPr>
        <w:pStyle w:val="my"/>
        <w:shd w:val="clear" w:color="auto" w:fill="45B0E1"/>
      </w:pPr>
      <w:r>
        <w:t xml:space="preserve">        </w:t>
      </w:r>
      <w:proofErr w:type="gramStart"/>
      <w:r>
        <w:t>self.dataset</w:t>
      </w:r>
      <w:proofErr w:type="gramEnd"/>
      <w:r>
        <w:t>_</w:t>
      </w:r>
      <w:proofErr w:type="gramStart"/>
      <w:r>
        <w:t>combo.currentIndexChanged.connect</w:t>
      </w:r>
      <w:proofErr w:type="gramEnd"/>
      <w:r>
        <w:t>(</w:t>
      </w:r>
      <w:proofErr w:type="gramStart"/>
      <w:r>
        <w:t>self._</w:t>
      </w:r>
      <w:proofErr w:type="gramEnd"/>
      <w:r>
        <w:t>on_dataset_selected)</w:t>
      </w:r>
    </w:p>
    <w:p w14:paraId="0CD00E68" w14:textId="77777777" w:rsidR="00D63202" w:rsidRDefault="00000000">
      <w:pPr>
        <w:pStyle w:val="my"/>
        <w:shd w:val="clear" w:color="auto" w:fill="45B0E1"/>
      </w:pPr>
      <w:r>
        <w:t xml:space="preserve">        </w:t>
      </w:r>
      <w:proofErr w:type="spellStart"/>
      <w:r>
        <w:t>refresh_</w:t>
      </w:r>
      <w:proofErr w:type="gramStart"/>
      <w:r>
        <w:t>btn.clicked</w:t>
      </w:r>
      <w:proofErr w:type="gramEnd"/>
      <w:r>
        <w:t>.connect</w:t>
      </w:r>
      <w:proofErr w:type="spellEnd"/>
      <w:r>
        <w:t>(</w:t>
      </w:r>
      <w:proofErr w:type="gramStart"/>
      <w:r>
        <w:t>self._</w:t>
      </w:r>
      <w:proofErr w:type="spellStart"/>
      <w:proofErr w:type="gramEnd"/>
      <w:r>
        <w:t>refresh_dataset_list</w:t>
      </w:r>
      <w:proofErr w:type="spellEnd"/>
      <w:r>
        <w:t>)</w:t>
      </w:r>
    </w:p>
    <w:p w14:paraId="24C5615B" w14:textId="77777777" w:rsidR="00D63202" w:rsidRPr="00FC6893" w:rsidRDefault="00000000" w:rsidP="00FC6893">
      <w:pPr>
        <w:spacing w:line="400" w:lineRule="exact"/>
        <w:ind w:firstLineChars="200" w:firstLine="420"/>
        <w:rPr>
          <w:rFonts w:ascii="宋体" w:hAnsi="宋体"/>
        </w:rPr>
      </w:pPr>
      <w:r w:rsidRPr="00FC6893">
        <w:rPr>
          <w:rFonts w:ascii="宋体" w:hAnsi="宋体" w:hint="eastAsia"/>
        </w:rPr>
        <w:t>下方主体：Tab 主体区域（</w:t>
      </w:r>
      <w:proofErr w:type="spellStart"/>
      <w:r w:rsidRPr="00FC6893">
        <w:rPr>
          <w:rFonts w:ascii="宋体" w:hAnsi="宋体" w:hint="eastAsia"/>
        </w:rPr>
        <w:t>central_widget</w:t>
      </w:r>
      <w:proofErr w:type="spellEnd"/>
      <w:r w:rsidRPr="00FC6893">
        <w:rPr>
          <w:rFonts w:ascii="宋体" w:hAnsi="宋体" w:hint="eastAsia"/>
        </w:rPr>
        <w:t>）</w:t>
      </w:r>
    </w:p>
    <w:p w14:paraId="4334B507" w14:textId="77777777" w:rsidR="00D63202" w:rsidRPr="00FC6893" w:rsidRDefault="00000000" w:rsidP="00FC6893">
      <w:pPr>
        <w:spacing w:line="400" w:lineRule="exact"/>
        <w:ind w:firstLineChars="200" w:firstLine="420"/>
        <w:rPr>
          <w:rFonts w:ascii="宋体" w:hAnsi="宋体"/>
        </w:rPr>
      </w:pPr>
      <w:r w:rsidRPr="00FC6893">
        <w:rPr>
          <w:rFonts w:ascii="宋体" w:hAnsi="宋体" w:hint="eastAsia"/>
        </w:rPr>
        <w:t xml:space="preserve">主体为 </w:t>
      </w:r>
      <w:proofErr w:type="spellStart"/>
      <w:r w:rsidRPr="00FC6893">
        <w:rPr>
          <w:rFonts w:ascii="宋体" w:hAnsi="宋体" w:hint="eastAsia"/>
        </w:rPr>
        <w:t>QTabWidget</w:t>
      </w:r>
      <w:proofErr w:type="spellEnd"/>
      <w:r w:rsidRPr="00FC6893">
        <w:rPr>
          <w:rFonts w:ascii="宋体" w:hAnsi="宋体" w:hint="eastAsia"/>
        </w:rPr>
        <w:t xml:space="preserve"> </w:t>
      </w:r>
      <w:proofErr w:type="spellStart"/>
      <w:r w:rsidRPr="00FC6893">
        <w:rPr>
          <w:rFonts w:ascii="宋体" w:hAnsi="宋体" w:hint="eastAsia"/>
        </w:rPr>
        <w:t>self.central_widget</w:t>
      </w:r>
      <w:proofErr w:type="spellEnd"/>
      <w:r w:rsidRPr="00FC6893">
        <w:rPr>
          <w:rFonts w:ascii="宋体" w:hAnsi="宋体" w:hint="eastAsia"/>
        </w:rPr>
        <w:t xml:space="preserve"> ，一共 6 </w:t>
      </w:r>
      <w:proofErr w:type="gramStart"/>
      <w:r w:rsidRPr="00FC6893">
        <w:rPr>
          <w:rFonts w:ascii="宋体" w:hAnsi="宋体" w:hint="eastAsia"/>
        </w:rPr>
        <w:t>个</w:t>
      </w:r>
      <w:proofErr w:type="gramEnd"/>
      <w:r w:rsidRPr="00FC6893">
        <w:rPr>
          <w:rFonts w:ascii="宋体" w:hAnsi="宋体" w:hint="eastAsia"/>
        </w:rPr>
        <w:t>页面，在 _</w:t>
      </w:r>
      <w:proofErr w:type="spellStart"/>
      <w:r w:rsidRPr="00FC6893">
        <w:rPr>
          <w:rFonts w:ascii="宋体" w:hAnsi="宋体" w:hint="eastAsia"/>
        </w:rPr>
        <w:t>init_tabs</w:t>
      </w:r>
      <w:proofErr w:type="spellEnd"/>
      <w:r w:rsidRPr="00FC6893">
        <w:rPr>
          <w:rFonts w:ascii="宋体" w:hAnsi="宋体" w:hint="eastAsia"/>
        </w:rPr>
        <w:t>() 中创建并加入：</w:t>
      </w:r>
    </w:p>
    <w:p w14:paraId="5811A6A2" w14:textId="77777777" w:rsidR="00D63202" w:rsidRPr="00FC6893" w:rsidRDefault="00000000" w:rsidP="00FC6893">
      <w:pPr>
        <w:spacing w:line="400" w:lineRule="exact"/>
        <w:ind w:firstLineChars="200" w:firstLine="420"/>
        <w:rPr>
          <w:rFonts w:ascii="宋体" w:hAnsi="宋体"/>
        </w:rPr>
      </w:pPr>
      <w:r w:rsidRPr="00FC6893">
        <w:rPr>
          <w:rFonts w:ascii="宋体" w:hAnsi="宋体" w:hint="eastAsia"/>
        </w:rPr>
        <w:t>1. 比赛概况 (Dashboard)</w:t>
      </w:r>
    </w:p>
    <w:p w14:paraId="38326D91" w14:textId="77777777" w:rsidR="00D63202" w:rsidRPr="00FC6893" w:rsidRDefault="00000000" w:rsidP="00FC6893">
      <w:pPr>
        <w:spacing w:line="400" w:lineRule="exact"/>
        <w:ind w:firstLineChars="200" w:firstLine="420"/>
        <w:rPr>
          <w:rFonts w:ascii="宋体" w:hAnsi="宋体"/>
        </w:rPr>
      </w:pPr>
      <w:r w:rsidRPr="00FC6893">
        <w:rPr>
          <w:rFonts w:ascii="宋体" w:hAnsi="宋体" w:hint="eastAsia"/>
        </w:rPr>
        <w:t>2. 战术复盘 (Tactical)</w:t>
      </w:r>
    </w:p>
    <w:p w14:paraId="01A22FEB" w14:textId="77777777" w:rsidR="00D63202" w:rsidRPr="00FC6893" w:rsidRDefault="00000000" w:rsidP="00FC6893">
      <w:pPr>
        <w:spacing w:line="400" w:lineRule="exact"/>
        <w:ind w:firstLineChars="200" w:firstLine="420"/>
        <w:rPr>
          <w:rFonts w:ascii="宋体" w:hAnsi="宋体"/>
        </w:rPr>
      </w:pPr>
      <w:r w:rsidRPr="00FC6893">
        <w:rPr>
          <w:rFonts w:ascii="宋体" w:hAnsi="宋体" w:hint="eastAsia"/>
        </w:rPr>
        <w:t>3. 球员表现 (Physical)</w:t>
      </w:r>
    </w:p>
    <w:p w14:paraId="4614EE7D" w14:textId="77777777" w:rsidR="00D63202" w:rsidRPr="00FC6893" w:rsidRDefault="00000000" w:rsidP="00FC6893">
      <w:pPr>
        <w:spacing w:line="400" w:lineRule="exact"/>
        <w:ind w:firstLineChars="200" w:firstLine="420"/>
        <w:rPr>
          <w:rFonts w:ascii="宋体" w:hAnsi="宋体"/>
        </w:rPr>
      </w:pPr>
      <w:r w:rsidRPr="00FC6893">
        <w:rPr>
          <w:rFonts w:ascii="宋体" w:hAnsi="宋体" w:hint="eastAsia"/>
        </w:rPr>
        <w:t>4. 技术统计 (Technical)</w:t>
      </w:r>
    </w:p>
    <w:p w14:paraId="2C0DFA05" w14:textId="77777777" w:rsidR="00D63202" w:rsidRPr="00FC6893" w:rsidRDefault="00000000" w:rsidP="00FC6893">
      <w:pPr>
        <w:spacing w:line="400" w:lineRule="exact"/>
        <w:ind w:firstLineChars="200" w:firstLine="420"/>
        <w:rPr>
          <w:rFonts w:ascii="宋体" w:hAnsi="宋体"/>
        </w:rPr>
      </w:pPr>
      <w:r w:rsidRPr="00FC6893">
        <w:rPr>
          <w:rFonts w:ascii="宋体" w:hAnsi="宋体" w:hint="eastAsia"/>
        </w:rPr>
        <w:t>5. 深度战术 (Deep Tactics)</w:t>
      </w:r>
    </w:p>
    <w:p w14:paraId="2F3D5122" w14:textId="77777777" w:rsidR="00D63202" w:rsidRPr="00FC6893" w:rsidRDefault="00000000" w:rsidP="00FC6893">
      <w:pPr>
        <w:spacing w:line="400" w:lineRule="exact"/>
        <w:ind w:firstLineChars="200" w:firstLine="420"/>
        <w:rPr>
          <w:rFonts w:ascii="宋体" w:hAnsi="宋体"/>
        </w:rPr>
      </w:pPr>
      <w:r w:rsidRPr="00FC6893">
        <w:rPr>
          <w:rFonts w:ascii="宋体" w:hAnsi="宋体" w:hint="eastAsia"/>
        </w:rPr>
        <w:t>6. 体能负荷 (Load)</w:t>
      </w:r>
    </w:p>
    <w:p w14:paraId="5E5E4B7C" w14:textId="77777777" w:rsidR="00D63202" w:rsidRDefault="00000000">
      <w:pPr>
        <w:pStyle w:val="my"/>
        <w:shd w:val="clear" w:color="auto" w:fill="45B0E1"/>
      </w:pPr>
      <w:r>
        <w:tab/>
        <w:t>    def _</w:t>
      </w:r>
      <w:proofErr w:type="spellStart"/>
      <w:r>
        <w:t>init_tabs</w:t>
      </w:r>
      <w:proofErr w:type="spellEnd"/>
      <w:r>
        <w:t>(self):</w:t>
      </w:r>
    </w:p>
    <w:p w14:paraId="6282AE7C" w14:textId="77777777" w:rsidR="00D63202" w:rsidRDefault="00000000">
      <w:pPr>
        <w:pStyle w:val="my"/>
        <w:shd w:val="clear" w:color="auto" w:fill="45B0E1"/>
      </w:pPr>
      <w:r>
        <w:t>        # 1. Dashboard</w:t>
      </w:r>
    </w:p>
    <w:p w14:paraId="4A6CAE1A" w14:textId="77777777" w:rsidR="00D63202" w:rsidRDefault="00000000">
      <w:pPr>
        <w:pStyle w:val="my"/>
        <w:shd w:val="clear" w:color="auto" w:fill="45B0E1"/>
      </w:pPr>
      <w:r>
        <w:t xml:space="preserve">        </w:t>
      </w:r>
      <w:proofErr w:type="spellStart"/>
      <w:proofErr w:type="gramStart"/>
      <w:r>
        <w:t>self.dashboard</w:t>
      </w:r>
      <w:proofErr w:type="gramEnd"/>
      <w:r>
        <w:t>_tab</w:t>
      </w:r>
      <w:proofErr w:type="spellEnd"/>
      <w:r>
        <w:t xml:space="preserve"> = </w:t>
      </w:r>
      <w:proofErr w:type="spellStart"/>
      <w:proofErr w:type="gramStart"/>
      <w:r>
        <w:t>QWidget</w:t>
      </w:r>
      <w:proofErr w:type="spellEnd"/>
      <w:r>
        <w:t>(</w:t>
      </w:r>
      <w:proofErr w:type="gramEnd"/>
      <w:r>
        <w:t>)</w:t>
      </w:r>
    </w:p>
    <w:p w14:paraId="465FFA3B" w14:textId="77777777" w:rsidR="00D63202" w:rsidRDefault="00000000">
      <w:pPr>
        <w:pStyle w:val="my"/>
        <w:shd w:val="clear" w:color="auto" w:fill="45B0E1"/>
      </w:pPr>
      <w:r>
        <w:t xml:space="preserve">        </w:t>
      </w:r>
      <w:proofErr w:type="spellStart"/>
      <w:r>
        <w:t>self.central_widget.addTab</w:t>
      </w:r>
      <w:proofErr w:type="spellEnd"/>
      <w:r>
        <w:t>(</w:t>
      </w:r>
      <w:proofErr w:type="spellStart"/>
      <w:r>
        <w:t>self.dashboard_tab</w:t>
      </w:r>
      <w:proofErr w:type="spellEnd"/>
      <w:r>
        <w:t>, "</w:t>
      </w:r>
      <w:r>
        <w:t>比赛概况</w:t>
      </w:r>
      <w:r>
        <w:t xml:space="preserve"> (Dashboard)")</w:t>
      </w:r>
    </w:p>
    <w:p w14:paraId="6B0F7AA7" w14:textId="77777777" w:rsidR="00D63202" w:rsidRDefault="00000000">
      <w:pPr>
        <w:pStyle w:val="my"/>
        <w:shd w:val="clear" w:color="auto" w:fill="45B0E1"/>
      </w:pPr>
      <w:r>
        <w:t xml:space="preserve">        </w:t>
      </w:r>
    </w:p>
    <w:p w14:paraId="4BE154F9" w14:textId="77777777" w:rsidR="00D63202" w:rsidRDefault="00000000">
      <w:pPr>
        <w:pStyle w:val="my"/>
        <w:shd w:val="clear" w:color="auto" w:fill="45B0E1"/>
      </w:pPr>
      <w:r>
        <w:t xml:space="preserve">        # 2. </w:t>
      </w:r>
      <w:proofErr w:type="gramStart"/>
      <w:r>
        <w:t>Rally</w:t>
      </w:r>
      <w:proofErr w:type="gramEnd"/>
      <w:r>
        <w:t xml:space="preserve"> Analysis</w:t>
      </w:r>
    </w:p>
    <w:p w14:paraId="1E85BB7C" w14:textId="77777777" w:rsidR="00D63202" w:rsidRDefault="00000000">
      <w:pPr>
        <w:pStyle w:val="my"/>
        <w:shd w:val="clear" w:color="auto" w:fill="45B0E1"/>
      </w:pPr>
      <w:r>
        <w:t xml:space="preserve">        </w:t>
      </w:r>
      <w:proofErr w:type="spellStart"/>
      <w:proofErr w:type="gramStart"/>
      <w:r>
        <w:t>self.rally</w:t>
      </w:r>
      <w:proofErr w:type="gramEnd"/>
      <w:r>
        <w:t>_tab</w:t>
      </w:r>
      <w:proofErr w:type="spellEnd"/>
      <w:r>
        <w:t xml:space="preserve"> = </w:t>
      </w:r>
      <w:proofErr w:type="spellStart"/>
      <w:proofErr w:type="gramStart"/>
      <w:r>
        <w:t>QWidget</w:t>
      </w:r>
      <w:proofErr w:type="spellEnd"/>
      <w:r>
        <w:t>(</w:t>
      </w:r>
      <w:proofErr w:type="gramEnd"/>
      <w:r>
        <w:t>)</w:t>
      </w:r>
    </w:p>
    <w:p w14:paraId="0B765486" w14:textId="77777777" w:rsidR="00D63202" w:rsidRDefault="00000000">
      <w:pPr>
        <w:pStyle w:val="my"/>
        <w:shd w:val="clear" w:color="auto" w:fill="45B0E1"/>
      </w:pPr>
      <w:r>
        <w:t xml:space="preserve">        </w:t>
      </w:r>
      <w:proofErr w:type="spellStart"/>
      <w:r>
        <w:t>self.central_widget.addTab</w:t>
      </w:r>
      <w:proofErr w:type="spellEnd"/>
      <w:r>
        <w:t>(</w:t>
      </w:r>
      <w:proofErr w:type="spellStart"/>
      <w:r>
        <w:t>self.rally_tab</w:t>
      </w:r>
      <w:proofErr w:type="spellEnd"/>
      <w:r>
        <w:t>, "</w:t>
      </w:r>
      <w:r>
        <w:t>战术复盘</w:t>
      </w:r>
      <w:r>
        <w:t xml:space="preserve"> (Tactical)")</w:t>
      </w:r>
    </w:p>
    <w:p w14:paraId="55954F4D" w14:textId="77777777" w:rsidR="00D63202" w:rsidRDefault="00000000">
      <w:pPr>
        <w:pStyle w:val="my"/>
        <w:shd w:val="clear" w:color="auto" w:fill="45B0E1"/>
      </w:pPr>
      <w:r>
        <w:t xml:space="preserve">        </w:t>
      </w:r>
    </w:p>
    <w:p w14:paraId="5C1026C5" w14:textId="77777777" w:rsidR="00D63202" w:rsidRDefault="00000000">
      <w:pPr>
        <w:pStyle w:val="my"/>
        <w:shd w:val="clear" w:color="auto" w:fill="45B0E1"/>
      </w:pPr>
      <w:r>
        <w:t>        # 3. Player Stats</w:t>
      </w:r>
    </w:p>
    <w:p w14:paraId="72AC3FAF" w14:textId="77777777" w:rsidR="00D63202" w:rsidRDefault="00000000">
      <w:pPr>
        <w:pStyle w:val="my"/>
        <w:shd w:val="clear" w:color="auto" w:fill="45B0E1"/>
      </w:pPr>
      <w:r>
        <w:t xml:space="preserve">        </w:t>
      </w:r>
      <w:proofErr w:type="spellStart"/>
      <w:proofErr w:type="gramStart"/>
      <w:r>
        <w:t>self.player</w:t>
      </w:r>
      <w:proofErr w:type="gramEnd"/>
      <w:r>
        <w:t>_tab</w:t>
      </w:r>
      <w:proofErr w:type="spellEnd"/>
      <w:r>
        <w:t xml:space="preserve"> = </w:t>
      </w:r>
      <w:proofErr w:type="spellStart"/>
      <w:proofErr w:type="gramStart"/>
      <w:r>
        <w:t>QWidget</w:t>
      </w:r>
      <w:proofErr w:type="spellEnd"/>
      <w:r>
        <w:t>(</w:t>
      </w:r>
      <w:proofErr w:type="gramEnd"/>
      <w:r>
        <w:t>)</w:t>
      </w:r>
    </w:p>
    <w:p w14:paraId="551420E6" w14:textId="77777777" w:rsidR="00D63202" w:rsidRDefault="00000000">
      <w:pPr>
        <w:pStyle w:val="my"/>
        <w:shd w:val="clear" w:color="auto" w:fill="45B0E1"/>
      </w:pPr>
      <w:r>
        <w:t xml:space="preserve">        </w:t>
      </w:r>
      <w:proofErr w:type="spellStart"/>
      <w:r>
        <w:t>self.central_widget.addTab</w:t>
      </w:r>
      <w:proofErr w:type="spellEnd"/>
      <w:r>
        <w:t>(</w:t>
      </w:r>
      <w:proofErr w:type="spellStart"/>
      <w:r>
        <w:t>self.player_tab</w:t>
      </w:r>
      <w:proofErr w:type="spellEnd"/>
      <w:r>
        <w:t>, "</w:t>
      </w:r>
      <w:r>
        <w:t>球员表现</w:t>
      </w:r>
      <w:r>
        <w:t xml:space="preserve"> (Physical)")</w:t>
      </w:r>
    </w:p>
    <w:p w14:paraId="003EE902" w14:textId="77777777" w:rsidR="00D63202" w:rsidRDefault="00000000">
      <w:pPr>
        <w:pStyle w:val="my"/>
        <w:shd w:val="clear" w:color="auto" w:fill="45B0E1"/>
      </w:pPr>
      <w:r>
        <w:t xml:space="preserve">        </w:t>
      </w:r>
    </w:p>
    <w:p w14:paraId="087D8FDA" w14:textId="77777777" w:rsidR="00D63202" w:rsidRDefault="00000000">
      <w:pPr>
        <w:pStyle w:val="my"/>
        <w:shd w:val="clear" w:color="auto" w:fill="45B0E1"/>
      </w:pPr>
      <w:r>
        <w:t>        # 4. Tech Stats</w:t>
      </w:r>
    </w:p>
    <w:p w14:paraId="5404526C" w14:textId="77777777" w:rsidR="00D63202" w:rsidRDefault="00000000">
      <w:pPr>
        <w:pStyle w:val="my"/>
        <w:shd w:val="clear" w:color="auto" w:fill="45B0E1"/>
      </w:pPr>
      <w:r>
        <w:t xml:space="preserve">        </w:t>
      </w:r>
      <w:proofErr w:type="spellStart"/>
      <w:proofErr w:type="gramStart"/>
      <w:r>
        <w:t>self.tech</w:t>
      </w:r>
      <w:proofErr w:type="gramEnd"/>
      <w:r>
        <w:t>_tab</w:t>
      </w:r>
      <w:proofErr w:type="spellEnd"/>
      <w:r>
        <w:t xml:space="preserve"> = </w:t>
      </w:r>
      <w:proofErr w:type="spellStart"/>
      <w:proofErr w:type="gramStart"/>
      <w:r>
        <w:t>QWidget</w:t>
      </w:r>
      <w:proofErr w:type="spellEnd"/>
      <w:r>
        <w:t>(</w:t>
      </w:r>
      <w:proofErr w:type="gramEnd"/>
      <w:r>
        <w:t>)</w:t>
      </w:r>
    </w:p>
    <w:p w14:paraId="44DAD23D" w14:textId="77777777" w:rsidR="00D63202" w:rsidRDefault="00000000">
      <w:pPr>
        <w:pStyle w:val="my"/>
        <w:shd w:val="clear" w:color="auto" w:fill="45B0E1"/>
      </w:pPr>
      <w:r>
        <w:t xml:space="preserve">        </w:t>
      </w:r>
      <w:proofErr w:type="spellStart"/>
      <w:r>
        <w:t>self.central_widget.addTab</w:t>
      </w:r>
      <w:proofErr w:type="spellEnd"/>
      <w:r>
        <w:t>(</w:t>
      </w:r>
      <w:proofErr w:type="spellStart"/>
      <w:r>
        <w:t>self.tech_tab</w:t>
      </w:r>
      <w:proofErr w:type="spellEnd"/>
      <w:r>
        <w:t>, "</w:t>
      </w:r>
      <w:r>
        <w:t>技术统计</w:t>
      </w:r>
      <w:r>
        <w:t xml:space="preserve"> (Technical)")</w:t>
      </w:r>
    </w:p>
    <w:p w14:paraId="19C056FD" w14:textId="77777777" w:rsidR="00D63202" w:rsidRDefault="00D63202">
      <w:pPr>
        <w:pStyle w:val="my"/>
        <w:shd w:val="clear" w:color="auto" w:fill="45B0E1"/>
      </w:pPr>
    </w:p>
    <w:p w14:paraId="02D5DFD0" w14:textId="77777777" w:rsidR="00D63202" w:rsidRDefault="00000000">
      <w:pPr>
        <w:pStyle w:val="my"/>
        <w:shd w:val="clear" w:color="auto" w:fill="45B0E1"/>
      </w:pPr>
      <w:r>
        <w:t>        # 5. Deep Tactics</w:t>
      </w:r>
    </w:p>
    <w:p w14:paraId="61F7CF01" w14:textId="77777777" w:rsidR="00D63202" w:rsidRDefault="00000000">
      <w:pPr>
        <w:pStyle w:val="my"/>
        <w:shd w:val="clear" w:color="auto" w:fill="45B0E1"/>
      </w:pPr>
      <w:r>
        <w:t xml:space="preserve">        </w:t>
      </w:r>
      <w:proofErr w:type="spellStart"/>
      <w:proofErr w:type="gramStart"/>
      <w:r>
        <w:t>self.deep</w:t>
      </w:r>
      <w:proofErr w:type="gramEnd"/>
      <w:r>
        <w:t>_tab</w:t>
      </w:r>
      <w:proofErr w:type="spellEnd"/>
      <w:r>
        <w:t xml:space="preserve"> = </w:t>
      </w:r>
      <w:proofErr w:type="spellStart"/>
      <w:proofErr w:type="gramStart"/>
      <w:r>
        <w:t>QWidget</w:t>
      </w:r>
      <w:proofErr w:type="spellEnd"/>
      <w:r>
        <w:t>(</w:t>
      </w:r>
      <w:proofErr w:type="gramEnd"/>
      <w:r>
        <w:t>)</w:t>
      </w:r>
    </w:p>
    <w:p w14:paraId="7ACD4C27" w14:textId="77777777" w:rsidR="00D63202" w:rsidRDefault="00000000">
      <w:pPr>
        <w:pStyle w:val="my"/>
        <w:shd w:val="clear" w:color="auto" w:fill="45B0E1"/>
      </w:pPr>
      <w:r>
        <w:lastRenderedPageBreak/>
        <w:t xml:space="preserve">        </w:t>
      </w:r>
      <w:proofErr w:type="spellStart"/>
      <w:r>
        <w:t>self.central_widget.addTab</w:t>
      </w:r>
      <w:proofErr w:type="spellEnd"/>
      <w:r>
        <w:t>(</w:t>
      </w:r>
      <w:proofErr w:type="spellStart"/>
      <w:r>
        <w:t>self.deep_tab</w:t>
      </w:r>
      <w:proofErr w:type="spellEnd"/>
      <w:r>
        <w:t>, "</w:t>
      </w:r>
      <w:r>
        <w:t>深度战术</w:t>
      </w:r>
      <w:r>
        <w:t xml:space="preserve"> (Deep Tactics)")</w:t>
      </w:r>
    </w:p>
    <w:p w14:paraId="30EF6F80" w14:textId="77777777" w:rsidR="00D63202" w:rsidRDefault="00000000">
      <w:pPr>
        <w:pStyle w:val="my"/>
        <w:shd w:val="clear" w:color="auto" w:fill="45B0E1"/>
      </w:pPr>
      <w:r>
        <w:t xml:space="preserve">        </w:t>
      </w:r>
    </w:p>
    <w:p w14:paraId="6C955ABD" w14:textId="77777777" w:rsidR="00D63202" w:rsidRDefault="00000000">
      <w:pPr>
        <w:pStyle w:val="my"/>
        <w:shd w:val="clear" w:color="auto" w:fill="45B0E1"/>
      </w:pPr>
      <w:r>
        <w:t>        # 6. Physio Load</w:t>
      </w:r>
    </w:p>
    <w:p w14:paraId="38C6EB50" w14:textId="77777777" w:rsidR="00D63202" w:rsidRDefault="00000000">
      <w:pPr>
        <w:pStyle w:val="my"/>
        <w:shd w:val="clear" w:color="auto" w:fill="45B0E1"/>
      </w:pPr>
      <w:r>
        <w:t xml:space="preserve">        </w:t>
      </w:r>
      <w:proofErr w:type="spellStart"/>
      <w:proofErr w:type="gramStart"/>
      <w:r>
        <w:t>self.load</w:t>
      </w:r>
      <w:proofErr w:type="gramEnd"/>
      <w:r>
        <w:t>_tab</w:t>
      </w:r>
      <w:proofErr w:type="spellEnd"/>
      <w:r>
        <w:t xml:space="preserve"> = </w:t>
      </w:r>
      <w:proofErr w:type="spellStart"/>
      <w:proofErr w:type="gramStart"/>
      <w:r>
        <w:t>QWidget</w:t>
      </w:r>
      <w:proofErr w:type="spellEnd"/>
      <w:r>
        <w:t>(</w:t>
      </w:r>
      <w:proofErr w:type="gramEnd"/>
      <w:r>
        <w:t>)</w:t>
      </w:r>
    </w:p>
    <w:p w14:paraId="423E3035" w14:textId="77777777" w:rsidR="00D63202" w:rsidRDefault="00000000">
      <w:pPr>
        <w:pStyle w:val="my"/>
        <w:shd w:val="clear" w:color="auto" w:fill="45B0E1"/>
      </w:pPr>
      <w:r>
        <w:t xml:space="preserve">        </w:t>
      </w:r>
      <w:proofErr w:type="spellStart"/>
      <w:r>
        <w:t>self.central_widget.addTab</w:t>
      </w:r>
      <w:proofErr w:type="spellEnd"/>
      <w:r>
        <w:t>(</w:t>
      </w:r>
      <w:proofErr w:type="spellStart"/>
      <w:r>
        <w:t>self.load_tab</w:t>
      </w:r>
      <w:proofErr w:type="spellEnd"/>
      <w:r>
        <w:t>, "</w:t>
      </w:r>
      <w:r>
        <w:t>体能负荷</w:t>
      </w:r>
      <w:r>
        <w:t xml:space="preserve"> (Load)")</w:t>
      </w:r>
    </w:p>
    <w:p w14:paraId="66CC3A6B" w14:textId="77777777" w:rsidR="00D63202" w:rsidRDefault="00000000" w:rsidP="0015575E">
      <w:pPr>
        <w:tabs>
          <w:tab w:val="left" w:pos="660"/>
        </w:tabs>
        <w:spacing w:line="400" w:lineRule="exact"/>
        <w:ind w:firstLineChars="200" w:firstLine="420"/>
      </w:pPr>
      <w:r>
        <w:rPr>
          <w:rFonts w:hint="eastAsia"/>
        </w:rPr>
        <w:t>各</w:t>
      </w:r>
      <w:r>
        <w:rPr>
          <w:rFonts w:hint="eastAsia"/>
        </w:rPr>
        <w:t xml:space="preserve"> Tab </w:t>
      </w:r>
      <w:r>
        <w:rPr>
          <w:rFonts w:hint="eastAsia"/>
        </w:rPr>
        <w:t>页面区域说明</w:t>
      </w:r>
    </w:p>
    <w:p w14:paraId="43E9FA8E" w14:textId="77777777" w:rsidR="00D63202" w:rsidRDefault="00000000" w:rsidP="0015575E">
      <w:pPr>
        <w:tabs>
          <w:tab w:val="left" w:pos="660"/>
        </w:tabs>
        <w:spacing w:line="400" w:lineRule="exact"/>
        <w:ind w:firstLineChars="200" w:firstLine="420"/>
      </w:pPr>
      <w:r>
        <w:rPr>
          <w:rFonts w:hint="eastAsia"/>
        </w:rPr>
        <w:t xml:space="preserve">1) </w:t>
      </w:r>
      <w:r>
        <w:rPr>
          <w:rFonts w:hint="eastAsia"/>
        </w:rPr>
        <w:t>比赛概况（</w:t>
      </w:r>
      <w:r>
        <w:rPr>
          <w:rFonts w:hint="eastAsia"/>
        </w:rPr>
        <w:t>Dashboard</w:t>
      </w:r>
      <w:r>
        <w:rPr>
          <w:rFonts w:hint="eastAsia"/>
        </w:rPr>
        <w:t>）、</w:t>
      </w:r>
    </w:p>
    <w:p w14:paraId="023DF1B5" w14:textId="77777777" w:rsidR="00D63202" w:rsidRDefault="00000000" w:rsidP="0015575E">
      <w:pPr>
        <w:tabs>
          <w:tab w:val="left" w:pos="660"/>
        </w:tabs>
        <w:spacing w:line="400" w:lineRule="exact"/>
        <w:ind w:firstLineChars="200" w:firstLine="420"/>
      </w:pPr>
      <w:r>
        <w:rPr>
          <w:rFonts w:hint="eastAsia"/>
        </w:rPr>
        <w:t>构建函数：</w:t>
      </w:r>
    </w:p>
    <w:p w14:paraId="1D6E513F" w14:textId="77777777" w:rsidR="00D63202" w:rsidRDefault="00000000" w:rsidP="0015575E">
      <w:pPr>
        <w:spacing w:line="400" w:lineRule="exact"/>
        <w:ind w:firstLineChars="200" w:firstLine="420"/>
      </w:pPr>
      <w:r>
        <w:rPr>
          <w:rFonts w:hint="eastAsia"/>
        </w:rPr>
        <w:t>页面布局是纵向</w:t>
      </w:r>
      <w:r>
        <w:rPr>
          <w:rFonts w:hint="eastAsia"/>
        </w:rPr>
        <w:t xml:space="preserve"> </w:t>
      </w:r>
      <w:proofErr w:type="spellStart"/>
      <w:r>
        <w:rPr>
          <w:rFonts w:hint="eastAsia"/>
        </w:rPr>
        <w:t>QVBoxLayout</w:t>
      </w:r>
      <w:proofErr w:type="spellEnd"/>
      <w:r>
        <w:rPr>
          <w:rFonts w:hint="eastAsia"/>
        </w:rPr>
        <w:t xml:space="preserve"> </w:t>
      </w:r>
      <w:r>
        <w:rPr>
          <w:rFonts w:hint="eastAsia"/>
        </w:rPr>
        <w:t>，主要分三块：</w:t>
      </w:r>
    </w:p>
    <w:p w14:paraId="2C2FA2F9" w14:textId="77777777" w:rsidR="00D63202" w:rsidRDefault="00000000" w:rsidP="0015575E">
      <w:pPr>
        <w:spacing w:line="400" w:lineRule="exact"/>
        <w:ind w:firstLineChars="200" w:firstLine="420"/>
      </w:pPr>
      <w:r>
        <w:rPr>
          <w:rFonts w:hint="eastAsia"/>
        </w:rPr>
        <w:t>顶部：</w:t>
      </w:r>
      <w:r>
        <w:rPr>
          <w:rFonts w:hint="eastAsia"/>
        </w:rPr>
        <w:t xml:space="preserve">KPI </w:t>
      </w:r>
      <w:r>
        <w:rPr>
          <w:rFonts w:hint="eastAsia"/>
        </w:rPr>
        <w:t>指标卡（</w:t>
      </w:r>
      <w:r>
        <w:rPr>
          <w:rFonts w:hint="eastAsia"/>
        </w:rPr>
        <w:t xml:space="preserve">4 </w:t>
      </w:r>
      <w:r>
        <w:rPr>
          <w:rFonts w:hint="eastAsia"/>
        </w:rPr>
        <w:t>张）</w:t>
      </w:r>
    </w:p>
    <w:p w14:paraId="3A8C0712" w14:textId="77777777" w:rsidR="00D63202" w:rsidRDefault="00000000" w:rsidP="0015575E">
      <w:pPr>
        <w:spacing w:line="400" w:lineRule="exact"/>
        <w:ind w:firstLineChars="200" w:firstLine="420"/>
      </w:pPr>
      <w:r>
        <w:rPr>
          <w:rFonts w:hint="eastAsia"/>
        </w:rPr>
        <w:t>使用自定义</w:t>
      </w:r>
      <w:r>
        <w:rPr>
          <w:rFonts w:hint="eastAsia"/>
        </w:rPr>
        <w:t xml:space="preserve"> </w:t>
      </w:r>
      <w:proofErr w:type="spellStart"/>
      <w:r>
        <w:rPr>
          <w:rFonts w:hint="eastAsia"/>
        </w:rPr>
        <w:t>MetricCard</w:t>
      </w:r>
      <w:proofErr w:type="spellEnd"/>
      <w:r>
        <w:rPr>
          <w:rFonts w:hint="eastAsia"/>
        </w:rPr>
        <w:t>(</w:t>
      </w:r>
      <w:proofErr w:type="spellStart"/>
      <w:r>
        <w:rPr>
          <w:rFonts w:hint="eastAsia"/>
        </w:rPr>
        <w:t>QGroupBox</w:t>
      </w:r>
      <w:proofErr w:type="spellEnd"/>
      <w:r>
        <w:rPr>
          <w:rFonts w:hint="eastAsia"/>
        </w:rPr>
        <w:t xml:space="preserve">) </w:t>
      </w:r>
      <w:r>
        <w:rPr>
          <w:rFonts w:hint="eastAsia"/>
        </w:rPr>
        <w:t>，横向排列：</w:t>
      </w:r>
    </w:p>
    <w:p w14:paraId="28F8047F" w14:textId="77777777" w:rsidR="00D63202" w:rsidRDefault="00000000" w:rsidP="0015575E">
      <w:pPr>
        <w:spacing w:line="400" w:lineRule="exact"/>
        <w:ind w:firstLineChars="200" w:firstLine="420"/>
      </w:pPr>
      <w:r>
        <w:rPr>
          <w:rFonts w:hint="eastAsia"/>
        </w:rPr>
        <w:t>总回合数、总击球数、平均拍数、总跑动估算</w:t>
      </w:r>
      <w:r>
        <w:rPr>
          <w:rFonts w:hint="eastAsia"/>
        </w:rPr>
        <w:t>(m)</w:t>
      </w:r>
    </w:p>
    <w:p w14:paraId="4DD15680" w14:textId="77777777" w:rsidR="00D63202" w:rsidRDefault="00000000" w:rsidP="0015575E">
      <w:pPr>
        <w:spacing w:line="400" w:lineRule="exact"/>
        <w:ind w:firstLineChars="200" w:firstLine="420"/>
      </w:pPr>
      <w:r>
        <w:rPr>
          <w:rFonts w:hint="eastAsia"/>
        </w:rPr>
        <w:t>中部：能力雷达图</w:t>
      </w:r>
      <w:r>
        <w:rPr>
          <w:rFonts w:hint="eastAsia"/>
        </w:rPr>
        <w:t xml:space="preserve"> + 3D </w:t>
      </w:r>
      <w:r>
        <w:rPr>
          <w:rFonts w:hint="eastAsia"/>
        </w:rPr>
        <w:t>战术图（左右分栏）</w:t>
      </w:r>
    </w:p>
    <w:p w14:paraId="72F04896" w14:textId="77777777" w:rsidR="00D63202" w:rsidRDefault="00000000" w:rsidP="0015575E">
      <w:pPr>
        <w:spacing w:line="400" w:lineRule="exact"/>
        <w:ind w:firstLineChars="200" w:firstLine="420"/>
      </w:pPr>
      <w:r>
        <w:rPr>
          <w:rFonts w:hint="eastAsia"/>
        </w:rPr>
        <w:t>中部使用</w:t>
      </w:r>
      <w:r>
        <w:rPr>
          <w:rFonts w:hint="eastAsia"/>
        </w:rPr>
        <w:t xml:space="preserve"> </w:t>
      </w:r>
      <w:proofErr w:type="spellStart"/>
      <w:r>
        <w:rPr>
          <w:rFonts w:hint="eastAsia"/>
        </w:rPr>
        <w:t>QHBoxLayout</w:t>
      </w:r>
      <w:proofErr w:type="spellEnd"/>
      <w:r>
        <w:rPr>
          <w:rFonts w:hint="eastAsia"/>
        </w:rPr>
        <w:t xml:space="preserve"> </w:t>
      </w:r>
      <w:proofErr w:type="spellStart"/>
      <w:r>
        <w:rPr>
          <w:rFonts w:hint="eastAsia"/>
        </w:rPr>
        <w:t>mid_layout</w:t>
      </w:r>
      <w:proofErr w:type="spellEnd"/>
      <w:r>
        <w:rPr>
          <w:rFonts w:hint="eastAsia"/>
        </w:rPr>
        <w:t xml:space="preserve"> </w:t>
      </w:r>
      <w:r>
        <w:rPr>
          <w:rFonts w:hint="eastAsia"/>
        </w:rPr>
        <w:t>：</w:t>
      </w:r>
    </w:p>
    <w:p w14:paraId="071D8567" w14:textId="77777777" w:rsidR="00D63202" w:rsidRDefault="00000000" w:rsidP="0015575E">
      <w:pPr>
        <w:spacing w:line="400" w:lineRule="exact"/>
        <w:ind w:firstLineChars="200" w:firstLine="420"/>
      </w:pPr>
      <w:r>
        <w:rPr>
          <w:rFonts w:hint="eastAsia"/>
        </w:rPr>
        <w:t>左侧</w:t>
      </w:r>
      <w:r>
        <w:rPr>
          <w:rFonts w:hint="eastAsia"/>
        </w:rPr>
        <w:t xml:space="preserve"> </w:t>
      </w:r>
      <w:proofErr w:type="spellStart"/>
      <w:r>
        <w:rPr>
          <w:rFonts w:hint="eastAsia"/>
        </w:rPr>
        <w:t>QGroupBox</w:t>
      </w:r>
      <w:proofErr w:type="spellEnd"/>
      <w:r>
        <w:rPr>
          <w:rFonts w:hint="eastAsia"/>
        </w:rPr>
        <w:t>("</w:t>
      </w:r>
      <w:r>
        <w:rPr>
          <w:rFonts w:hint="eastAsia"/>
        </w:rPr>
        <w:t>能力</w:t>
      </w:r>
      <w:proofErr w:type="gramStart"/>
      <w:r>
        <w:rPr>
          <w:rFonts w:hint="eastAsia"/>
        </w:rPr>
        <w:t>六维图</w:t>
      </w:r>
      <w:proofErr w:type="gramEnd"/>
      <w:r>
        <w:rPr>
          <w:rFonts w:hint="eastAsia"/>
        </w:rPr>
        <w:t xml:space="preserve">") </w:t>
      </w:r>
      <w:r>
        <w:rPr>
          <w:rFonts w:hint="eastAsia"/>
        </w:rPr>
        <w:t>：内部放</w:t>
      </w:r>
      <w:r>
        <w:rPr>
          <w:rFonts w:hint="eastAsia"/>
        </w:rPr>
        <w:t xml:space="preserve"> </w:t>
      </w:r>
      <w:proofErr w:type="spellStart"/>
      <w:r>
        <w:rPr>
          <w:rFonts w:hint="eastAsia"/>
        </w:rPr>
        <w:t>RadarChart</w:t>
      </w:r>
      <w:proofErr w:type="spellEnd"/>
      <w:r>
        <w:rPr>
          <w:rFonts w:hint="eastAsia"/>
        </w:rPr>
        <w:t xml:space="preserve">() </w:t>
      </w:r>
      <w:r>
        <w:rPr>
          <w:rFonts w:hint="eastAsia"/>
        </w:rPr>
        <w:t>，并调用</w:t>
      </w:r>
      <w:r>
        <w:rPr>
          <w:rFonts w:hint="eastAsia"/>
        </w:rPr>
        <w:t xml:space="preserve"> plot(...) </w:t>
      </w:r>
      <w:r>
        <w:rPr>
          <w:rFonts w:hint="eastAsia"/>
        </w:rPr>
        <w:t>绘制两名选手能力对比</w:t>
      </w:r>
    </w:p>
    <w:p w14:paraId="12936AE8" w14:textId="77777777" w:rsidR="00D63202" w:rsidRDefault="00000000" w:rsidP="0015575E">
      <w:pPr>
        <w:spacing w:line="400" w:lineRule="exact"/>
        <w:ind w:firstLineChars="200" w:firstLine="420"/>
      </w:pPr>
      <w:r>
        <w:rPr>
          <w:rFonts w:hint="eastAsia"/>
        </w:rPr>
        <w:t>右侧</w:t>
      </w:r>
      <w:r>
        <w:rPr>
          <w:rFonts w:hint="eastAsia"/>
        </w:rPr>
        <w:t xml:space="preserve"> </w:t>
      </w:r>
      <w:proofErr w:type="spellStart"/>
      <w:r>
        <w:rPr>
          <w:rFonts w:hint="eastAsia"/>
        </w:rPr>
        <w:t>QGroupBox</w:t>
      </w:r>
      <w:proofErr w:type="spellEnd"/>
      <w:r>
        <w:rPr>
          <w:rFonts w:hint="eastAsia"/>
        </w:rPr>
        <w:t>("</w:t>
      </w:r>
      <w:r>
        <w:rPr>
          <w:rFonts w:hint="eastAsia"/>
        </w:rPr>
        <w:t>击球落点</w:t>
      </w:r>
      <w:r>
        <w:rPr>
          <w:rFonts w:hint="eastAsia"/>
        </w:rPr>
        <w:t>-</w:t>
      </w:r>
      <w:r>
        <w:rPr>
          <w:rFonts w:hint="eastAsia"/>
        </w:rPr>
        <w:t>高度</w:t>
      </w:r>
      <w:r>
        <w:rPr>
          <w:rFonts w:hint="eastAsia"/>
        </w:rPr>
        <w:t xml:space="preserve"> 3D </w:t>
      </w:r>
      <w:r>
        <w:rPr>
          <w:rFonts w:hint="eastAsia"/>
        </w:rPr>
        <w:t>战术图</w:t>
      </w:r>
      <w:r>
        <w:rPr>
          <w:rFonts w:hint="eastAsia"/>
        </w:rPr>
        <w:t xml:space="preserve">") </w:t>
      </w:r>
      <w:r>
        <w:rPr>
          <w:rFonts w:hint="eastAsia"/>
        </w:rPr>
        <w:t>：内部放</w:t>
      </w:r>
      <w:r>
        <w:rPr>
          <w:rFonts w:hint="eastAsia"/>
        </w:rPr>
        <w:t xml:space="preserve"> FeatureCourt3D() </w:t>
      </w:r>
      <w:r>
        <w:rPr>
          <w:rFonts w:hint="eastAsia"/>
        </w:rPr>
        <w:t>，并调用</w:t>
      </w:r>
      <w:r>
        <w:rPr>
          <w:rFonts w:hint="eastAsia"/>
        </w:rPr>
        <w:t xml:space="preserve"> plot(</w:t>
      </w:r>
      <w:proofErr w:type="spellStart"/>
      <w:r>
        <w:rPr>
          <w:rFonts w:hint="eastAsia"/>
        </w:rPr>
        <w:t>self.engine</w:t>
      </w:r>
      <w:proofErr w:type="spellEnd"/>
      <w:r>
        <w:rPr>
          <w:rFonts w:hint="eastAsia"/>
        </w:rPr>
        <w:t>)</w:t>
      </w:r>
    </w:p>
    <w:p w14:paraId="3C78F962" w14:textId="77777777" w:rsidR="00D63202" w:rsidRDefault="00000000" w:rsidP="0015575E">
      <w:pPr>
        <w:spacing w:line="400" w:lineRule="exact"/>
        <w:ind w:firstLineChars="200" w:firstLine="420"/>
      </w:pPr>
      <w:r>
        <w:rPr>
          <w:rFonts w:hint="eastAsia"/>
        </w:rPr>
        <w:t xml:space="preserve">2) </w:t>
      </w:r>
      <w:r>
        <w:rPr>
          <w:rFonts w:hint="eastAsia"/>
        </w:rPr>
        <w:t>战术复盘（</w:t>
      </w:r>
      <w:r>
        <w:rPr>
          <w:rFonts w:hint="eastAsia"/>
        </w:rPr>
        <w:t>Tactical</w:t>
      </w:r>
      <w:r>
        <w:rPr>
          <w:rFonts w:hint="eastAsia"/>
        </w:rPr>
        <w:t>）</w:t>
      </w:r>
    </w:p>
    <w:p w14:paraId="0803F9CC" w14:textId="77777777" w:rsidR="00D63202" w:rsidRDefault="00000000" w:rsidP="0015575E">
      <w:pPr>
        <w:spacing w:line="400" w:lineRule="exact"/>
        <w:ind w:firstLineChars="200" w:firstLine="420"/>
      </w:pPr>
      <w:r>
        <w:rPr>
          <w:rFonts w:hint="eastAsia"/>
        </w:rPr>
        <w:t>构建函数：</w:t>
      </w:r>
      <w:r>
        <w:rPr>
          <w:rFonts w:hint="eastAsia"/>
        </w:rPr>
        <w:t xml:space="preserve"> _</w:t>
      </w:r>
      <w:proofErr w:type="spellStart"/>
      <w:r>
        <w:rPr>
          <w:rFonts w:hint="eastAsia"/>
        </w:rPr>
        <w:t>build_rally_page</w:t>
      </w:r>
      <w:proofErr w:type="spellEnd"/>
      <w:r>
        <w:rPr>
          <w:rFonts w:hint="eastAsia"/>
        </w:rPr>
        <w:t xml:space="preserve">() </w:t>
      </w:r>
      <w:r>
        <w:rPr>
          <w:rFonts w:hint="eastAsia"/>
        </w:rPr>
        <w:t>：</w:t>
      </w:r>
    </w:p>
    <w:p w14:paraId="1B92CEBE" w14:textId="77777777" w:rsidR="00D63202" w:rsidRDefault="00000000" w:rsidP="0015575E">
      <w:pPr>
        <w:spacing w:line="400" w:lineRule="exact"/>
        <w:ind w:firstLineChars="200" w:firstLine="420"/>
      </w:pPr>
      <w:r>
        <w:rPr>
          <w:rFonts w:hint="eastAsia"/>
        </w:rPr>
        <w:t>整体是横向布局</w:t>
      </w:r>
      <w:r>
        <w:rPr>
          <w:rFonts w:hint="eastAsia"/>
        </w:rPr>
        <w:t xml:space="preserve"> </w:t>
      </w:r>
      <w:proofErr w:type="spellStart"/>
      <w:r>
        <w:rPr>
          <w:rFonts w:hint="eastAsia"/>
        </w:rPr>
        <w:t>QHBoxLayout</w:t>
      </w:r>
      <w:proofErr w:type="spellEnd"/>
      <w:r>
        <w:rPr>
          <w:rFonts w:hint="eastAsia"/>
        </w:rPr>
        <w:t xml:space="preserve"> </w:t>
      </w:r>
      <w:r>
        <w:rPr>
          <w:rFonts w:hint="eastAsia"/>
        </w:rPr>
        <w:t>，左右两栏：</w:t>
      </w:r>
    </w:p>
    <w:p w14:paraId="6A121B60" w14:textId="77777777" w:rsidR="00D63202" w:rsidRDefault="00000000" w:rsidP="0015575E">
      <w:pPr>
        <w:spacing w:line="400" w:lineRule="exact"/>
        <w:ind w:firstLineChars="200" w:firstLine="420"/>
      </w:pPr>
      <w:r>
        <w:rPr>
          <w:rFonts w:hint="eastAsia"/>
        </w:rPr>
        <w:t>左侧：回合列表（</w:t>
      </w:r>
      <w:proofErr w:type="spellStart"/>
      <w:r>
        <w:rPr>
          <w:rFonts w:hint="eastAsia"/>
        </w:rPr>
        <w:t>QListWidget</w:t>
      </w:r>
      <w:proofErr w:type="spellEnd"/>
      <w:r>
        <w:rPr>
          <w:rFonts w:hint="eastAsia"/>
        </w:rPr>
        <w:t>）</w:t>
      </w:r>
    </w:p>
    <w:p w14:paraId="53B10F3C" w14:textId="77777777" w:rsidR="00D63202" w:rsidRDefault="00000000" w:rsidP="0015575E">
      <w:pPr>
        <w:spacing w:line="400" w:lineRule="exact"/>
        <w:ind w:firstLineChars="200" w:firstLine="420"/>
      </w:pPr>
      <w:r>
        <w:rPr>
          <w:rFonts w:hint="eastAsia"/>
        </w:rPr>
        <w:t>顶部一个标题</w:t>
      </w:r>
      <w:r>
        <w:rPr>
          <w:rFonts w:hint="eastAsia"/>
        </w:rPr>
        <w:t xml:space="preserve"> </w:t>
      </w:r>
      <w:proofErr w:type="spellStart"/>
      <w:r>
        <w:rPr>
          <w:rFonts w:hint="eastAsia"/>
        </w:rPr>
        <w:t>QLabel</w:t>
      </w:r>
      <w:proofErr w:type="spellEnd"/>
      <w:r>
        <w:rPr>
          <w:rFonts w:hint="eastAsia"/>
        </w:rPr>
        <w:t>("</w:t>
      </w:r>
      <w:r>
        <w:rPr>
          <w:rFonts w:hint="eastAsia"/>
        </w:rPr>
        <w:t>回合列表</w:t>
      </w:r>
      <w:r>
        <w:rPr>
          <w:rFonts w:hint="eastAsia"/>
        </w:rPr>
        <w:t>")</w:t>
      </w:r>
    </w:p>
    <w:p w14:paraId="4AA25713" w14:textId="77777777" w:rsidR="00D63202" w:rsidRDefault="00000000" w:rsidP="0015575E">
      <w:pPr>
        <w:spacing w:line="400" w:lineRule="exact"/>
        <w:ind w:firstLineChars="200" w:firstLine="420"/>
      </w:pPr>
      <w:r>
        <w:rPr>
          <w:rFonts w:hint="eastAsia"/>
        </w:rPr>
        <w:t>列表项格式：</w:t>
      </w:r>
      <w:r>
        <w:rPr>
          <w:rFonts w:hint="eastAsia"/>
        </w:rPr>
        <w:t xml:space="preserve"> Rally {id}: {</w:t>
      </w:r>
      <w:proofErr w:type="spellStart"/>
      <w:r>
        <w:rPr>
          <w:rFonts w:hint="eastAsia"/>
        </w:rPr>
        <w:t>hit_count</w:t>
      </w:r>
      <w:proofErr w:type="spellEnd"/>
      <w:r>
        <w:rPr>
          <w:rFonts w:hint="eastAsia"/>
        </w:rPr>
        <w:t>} hits, {duration}s</w:t>
      </w:r>
    </w:p>
    <w:p w14:paraId="50F34B6B" w14:textId="77777777" w:rsidR="00D63202" w:rsidRDefault="00000000" w:rsidP="0015575E">
      <w:pPr>
        <w:spacing w:line="400" w:lineRule="exact"/>
        <w:ind w:firstLineChars="200" w:firstLine="420"/>
      </w:pPr>
      <w:r>
        <w:rPr>
          <w:rFonts w:hint="eastAsia"/>
        </w:rPr>
        <w:t>把</w:t>
      </w:r>
      <w:r>
        <w:rPr>
          <w:rFonts w:hint="eastAsia"/>
        </w:rPr>
        <w:t xml:space="preserve"> r.id </w:t>
      </w:r>
      <w:r>
        <w:rPr>
          <w:rFonts w:hint="eastAsia"/>
        </w:rPr>
        <w:t>存到</w:t>
      </w:r>
      <w:r>
        <w:rPr>
          <w:rFonts w:hint="eastAsia"/>
        </w:rPr>
        <w:t xml:space="preserve"> </w:t>
      </w:r>
      <w:proofErr w:type="spellStart"/>
      <w:r>
        <w:rPr>
          <w:rFonts w:hint="eastAsia"/>
        </w:rPr>
        <w:t>Qt.UserRole</w:t>
      </w:r>
      <w:proofErr w:type="spellEnd"/>
      <w:r>
        <w:rPr>
          <w:rFonts w:hint="eastAsia"/>
        </w:rPr>
        <w:t xml:space="preserve"> </w:t>
      </w:r>
      <w:r>
        <w:rPr>
          <w:rFonts w:hint="eastAsia"/>
        </w:rPr>
        <w:t>里，便于点击后取回合数据</w:t>
      </w:r>
    </w:p>
    <w:p w14:paraId="20A127B5" w14:textId="77777777" w:rsidR="00D63202" w:rsidRDefault="00000000" w:rsidP="0015575E">
      <w:pPr>
        <w:spacing w:line="400" w:lineRule="exact"/>
        <w:ind w:firstLineChars="200" w:firstLine="420"/>
      </w:pPr>
      <w:r>
        <w:rPr>
          <w:rFonts w:hint="eastAsia"/>
        </w:rPr>
        <w:t>右侧：</w:t>
      </w:r>
      <w:r>
        <w:rPr>
          <w:rFonts w:hint="eastAsia"/>
        </w:rPr>
        <w:t xml:space="preserve">3D </w:t>
      </w:r>
      <w:r>
        <w:rPr>
          <w:rFonts w:hint="eastAsia"/>
        </w:rPr>
        <w:t>回合轨迹展示</w:t>
      </w:r>
      <w:r>
        <w:rPr>
          <w:rFonts w:hint="eastAsia"/>
        </w:rPr>
        <w:t xml:space="preserve"> + </w:t>
      </w:r>
      <w:r>
        <w:rPr>
          <w:rFonts w:hint="eastAsia"/>
        </w:rPr>
        <w:t>文本统计</w:t>
      </w:r>
    </w:p>
    <w:p w14:paraId="617D0A71" w14:textId="77777777" w:rsidR="00D63202" w:rsidRDefault="00000000" w:rsidP="0015575E">
      <w:pPr>
        <w:spacing w:line="400" w:lineRule="exact"/>
        <w:ind w:firstLineChars="200" w:firstLine="420"/>
      </w:pPr>
      <w:r>
        <w:rPr>
          <w:rFonts w:hint="eastAsia"/>
        </w:rPr>
        <w:t>右侧纵向布局</w:t>
      </w:r>
      <w:r>
        <w:rPr>
          <w:rFonts w:hint="eastAsia"/>
        </w:rPr>
        <w:t xml:space="preserve"> </w:t>
      </w:r>
      <w:proofErr w:type="spellStart"/>
      <w:r>
        <w:rPr>
          <w:rFonts w:hint="eastAsia"/>
        </w:rPr>
        <w:t>QVBoxLayout</w:t>
      </w:r>
      <w:proofErr w:type="spellEnd"/>
      <w:r>
        <w:rPr>
          <w:rFonts w:hint="eastAsia"/>
        </w:rPr>
        <w:t xml:space="preserve"> </w:t>
      </w:r>
      <w:r>
        <w:rPr>
          <w:rFonts w:hint="eastAsia"/>
        </w:rPr>
        <w:t>：</w:t>
      </w:r>
    </w:p>
    <w:p w14:paraId="15067A07" w14:textId="77777777" w:rsidR="00D63202" w:rsidRDefault="00000000" w:rsidP="0015575E">
      <w:pPr>
        <w:spacing w:line="400" w:lineRule="exact"/>
        <w:ind w:firstLineChars="200" w:firstLine="420"/>
      </w:pPr>
      <w:r>
        <w:rPr>
          <w:rFonts w:hint="eastAsia"/>
        </w:rPr>
        <w:t>上方：</w:t>
      </w:r>
      <w:r>
        <w:rPr>
          <w:rFonts w:hint="eastAsia"/>
        </w:rPr>
        <w:t xml:space="preserve"> Arena3D() </w:t>
      </w:r>
      <w:r>
        <w:rPr>
          <w:rFonts w:hint="eastAsia"/>
        </w:rPr>
        <w:t>作为</w:t>
      </w:r>
      <w:r>
        <w:rPr>
          <w:rFonts w:hint="eastAsia"/>
        </w:rPr>
        <w:t xml:space="preserve"> 3D </w:t>
      </w:r>
      <w:r>
        <w:rPr>
          <w:rFonts w:hint="eastAsia"/>
        </w:rPr>
        <w:t>轨迹画布（</w:t>
      </w:r>
      <w:r>
        <w:rPr>
          <w:rFonts w:hint="eastAsia"/>
        </w:rPr>
        <w:t>Matplotlib 3D</w:t>
      </w:r>
      <w:r>
        <w:rPr>
          <w:rFonts w:hint="eastAsia"/>
        </w:rPr>
        <w:t>）</w:t>
      </w:r>
    </w:p>
    <w:p w14:paraId="34842461" w14:textId="77777777" w:rsidR="00D63202" w:rsidRDefault="00000000" w:rsidP="0015575E">
      <w:pPr>
        <w:spacing w:line="400" w:lineRule="exact"/>
        <w:ind w:firstLineChars="200" w:firstLine="420"/>
      </w:pPr>
      <w:r>
        <w:rPr>
          <w:rFonts w:hint="eastAsia"/>
        </w:rPr>
        <w:t>下方：</w:t>
      </w:r>
      <w:r>
        <w:rPr>
          <w:rFonts w:hint="eastAsia"/>
        </w:rPr>
        <w:t xml:space="preserve"> </w:t>
      </w:r>
      <w:proofErr w:type="spellStart"/>
      <w:r>
        <w:rPr>
          <w:rFonts w:hint="eastAsia"/>
        </w:rPr>
        <w:t>QLabel</w:t>
      </w:r>
      <w:proofErr w:type="spellEnd"/>
      <w:r>
        <w:rPr>
          <w:rFonts w:hint="eastAsia"/>
        </w:rPr>
        <w:t xml:space="preserve"> </w:t>
      </w:r>
      <w:r>
        <w:rPr>
          <w:rFonts w:hint="eastAsia"/>
        </w:rPr>
        <w:t>显示该回合的持续时间、击球数、两名选手跑动与平均速度（</w:t>
      </w:r>
      <w:r>
        <w:rPr>
          <w:rFonts w:hint="eastAsia"/>
        </w:rPr>
        <w:t xml:space="preserve">HTML </w:t>
      </w:r>
      <w:r>
        <w:rPr>
          <w:rFonts w:hint="eastAsia"/>
        </w:rPr>
        <w:t>字符串）</w:t>
      </w:r>
    </w:p>
    <w:p w14:paraId="4C745BCE" w14:textId="77777777" w:rsidR="00F71D9D" w:rsidRDefault="00000000" w:rsidP="0015575E">
      <w:pPr>
        <w:spacing w:line="400" w:lineRule="exact"/>
        <w:ind w:firstLine="200"/>
      </w:pPr>
      <w:r>
        <w:rPr>
          <w:rFonts w:hint="eastAsia"/>
        </w:rPr>
        <w:t>当用户选择列表回合时：</w:t>
      </w:r>
    </w:p>
    <w:p w14:paraId="26F2BB04" w14:textId="77777777" w:rsidR="00D63202" w:rsidRDefault="00000000" w:rsidP="0015575E">
      <w:pPr>
        <w:spacing w:line="400" w:lineRule="exact"/>
        <w:ind w:firstLineChars="200" w:firstLine="420"/>
      </w:pPr>
      <w:proofErr w:type="spellStart"/>
      <w:proofErr w:type="gramStart"/>
      <w:r>
        <w:t>self.arena</w:t>
      </w:r>
      <w:proofErr w:type="gramEnd"/>
      <w:r>
        <w:t>.plot_</w:t>
      </w:r>
      <w:proofErr w:type="gramStart"/>
      <w:r>
        <w:t>rally</w:t>
      </w:r>
      <w:proofErr w:type="spellEnd"/>
      <w:r>
        <w:t>(</w:t>
      </w:r>
      <w:proofErr w:type="spellStart"/>
      <w:r>
        <w:t>rally.trajectory</w:t>
      </w:r>
      <w:proofErr w:type="spellEnd"/>
      <w:proofErr w:type="gramEnd"/>
      <w:r>
        <w:t xml:space="preserve">, </w:t>
      </w:r>
      <w:proofErr w:type="spellStart"/>
      <w:proofErr w:type="gramStart"/>
      <w:r>
        <w:t>rally.strokes</w:t>
      </w:r>
      <w:proofErr w:type="spellEnd"/>
      <w:proofErr w:type="gramEnd"/>
      <w:r>
        <w:t>)</w:t>
      </w:r>
    </w:p>
    <w:p w14:paraId="48FD3F60" w14:textId="77777777" w:rsidR="00D63202" w:rsidRDefault="00000000" w:rsidP="0015575E">
      <w:pPr>
        <w:spacing w:line="400" w:lineRule="exact"/>
        <w:ind w:firstLineChars="200" w:firstLine="420"/>
      </w:pPr>
      <w:r>
        <w:rPr>
          <w:rFonts w:hint="eastAsia"/>
        </w:rPr>
        <w:t>更新右侧信息标签</w:t>
      </w:r>
    </w:p>
    <w:p w14:paraId="3675252F" w14:textId="77777777" w:rsidR="00D63202" w:rsidRDefault="00000000" w:rsidP="0015575E">
      <w:pPr>
        <w:spacing w:line="400" w:lineRule="exact"/>
        <w:ind w:firstLineChars="200" w:firstLine="420"/>
      </w:pPr>
      <w:r>
        <w:rPr>
          <w:rFonts w:hint="eastAsia"/>
        </w:rPr>
        <w:t xml:space="preserve">3) </w:t>
      </w:r>
      <w:r>
        <w:rPr>
          <w:rFonts w:hint="eastAsia"/>
        </w:rPr>
        <w:t>球员表现（</w:t>
      </w:r>
      <w:r>
        <w:rPr>
          <w:rFonts w:hint="eastAsia"/>
        </w:rPr>
        <w:t>Physical</w:t>
      </w:r>
      <w:r>
        <w:rPr>
          <w:rFonts w:hint="eastAsia"/>
        </w:rPr>
        <w:t>）</w:t>
      </w:r>
    </w:p>
    <w:p w14:paraId="472057B6" w14:textId="77777777" w:rsidR="00D63202" w:rsidRDefault="00000000" w:rsidP="0015575E">
      <w:pPr>
        <w:spacing w:line="400" w:lineRule="exact"/>
        <w:ind w:firstLineChars="200" w:firstLine="420"/>
      </w:pPr>
      <w:r>
        <w:rPr>
          <w:rFonts w:hint="eastAsia"/>
        </w:rPr>
        <w:t>构建函数：</w:t>
      </w:r>
      <w:r>
        <w:rPr>
          <w:rFonts w:hint="eastAsia"/>
        </w:rPr>
        <w:t xml:space="preserve"> _</w:t>
      </w:r>
      <w:proofErr w:type="spellStart"/>
      <w:r>
        <w:rPr>
          <w:rFonts w:hint="eastAsia"/>
        </w:rPr>
        <w:t>build_player_</w:t>
      </w:r>
      <w:proofErr w:type="gramStart"/>
      <w:r>
        <w:rPr>
          <w:rFonts w:hint="eastAsia"/>
        </w:rPr>
        <w:t>page</w:t>
      </w:r>
      <w:proofErr w:type="spellEnd"/>
      <w:r>
        <w:rPr>
          <w:rFonts w:hint="eastAsia"/>
        </w:rPr>
        <w:t>(</w:t>
      </w:r>
      <w:proofErr w:type="gramEnd"/>
      <w:r>
        <w:rPr>
          <w:rFonts w:hint="eastAsia"/>
        </w:rPr>
        <w:t xml:space="preserve">) </w:t>
      </w:r>
    </w:p>
    <w:p w14:paraId="3ED1C094" w14:textId="77777777" w:rsidR="00D63202" w:rsidRDefault="00000000" w:rsidP="0015575E">
      <w:pPr>
        <w:spacing w:line="400" w:lineRule="exact"/>
        <w:ind w:firstLineChars="200" w:firstLine="420"/>
      </w:pPr>
      <w:r>
        <w:rPr>
          <w:rFonts w:hint="eastAsia"/>
        </w:rPr>
        <w:t>整体使用</w:t>
      </w:r>
      <w:r>
        <w:rPr>
          <w:rFonts w:hint="eastAsia"/>
        </w:rPr>
        <w:t xml:space="preserve"> </w:t>
      </w:r>
      <w:proofErr w:type="spellStart"/>
      <w:r>
        <w:rPr>
          <w:rFonts w:hint="eastAsia"/>
        </w:rPr>
        <w:t>QGridLayout</w:t>
      </w:r>
      <w:proofErr w:type="spellEnd"/>
      <w:r>
        <w:rPr>
          <w:rFonts w:hint="eastAsia"/>
        </w:rPr>
        <w:t xml:space="preserve"> </w:t>
      </w:r>
      <w:r>
        <w:rPr>
          <w:rFonts w:hint="eastAsia"/>
        </w:rPr>
        <w:t>，左右两大块：</w:t>
      </w:r>
    </w:p>
    <w:p w14:paraId="0FD5B0FB" w14:textId="77777777" w:rsidR="00D63202" w:rsidRDefault="00000000" w:rsidP="0015575E">
      <w:pPr>
        <w:spacing w:line="400" w:lineRule="exact"/>
        <w:ind w:firstLineChars="200" w:firstLine="420"/>
      </w:pPr>
      <w:r>
        <w:rPr>
          <w:rFonts w:hint="eastAsia"/>
        </w:rPr>
        <w:t>左：</w:t>
      </w:r>
      <w:r>
        <w:rPr>
          <w:rFonts w:hint="eastAsia"/>
        </w:rPr>
        <w:t xml:space="preserve"> </w:t>
      </w:r>
      <w:proofErr w:type="spellStart"/>
      <w:r>
        <w:rPr>
          <w:rFonts w:hint="eastAsia"/>
        </w:rPr>
        <w:t>QGroupBox</w:t>
      </w:r>
      <w:proofErr w:type="spellEnd"/>
      <w:r>
        <w:rPr>
          <w:rFonts w:hint="eastAsia"/>
        </w:rPr>
        <w:t xml:space="preserve">("Player 1 </w:t>
      </w:r>
      <w:r>
        <w:rPr>
          <w:rFonts w:hint="eastAsia"/>
        </w:rPr>
        <w:t>覆盖热区</w:t>
      </w:r>
      <w:r>
        <w:rPr>
          <w:rFonts w:hint="eastAsia"/>
        </w:rPr>
        <w:t>")</w:t>
      </w:r>
      <w:r w:rsidR="00F71D9D">
        <w:rPr>
          <w:rFonts w:hint="eastAsia"/>
        </w:rPr>
        <w:t>，</w:t>
      </w:r>
      <w:r>
        <w:rPr>
          <w:rFonts w:hint="eastAsia"/>
        </w:rPr>
        <w:t>右：</w:t>
      </w:r>
      <w:r>
        <w:rPr>
          <w:rFonts w:hint="eastAsia"/>
        </w:rPr>
        <w:t xml:space="preserve"> </w:t>
      </w:r>
      <w:proofErr w:type="spellStart"/>
      <w:r>
        <w:rPr>
          <w:rFonts w:hint="eastAsia"/>
        </w:rPr>
        <w:t>QGroupBox</w:t>
      </w:r>
      <w:proofErr w:type="spellEnd"/>
      <w:r>
        <w:rPr>
          <w:rFonts w:hint="eastAsia"/>
        </w:rPr>
        <w:t xml:space="preserve">("Player 2 </w:t>
      </w:r>
      <w:r>
        <w:rPr>
          <w:rFonts w:hint="eastAsia"/>
        </w:rPr>
        <w:t>覆盖热区</w:t>
      </w:r>
      <w:r>
        <w:rPr>
          <w:rFonts w:hint="eastAsia"/>
        </w:rPr>
        <w:t>")</w:t>
      </w:r>
    </w:p>
    <w:p w14:paraId="13F33E0A" w14:textId="77777777" w:rsidR="00D63202" w:rsidRDefault="00000000" w:rsidP="0015575E">
      <w:pPr>
        <w:spacing w:line="400" w:lineRule="exact"/>
        <w:ind w:firstLineChars="200" w:firstLine="420"/>
      </w:pPr>
      <w:r>
        <w:rPr>
          <w:rFonts w:hint="eastAsia"/>
        </w:rPr>
        <w:t>每个</w:t>
      </w:r>
      <w:r>
        <w:rPr>
          <w:rFonts w:hint="eastAsia"/>
        </w:rPr>
        <w:t xml:space="preserve"> </w:t>
      </w:r>
      <w:proofErr w:type="spellStart"/>
      <w:r>
        <w:rPr>
          <w:rFonts w:hint="eastAsia"/>
        </w:rPr>
        <w:t>GroupBox</w:t>
      </w:r>
      <w:proofErr w:type="spellEnd"/>
      <w:r>
        <w:rPr>
          <w:rFonts w:hint="eastAsia"/>
        </w:rPr>
        <w:t xml:space="preserve"> </w:t>
      </w:r>
      <w:r>
        <w:rPr>
          <w:rFonts w:hint="eastAsia"/>
        </w:rPr>
        <w:t>内部又是一个</w:t>
      </w:r>
      <w:r>
        <w:rPr>
          <w:rFonts w:hint="eastAsia"/>
        </w:rPr>
        <w:t xml:space="preserve"> 3 </w:t>
      </w:r>
      <w:r>
        <w:rPr>
          <w:rFonts w:hint="eastAsia"/>
        </w:rPr>
        <w:t>行</w:t>
      </w:r>
      <w:r>
        <w:rPr>
          <w:rFonts w:hint="eastAsia"/>
        </w:rPr>
        <w:t xml:space="preserve"> x 2 </w:t>
      </w:r>
      <w:r>
        <w:rPr>
          <w:rFonts w:hint="eastAsia"/>
        </w:rPr>
        <w:t>列的网格布局（同构）：</w:t>
      </w:r>
    </w:p>
    <w:p w14:paraId="759FC997" w14:textId="77777777" w:rsidR="00D63202" w:rsidRDefault="00000000" w:rsidP="0015575E">
      <w:pPr>
        <w:spacing w:line="400" w:lineRule="exact"/>
        <w:ind w:firstLineChars="200" w:firstLine="420"/>
      </w:pPr>
      <w:r>
        <w:rPr>
          <w:rFonts w:hint="eastAsia"/>
        </w:rPr>
        <w:t>第</w:t>
      </w:r>
      <w:r>
        <w:rPr>
          <w:rFonts w:hint="eastAsia"/>
        </w:rPr>
        <w:t xml:space="preserve"> 1 </w:t>
      </w:r>
      <w:r>
        <w:rPr>
          <w:rFonts w:hint="eastAsia"/>
        </w:rPr>
        <w:t>行：</w:t>
      </w:r>
      <w:proofErr w:type="spellStart"/>
      <w:r>
        <w:rPr>
          <w:rFonts w:hint="eastAsia"/>
        </w:rPr>
        <w:t>PhysicalKPI</w:t>
      </w:r>
      <w:proofErr w:type="spellEnd"/>
      <w:r>
        <w:rPr>
          <w:rFonts w:hint="eastAsia"/>
        </w:rPr>
        <w:t>（左）</w:t>
      </w:r>
      <w:r>
        <w:rPr>
          <w:rFonts w:hint="eastAsia"/>
        </w:rPr>
        <w:t xml:space="preserve"> + </w:t>
      </w:r>
      <w:proofErr w:type="spellStart"/>
      <w:r>
        <w:rPr>
          <w:rFonts w:hint="eastAsia"/>
        </w:rPr>
        <w:t>HeatmapChart</w:t>
      </w:r>
      <w:proofErr w:type="spellEnd"/>
      <w:r>
        <w:rPr>
          <w:rFonts w:hint="eastAsia"/>
        </w:rPr>
        <w:t>（右）</w:t>
      </w:r>
    </w:p>
    <w:p w14:paraId="0E059C65" w14:textId="77777777" w:rsidR="00D63202" w:rsidRDefault="00000000" w:rsidP="0015575E">
      <w:pPr>
        <w:spacing w:line="400" w:lineRule="exact"/>
        <w:ind w:firstLineChars="200" w:firstLine="420"/>
      </w:pPr>
      <w:r>
        <w:rPr>
          <w:rFonts w:hint="eastAsia"/>
        </w:rPr>
        <w:lastRenderedPageBreak/>
        <w:t>第</w:t>
      </w:r>
      <w:r>
        <w:rPr>
          <w:rFonts w:hint="eastAsia"/>
        </w:rPr>
        <w:t xml:space="preserve"> 2 </w:t>
      </w:r>
      <w:r>
        <w:rPr>
          <w:rFonts w:hint="eastAsia"/>
        </w:rPr>
        <w:t>行：</w:t>
      </w:r>
      <w:proofErr w:type="spellStart"/>
      <w:r>
        <w:rPr>
          <w:rFonts w:hint="eastAsia"/>
        </w:rPr>
        <w:t>SpeedHistogram</w:t>
      </w:r>
      <w:proofErr w:type="spellEnd"/>
      <w:r>
        <w:rPr>
          <w:rFonts w:hint="eastAsia"/>
        </w:rPr>
        <w:t>（左）</w:t>
      </w:r>
      <w:r>
        <w:rPr>
          <w:rFonts w:hint="eastAsia"/>
        </w:rPr>
        <w:t xml:space="preserve"> + </w:t>
      </w:r>
      <w:proofErr w:type="spellStart"/>
      <w:r>
        <w:rPr>
          <w:rFonts w:hint="eastAsia"/>
        </w:rPr>
        <w:t>AccelTimeline</w:t>
      </w:r>
      <w:proofErr w:type="spellEnd"/>
      <w:r>
        <w:rPr>
          <w:rFonts w:hint="eastAsia"/>
        </w:rPr>
        <w:t>（右）</w:t>
      </w:r>
    </w:p>
    <w:p w14:paraId="084D8FF5" w14:textId="77777777" w:rsidR="00D63202" w:rsidRDefault="00000000" w:rsidP="0015575E">
      <w:pPr>
        <w:spacing w:line="400" w:lineRule="exact"/>
        <w:ind w:firstLineChars="200" w:firstLine="420"/>
      </w:pPr>
      <w:r>
        <w:rPr>
          <w:rFonts w:hint="eastAsia"/>
        </w:rPr>
        <w:t>第</w:t>
      </w:r>
      <w:r>
        <w:rPr>
          <w:rFonts w:hint="eastAsia"/>
        </w:rPr>
        <w:t xml:space="preserve"> 3 </w:t>
      </w:r>
      <w:r>
        <w:rPr>
          <w:rFonts w:hint="eastAsia"/>
        </w:rPr>
        <w:t>行：</w:t>
      </w:r>
      <w:proofErr w:type="spellStart"/>
      <w:r>
        <w:rPr>
          <w:rFonts w:hint="eastAsia"/>
        </w:rPr>
        <w:t>CoverageQuantile</w:t>
      </w:r>
      <w:proofErr w:type="spellEnd"/>
      <w:r>
        <w:rPr>
          <w:rFonts w:hint="eastAsia"/>
        </w:rPr>
        <w:t>（左）</w:t>
      </w:r>
      <w:r>
        <w:rPr>
          <w:rFonts w:hint="eastAsia"/>
        </w:rPr>
        <w:t xml:space="preserve"> + </w:t>
      </w:r>
      <w:proofErr w:type="spellStart"/>
      <w:r>
        <w:rPr>
          <w:rFonts w:hint="eastAsia"/>
        </w:rPr>
        <w:t>BarycenterEllipse</w:t>
      </w:r>
      <w:proofErr w:type="spellEnd"/>
      <w:r>
        <w:rPr>
          <w:rFonts w:hint="eastAsia"/>
        </w:rPr>
        <w:t>（右）</w:t>
      </w:r>
    </w:p>
    <w:p w14:paraId="22986580" w14:textId="77777777" w:rsidR="00D63202" w:rsidRDefault="00000000" w:rsidP="0015575E">
      <w:pPr>
        <w:spacing w:line="400" w:lineRule="exact"/>
        <w:ind w:firstLineChars="200" w:firstLine="420"/>
      </w:pPr>
      <w:r>
        <w:rPr>
          <w:rFonts w:hint="eastAsia"/>
        </w:rPr>
        <w:t>对应代码（以</w:t>
      </w:r>
      <w:r>
        <w:rPr>
          <w:rFonts w:hint="eastAsia"/>
        </w:rPr>
        <w:t xml:space="preserve"> P1 </w:t>
      </w:r>
      <w:r>
        <w:rPr>
          <w:rFonts w:hint="eastAsia"/>
        </w:rPr>
        <w:t>为例）：</w:t>
      </w:r>
    </w:p>
    <w:p w14:paraId="4B7A9B84" w14:textId="77777777" w:rsidR="00D63202" w:rsidRDefault="00000000" w:rsidP="0015575E">
      <w:pPr>
        <w:spacing w:line="400" w:lineRule="exact"/>
        <w:ind w:firstLineChars="200" w:firstLine="420"/>
      </w:pPr>
      <w:r>
        <w:rPr>
          <w:rFonts w:hint="eastAsia"/>
        </w:rPr>
        <w:t>数据填充部分直接从</w:t>
      </w:r>
      <w:r>
        <w:rPr>
          <w:rFonts w:hint="eastAsia"/>
        </w:rPr>
        <w:t xml:space="preserve"> </w:t>
      </w:r>
      <w:proofErr w:type="spellStart"/>
      <w:r>
        <w:rPr>
          <w:rFonts w:hint="eastAsia"/>
        </w:rPr>
        <w:t>engine.df</w:t>
      </w:r>
      <w:proofErr w:type="spellEnd"/>
      <w:r>
        <w:rPr>
          <w:rFonts w:hint="eastAsia"/>
        </w:rPr>
        <w:t xml:space="preserve"> </w:t>
      </w:r>
      <w:r>
        <w:rPr>
          <w:rFonts w:hint="eastAsia"/>
        </w:rPr>
        <w:t>取</w:t>
      </w:r>
      <w:r>
        <w:rPr>
          <w:rFonts w:hint="eastAsia"/>
        </w:rPr>
        <w:t xml:space="preserve"> player1/player2 </w:t>
      </w:r>
      <w:r>
        <w:rPr>
          <w:rFonts w:hint="eastAsia"/>
        </w:rPr>
        <w:t>的坐标序列，再分别调用各图表</w:t>
      </w:r>
      <w:r>
        <w:rPr>
          <w:rFonts w:hint="eastAsia"/>
        </w:rPr>
        <w:t xml:space="preserve"> plot(...) </w:t>
      </w:r>
      <w:r>
        <w:rPr>
          <w:rFonts w:hint="eastAsia"/>
        </w:rPr>
        <w:t>：</w:t>
      </w:r>
    </w:p>
    <w:p w14:paraId="39AD03C0" w14:textId="77777777" w:rsidR="00D63202" w:rsidRDefault="00000000" w:rsidP="0015575E">
      <w:pPr>
        <w:spacing w:line="400" w:lineRule="exact"/>
        <w:ind w:firstLineChars="200" w:firstLine="420"/>
      </w:pPr>
      <w:r>
        <w:rPr>
          <w:rFonts w:hint="eastAsia"/>
        </w:rPr>
        <w:t xml:space="preserve">4) </w:t>
      </w:r>
      <w:r>
        <w:rPr>
          <w:rFonts w:hint="eastAsia"/>
        </w:rPr>
        <w:t>技术统计（</w:t>
      </w:r>
      <w:r>
        <w:rPr>
          <w:rFonts w:hint="eastAsia"/>
        </w:rPr>
        <w:t>Technical</w:t>
      </w:r>
      <w:r>
        <w:rPr>
          <w:rFonts w:hint="eastAsia"/>
        </w:rPr>
        <w:t>）</w:t>
      </w:r>
    </w:p>
    <w:p w14:paraId="3D75ACB3" w14:textId="77777777" w:rsidR="00D63202" w:rsidRDefault="00000000" w:rsidP="0015575E">
      <w:pPr>
        <w:spacing w:line="400" w:lineRule="exact"/>
        <w:ind w:firstLineChars="200" w:firstLine="420"/>
      </w:pPr>
      <w:r>
        <w:rPr>
          <w:rFonts w:hint="eastAsia"/>
        </w:rPr>
        <w:t>构建函数：</w:t>
      </w:r>
      <w:r>
        <w:rPr>
          <w:rFonts w:hint="eastAsia"/>
        </w:rPr>
        <w:t xml:space="preserve"> _</w:t>
      </w:r>
      <w:proofErr w:type="spellStart"/>
      <w:r>
        <w:rPr>
          <w:rFonts w:hint="eastAsia"/>
        </w:rPr>
        <w:t>build_tech_page</w:t>
      </w:r>
      <w:proofErr w:type="spellEnd"/>
      <w:r>
        <w:rPr>
          <w:rFonts w:hint="eastAsia"/>
        </w:rPr>
        <w:t xml:space="preserve">() </w:t>
      </w:r>
      <w:r>
        <w:rPr>
          <w:rFonts w:hint="eastAsia"/>
        </w:rPr>
        <w:t>：</w:t>
      </w:r>
    </w:p>
    <w:p w14:paraId="666F2199" w14:textId="77777777" w:rsidR="00D63202" w:rsidRDefault="00000000" w:rsidP="0015575E">
      <w:pPr>
        <w:spacing w:line="400" w:lineRule="exact"/>
        <w:ind w:firstLineChars="200" w:firstLine="420"/>
      </w:pPr>
      <w:r>
        <w:rPr>
          <w:rFonts w:hint="eastAsia"/>
        </w:rPr>
        <w:t>布局为</w:t>
      </w:r>
      <w:r>
        <w:rPr>
          <w:rFonts w:hint="eastAsia"/>
        </w:rPr>
        <w:t xml:space="preserve"> </w:t>
      </w:r>
      <w:proofErr w:type="spellStart"/>
      <w:r>
        <w:rPr>
          <w:rFonts w:hint="eastAsia"/>
        </w:rPr>
        <w:t>QGridLayout</w:t>
      </w:r>
      <w:proofErr w:type="spellEnd"/>
      <w:r>
        <w:rPr>
          <w:rFonts w:hint="eastAsia"/>
        </w:rPr>
        <w:t xml:space="preserve"> </w:t>
      </w:r>
      <w:r>
        <w:rPr>
          <w:rFonts w:hint="eastAsia"/>
        </w:rPr>
        <w:t>：</w:t>
      </w:r>
    </w:p>
    <w:p w14:paraId="5068CADD" w14:textId="77777777" w:rsidR="00D63202" w:rsidRDefault="00000000" w:rsidP="0015575E">
      <w:pPr>
        <w:spacing w:line="400" w:lineRule="exact"/>
        <w:ind w:firstLineChars="200" w:firstLine="420"/>
      </w:pPr>
      <w:r>
        <w:rPr>
          <w:rFonts w:hint="eastAsia"/>
        </w:rPr>
        <w:t>第</w:t>
      </w:r>
      <w:r>
        <w:rPr>
          <w:rFonts w:hint="eastAsia"/>
        </w:rPr>
        <w:t xml:space="preserve"> 1 </w:t>
      </w:r>
      <w:r>
        <w:rPr>
          <w:rFonts w:hint="eastAsia"/>
        </w:rPr>
        <w:t>行两列：</w:t>
      </w:r>
      <w:r>
        <w:rPr>
          <w:rFonts w:hint="eastAsia"/>
        </w:rPr>
        <w:t xml:space="preserve">P1 </w:t>
      </w:r>
      <w:r>
        <w:rPr>
          <w:rFonts w:hint="eastAsia"/>
        </w:rPr>
        <w:t>击球类型饼图、</w:t>
      </w:r>
      <w:r>
        <w:rPr>
          <w:rFonts w:hint="eastAsia"/>
        </w:rPr>
        <w:t xml:space="preserve">P2 </w:t>
      </w:r>
      <w:r>
        <w:rPr>
          <w:rFonts w:hint="eastAsia"/>
        </w:rPr>
        <w:t>击球类型饼图（</w:t>
      </w:r>
      <w:r>
        <w:rPr>
          <w:rFonts w:hint="eastAsia"/>
        </w:rPr>
        <w:t xml:space="preserve"> </w:t>
      </w:r>
      <w:proofErr w:type="spellStart"/>
      <w:r>
        <w:rPr>
          <w:rFonts w:hint="eastAsia"/>
        </w:rPr>
        <w:t>ShotTypePie</w:t>
      </w:r>
      <w:proofErr w:type="spellEnd"/>
      <w:r>
        <w:rPr>
          <w:rFonts w:hint="eastAsia"/>
        </w:rPr>
        <w:t xml:space="preserve"> </w:t>
      </w:r>
      <w:r>
        <w:rPr>
          <w:rFonts w:hint="eastAsia"/>
        </w:rPr>
        <w:t>）</w:t>
      </w:r>
    </w:p>
    <w:p w14:paraId="5F3B69C8" w14:textId="77777777" w:rsidR="00D63202" w:rsidRDefault="00000000" w:rsidP="0015575E">
      <w:pPr>
        <w:spacing w:line="400" w:lineRule="exact"/>
        <w:ind w:firstLineChars="200" w:firstLine="420"/>
      </w:pPr>
      <w:r>
        <w:rPr>
          <w:rFonts w:hint="eastAsia"/>
        </w:rPr>
        <w:t>第</w:t>
      </w:r>
      <w:r>
        <w:rPr>
          <w:rFonts w:hint="eastAsia"/>
        </w:rPr>
        <w:t xml:space="preserve"> 2 </w:t>
      </w:r>
      <w:proofErr w:type="gramStart"/>
      <w:r>
        <w:rPr>
          <w:rFonts w:hint="eastAsia"/>
        </w:rPr>
        <w:t>行跨两列</w:t>
      </w:r>
      <w:proofErr w:type="gramEnd"/>
      <w:r>
        <w:rPr>
          <w:rFonts w:hint="eastAsia"/>
        </w:rPr>
        <w:t>：速度</w:t>
      </w:r>
      <w:r>
        <w:rPr>
          <w:rFonts w:hint="eastAsia"/>
        </w:rPr>
        <w:t>-</w:t>
      </w:r>
      <w:r>
        <w:rPr>
          <w:rFonts w:hint="eastAsia"/>
        </w:rPr>
        <w:t>高度散点关系图（</w:t>
      </w:r>
      <w:r>
        <w:rPr>
          <w:rFonts w:hint="eastAsia"/>
        </w:rPr>
        <w:t xml:space="preserve"> </w:t>
      </w:r>
      <w:proofErr w:type="spellStart"/>
      <w:r>
        <w:rPr>
          <w:rFonts w:hint="eastAsia"/>
        </w:rPr>
        <w:t>SpeedHeightScatter</w:t>
      </w:r>
      <w:proofErr w:type="spellEnd"/>
      <w:r>
        <w:rPr>
          <w:rFonts w:hint="eastAsia"/>
        </w:rPr>
        <w:t xml:space="preserve"> </w:t>
      </w:r>
      <w:r>
        <w:rPr>
          <w:rFonts w:hint="eastAsia"/>
        </w:rPr>
        <w:t>）</w:t>
      </w:r>
    </w:p>
    <w:p w14:paraId="05561446" w14:textId="77777777" w:rsidR="00D63202" w:rsidRDefault="00000000" w:rsidP="0015575E">
      <w:pPr>
        <w:spacing w:line="400" w:lineRule="exact"/>
        <w:ind w:firstLineChars="200" w:firstLine="420"/>
      </w:pPr>
      <w:r>
        <w:rPr>
          <w:rFonts w:hint="eastAsia"/>
        </w:rPr>
        <w:t xml:space="preserve">5) </w:t>
      </w:r>
      <w:r>
        <w:rPr>
          <w:rFonts w:hint="eastAsia"/>
        </w:rPr>
        <w:t>深度战术（</w:t>
      </w:r>
      <w:r>
        <w:rPr>
          <w:rFonts w:hint="eastAsia"/>
        </w:rPr>
        <w:t>Deep Tactics</w:t>
      </w:r>
      <w:r>
        <w:rPr>
          <w:rFonts w:hint="eastAsia"/>
        </w:rPr>
        <w:t>）</w:t>
      </w:r>
    </w:p>
    <w:p w14:paraId="52546326" w14:textId="77777777" w:rsidR="00D63202" w:rsidRDefault="00000000" w:rsidP="0015575E">
      <w:pPr>
        <w:spacing w:line="400" w:lineRule="exact"/>
        <w:ind w:firstLineChars="200" w:firstLine="420"/>
      </w:pPr>
      <w:r>
        <w:rPr>
          <w:rFonts w:hint="eastAsia"/>
        </w:rPr>
        <w:t>构建函数：</w:t>
      </w:r>
      <w:r>
        <w:rPr>
          <w:rFonts w:hint="eastAsia"/>
        </w:rPr>
        <w:t xml:space="preserve"> _</w:t>
      </w:r>
      <w:proofErr w:type="spellStart"/>
      <w:r>
        <w:rPr>
          <w:rFonts w:hint="eastAsia"/>
        </w:rPr>
        <w:t>build_deep_page</w:t>
      </w:r>
      <w:proofErr w:type="spellEnd"/>
      <w:r>
        <w:rPr>
          <w:rFonts w:hint="eastAsia"/>
        </w:rPr>
        <w:t xml:space="preserve">() </w:t>
      </w:r>
      <w:r>
        <w:rPr>
          <w:rFonts w:hint="eastAsia"/>
        </w:rPr>
        <w:t>：</w:t>
      </w:r>
      <w:r>
        <w:rPr>
          <w:rFonts w:hint="eastAsia"/>
        </w:rPr>
        <w:t xml:space="preserve"> </w:t>
      </w:r>
      <w:proofErr w:type="gramStart"/>
      <w:r>
        <w:rPr>
          <w:rFonts w:hint="eastAsia"/>
        </w:rPr>
        <w:t>review_window.py:L</w:t>
      </w:r>
      <w:proofErr w:type="gramEnd"/>
      <w:r>
        <w:rPr>
          <w:rFonts w:hint="eastAsia"/>
        </w:rPr>
        <w:t>390-L410</w:t>
      </w:r>
    </w:p>
    <w:p w14:paraId="0A6C789B" w14:textId="77777777" w:rsidR="00D63202" w:rsidRDefault="00000000" w:rsidP="0015575E">
      <w:pPr>
        <w:spacing w:line="400" w:lineRule="exact"/>
        <w:ind w:firstLineChars="200" w:firstLine="420"/>
      </w:pPr>
      <w:r>
        <w:rPr>
          <w:rFonts w:hint="eastAsia"/>
        </w:rPr>
        <w:t>布局为</w:t>
      </w:r>
      <w:r>
        <w:rPr>
          <w:rFonts w:hint="eastAsia"/>
        </w:rPr>
        <w:t xml:space="preserve"> </w:t>
      </w:r>
      <w:proofErr w:type="spellStart"/>
      <w:r>
        <w:rPr>
          <w:rFonts w:hint="eastAsia"/>
        </w:rPr>
        <w:t>QGridLayout</w:t>
      </w:r>
      <w:proofErr w:type="spellEnd"/>
      <w:r>
        <w:rPr>
          <w:rFonts w:hint="eastAsia"/>
        </w:rPr>
        <w:t xml:space="preserve"> </w:t>
      </w:r>
      <w:r>
        <w:rPr>
          <w:rFonts w:hint="eastAsia"/>
        </w:rPr>
        <w:t>：</w:t>
      </w:r>
    </w:p>
    <w:p w14:paraId="7E5B96F0" w14:textId="77777777" w:rsidR="00D63202" w:rsidRDefault="00000000" w:rsidP="0015575E">
      <w:pPr>
        <w:spacing w:line="400" w:lineRule="exact"/>
        <w:ind w:firstLineChars="200" w:firstLine="420"/>
      </w:pPr>
      <w:r>
        <w:rPr>
          <w:rFonts w:hint="eastAsia"/>
        </w:rPr>
        <w:t>第</w:t>
      </w:r>
      <w:r>
        <w:rPr>
          <w:rFonts w:hint="eastAsia"/>
        </w:rPr>
        <w:t xml:space="preserve"> 1 </w:t>
      </w:r>
      <w:proofErr w:type="gramStart"/>
      <w:r>
        <w:rPr>
          <w:rFonts w:hint="eastAsia"/>
        </w:rPr>
        <w:t>行跨两列</w:t>
      </w:r>
      <w:proofErr w:type="gramEnd"/>
      <w:r>
        <w:rPr>
          <w:rFonts w:hint="eastAsia"/>
        </w:rPr>
        <w:t>：</w:t>
      </w:r>
      <w:proofErr w:type="spellStart"/>
      <w:r>
        <w:rPr>
          <w:rFonts w:hint="eastAsia"/>
        </w:rPr>
        <w:t>ThemeRiverChart</w:t>
      </w:r>
      <w:proofErr w:type="spellEnd"/>
      <w:r>
        <w:rPr>
          <w:rFonts w:hint="eastAsia"/>
        </w:rPr>
        <w:t>（战术类型随时间的“河流图”）</w:t>
      </w:r>
    </w:p>
    <w:p w14:paraId="1ABA8414" w14:textId="77777777" w:rsidR="00D63202" w:rsidRDefault="00000000" w:rsidP="0015575E">
      <w:pPr>
        <w:spacing w:line="400" w:lineRule="exact"/>
        <w:ind w:firstLineChars="200" w:firstLine="420"/>
      </w:pPr>
      <w:r>
        <w:rPr>
          <w:rFonts w:hint="eastAsia"/>
        </w:rPr>
        <w:t>第</w:t>
      </w:r>
      <w:r>
        <w:rPr>
          <w:rFonts w:hint="eastAsia"/>
        </w:rPr>
        <w:t xml:space="preserve"> 2 </w:t>
      </w:r>
      <w:r>
        <w:rPr>
          <w:rFonts w:hint="eastAsia"/>
        </w:rPr>
        <w:t>行左：</w:t>
      </w:r>
      <w:proofErr w:type="spellStart"/>
      <w:r>
        <w:rPr>
          <w:rFonts w:hint="eastAsia"/>
        </w:rPr>
        <w:t>TransitionHeatmap</w:t>
      </w:r>
      <w:proofErr w:type="spellEnd"/>
      <w:r>
        <w:rPr>
          <w:rFonts w:hint="eastAsia"/>
        </w:rPr>
        <w:t>（转移矩阵热力图，示例里用</w:t>
      </w:r>
      <w:r>
        <w:rPr>
          <w:rFonts w:hint="eastAsia"/>
        </w:rPr>
        <w:t xml:space="preserve"> player1</w:t>
      </w:r>
      <w:r>
        <w:rPr>
          <w:rFonts w:hint="eastAsia"/>
        </w:rPr>
        <w:t>）</w:t>
      </w:r>
    </w:p>
    <w:p w14:paraId="0069B5BB" w14:textId="77777777" w:rsidR="00D63202" w:rsidRDefault="00000000" w:rsidP="0015575E">
      <w:pPr>
        <w:spacing w:line="400" w:lineRule="exact"/>
        <w:ind w:firstLineChars="200" w:firstLine="420"/>
      </w:pPr>
      <w:r>
        <w:rPr>
          <w:rFonts w:hint="eastAsia"/>
        </w:rPr>
        <w:t>第</w:t>
      </w:r>
      <w:r>
        <w:rPr>
          <w:rFonts w:hint="eastAsia"/>
        </w:rPr>
        <w:t xml:space="preserve"> 2 </w:t>
      </w:r>
      <w:r>
        <w:rPr>
          <w:rFonts w:hint="eastAsia"/>
        </w:rPr>
        <w:t>行右：</w:t>
      </w:r>
      <w:proofErr w:type="spellStart"/>
      <w:r>
        <w:rPr>
          <w:rFonts w:hint="eastAsia"/>
        </w:rPr>
        <w:t>VoronoiMap</w:t>
      </w:r>
      <w:proofErr w:type="spellEnd"/>
      <w:r>
        <w:rPr>
          <w:rFonts w:hint="eastAsia"/>
        </w:rPr>
        <w:t>（空间控制示意，示例里从</w:t>
      </w:r>
      <w:r>
        <w:rPr>
          <w:rFonts w:hint="eastAsia"/>
        </w:rPr>
        <w:t xml:space="preserve"> </w:t>
      </w:r>
      <w:proofErr w:type="spellStart"/>
      <w:r>
        <w:rPr>
          <w:rFonts w:hint="eastAsia"/>
        </w:rPr>
        <w:t>df</w:t>
      </w:r>
      <w:proofErr w:type="spellEnd"/>
      <w:r>
        <w:rPr>
          <w:rFonts w:hint="eastAsia"/>
        </w:rPr>
        <w:t xml:space="preserve"> </w:t>
      </w:r>
      <w:r>
        <w:rPr>
          <w:rFonts w:hint="eastAsia"/>
        </w:rPr>
        <w:t>抽样一帧做</w:t>
      </w:r>
      <w:r>
        <w:rPr>
          <w:rFonts w:hint="eastAsia"/>
        </w:rPr>
        <w:t xml:space="preserve"> Voronoi</w:t>
      </w:r>
      <w:r>
        <w:rPr>
          <w:rFonts w:hint="eastAsia"/>
        </w:rPr>
        <w:t>）</w:t>
      </w:r>
    </w:p>
    <w:p w14:paraId="726D7ED4" w14:textId="77777777" w:rsidR="00D63202" w:rsidRDefault="00000000" w:rsidP="0015575E">
      <w:pPr>
        <w:spacing w:line="400" w:lineRule="exact"/>
        <w:ind w:firstLineChars="200" w:firstLine="420"/>
      </w:pPr>
      <w:r>
        <w:rPr>
          <w:rFonts w:hint="eastAsia"/>
        </w:rPr>
        <w:t xml:space="preserve">6) </w:t>
      </w:r>
      <w:r>
        <w:rPr>
          <w:rFonts w:hint="eastAsia"/>
        </w:rPr>
        <w:t>体能负荷（</w:t>
      </w:r>
      <w:r>
        <w:rPr>
          <w:rFonts w:hint="eastAsia"/>
        </w:rPr>
        <w:t>Load</w:t>
      </w:r>
      <w:r>
        <w:rPr>
          <w:rFonts w:hint="eastAsia"/>
        </w:rPr>
        <w:t>）</w:t>
      </w:r>
    </w:p>
    <w:p w14:paraId="6DA7782F" w14:textId="77777777" w:rsidR="00D63202" w:rsidRDefault="00000000" w:rsidP="0015575E">
      <w:pPr>
        <w:spacing w:line="400" w:lineRule="exact"/>
        <w:ind w:firstLineChars="200" w:firstLine="420"/>
      </w:pPr>
      <w:r>
        <w:rPr>
          <w:rFonts w:hint="eastAsia"/>
        </w:rPr>
        <w:t>构建函数：</w:t>
      </w:r>
      <w:r>
        <w:rPr>
          <w:rFonts w:hint="eastAsia"/>
        </w:rPr>
        <w:t xml:space="preserve"> _</w:t>
      </w:r>
      <w:proofErr w:type="spellStart"/>
      <w:r>
        <w:rPr>
          <w:rFonts w:hint="eastAsia"/>
        </w:rPr>
        <w:t>build_load_page</w:t>
      </w:r>
      <w:proofErr w:type="spellEnd"/>
      <w:r>
        <w:rPr>
          <w:rFonts w:hint="eastAsia"/>
        </w:rPr>
        <w:t xml:space="preserve">() </w:t>
      </w:r>
      <w:r>
        <w:rPr>
          <w:rFonts w:hint="eastAsia"/>
        </w:rPr>
        <w:t>：</w:t>
      </w:r>
      <w:r>
        <w:rPr>
          <w:rFonts w:hint="eastAsia"/>
        </w:rPr>
        <w:t xml:space="preserve"> </w:t>
      </w:r>
      <w:proofErr w:type="gramStart"/>
      <w:r>
        <w:rPr>
          <w:rFonts w:hint="eastAsia"/>
        </w:rPr>
        <w:t>review_window.py:L</w:t>
      </w:r>
      <w:proofErr w:type="gramEnd"/>
      <w:r>
        <w:rPr>
          <w:rFonts w:hint="eastAsia"/>
        </w:rPr>
        <w:t>412-L423</w:t>
      </w:r>
    </w:p>
    <w:p w14:paraId="4CBAA453" w14:textId="77777777" w:rsidR="00D63202" w:rsidRDefault="00000000" w:rsidP="0015575E">
      <w:pPr>
        <w:spacing w:line="400" w:lineRule="exact"/>
        <w:ind w:firstLineChars="200" w:firstLine="420"/>
      </w:pPr>
      <w:r>
        <w:rPr>
          <w:rFonts w:hint="eastAsia"/>
        </w:rPr>
        <w:t>布局为</w:t>
      </w:r>
      <w:r>
        <w:rPr>
          <w:rFonts w:hint="eastAsia"/>
        </w:rPr>
        <w:t xml:space="preserve"> </w:t>
      </w:r>
      <w:proofErr w:type="spellStart"/>
      <w:r>
        <w:rPr>
          <w:rFonts w:hint="eastAsia"/>
        </w:rPr>
        <w:t>QGridLayout</w:t>
      </w:r>
      <w:proofErr w:type="spellEnd"/>
      <w:r>
        <w:rPr>
          <w:rFonts w:hint="eastAsia"/>
        </w:rPr>
        <w:t xml:space="preserve"> </w:t>
      </w:r>
      <w:r>
        <w:rPr>
          <w:rFonts w:hint="eastAsia"/>
        </w:rPr>
        <w:t>（两块都跨两列）：</w:t>
      </w:r>
    </w:p>
    <w:p w14:paraId="2F3EEABB" w14:textId="77777777" w:rsidR="00D63202" w:rsidRDefault="00000000" w:rsidP="0015575E">
      <w:pPr>
        <w:spacing w:line="400" w:lineRule="exact"/>
        <w:ind w:firstLineChars="200" w:firstLine="420"/>
      </w:pPr>
      <w:proofErr w:type="spellStart"/>
      <w:r>
        <w:rPr>
          <w:rFonts w:hint="eastAsia"/>
        </w:rPr>
        <w:t>LoadChart</w:t>
      </w:r>
      <w:proofErr w:type="spellEnd"/>
      <w:r>
        <w:rPr>
          <w:rFonts w:hint="eastAsia"/>
        </w:rPr>
        <w:t>：体能负荷</w:t>
      </w:r>
      <w:r>
        <w:rPr>
          <w:rFonts w:hint="eastAsia"/>
        </w:rPr>
        <w:t>/</w:t>
      </w:r>
      <w:r>
        <w:rPr>
          <w:rFonts w:hint="eastAsia"/>
        </w:rPr>
        <w:t>强度相关曲线（基于</w:t>
      </w:r>
      <w:r>
        <w:rPr>
          <w:rFonts w:hint="eastAsia"/>
        </w:rPr>
        <w:t xml:space="preserve"> </w:t>
      </w:r>
      <w:proofErr w:type="spellStart"/>
      <w:r>
        <w:rPr>
          <w:rFonts w:hint="eastAsia"/>
        </w:rPr>
        <w:t>df</w:t>
      </w:r>
      <w:proofErr w:type="spellEnd"/>
      <w:r>
        <w:rPr>
          <w:rFonts w:hint="eastAsia"/>
        </w:rPr>
        <w:t>）</w:t>
      </w:r>
    </w:p>
    <w:p w14:paraId="1BBFD4F6" w14:textId="77777777" w:rsidR="00D63202" w:rsidRDefault="00000000" w:rsidP="0015575E">
      <w:pPr>
        <w:spacing w:line="400" w:lineRule="exact"/>
        <w:ind w:firstLineChars="200" w:firstLine="420"/>
      </w:pPr>
      <w:r>
        <w:rPr>
          <w:rFonts w:hint="eastAsia"/>
        </w:rPr>
        <w:t>HitPoint3D</w:t>
      </w:r>
      <w:r>
        <w:rPr>
          <w:rFonts w:hint="eastAsia"/>
        </w:rPr>
        <w:t>：</w:t>
      </w:r>
      <w:r>
        <w:rPr>
          <w:rFonts w:hint="eastAsia"/>
        </w:rPr>
        <w:t xml:space="preserve">3D Impact </w:t>
      </w:r>
      <w:r>
        <w:rPr>
          <w:rFonts w:hint="eastAsia"/>
        </w:rPr>
        <w:t>分析图（基于</w:t>
      </w:r>
      <w:r>
        <w:rPr>
          <w:rFonts w:hint="eastAsia"/>
        </w:rPr>
        <w:t xml:space="preserve"> </w:t>
      </w:r>
      <w:proofErr w:type="spellStart"/>
      <w:r>
        <w:rPr>
          <w:rFonts w:hint="eastAsia"/>
        </w:rPr>
        <w:t>df</w:t>
      </w:r>
      <w:proofErr w:type="spellEnd"/>
      <w:r>
        <w:rPr>
          <w:rFonts w:hint="eastAsia"/>
        </w:rPr>
        <w:t>）</w:t>
      </w:r>
    </w:p>
    <w:p w14:paraId="2959B0B8" w14:textId="77777777" w:rsidR="006F2D5A" w:rsidRDefault="006F2D5A" w:rsidP="001A4094">
      <w:pPr>
        <w:spacing w:line="400" w:lineRule="exact"/>
        <w:ind w:firstLineChars="100" w:firstLine="281"/>
        <w:rPr>
          <w:rFonts w:ascii="黑体" w:eastAsia="黑体" w:hAnsi="黑体"/>
          <w:b/>
          <w:bCs/>
          <w:sz w:val="28"/>
          <w:szCs w:val="28"/>
        </w:rPr>
      </w:pPr>
      <w:bookmarkStart w:id="240" w:name="_Toc219071424"/>
      <w:bookmarkStart w:id="241" w:name="_Toc219060410"/>
      <w:bookmarkStart w:id="242" w:name="_Toc219053998"/>
    </w:p>
    <w:p w14:paraId="70DD4407" w14:textId="7A0A1A54" w:rsidR="00D63202" w:rsidRPr="001A4094" w:rsidRDefault="0015575E" w:rsidP="00825FF1">
      <w:pPr>
        <w:pStyle w:val="2"/>
        <w:spacing w:before="240" w:after="120"/>
      </w:pPr>
      <w:bookmarkStart w:id="243" w:name="_Toc219932874"/>
      <w:r>
        <w:rPr>
          <w:rFonts w:hint="eastAsia"/>
        </w:rPr>
        <w:t>5.2</w:t>
      </w:r>
      <w:r w:rsidRPr="001A4094">
        <w:rPr>
          <w:rFonts w:hint="eastAsia"/>
        </w:rPr>
        <w:t>不足与</w:t>
      </w:r>
      <w:bookmarkEnd w:id="240"/>
      <w:bookmarkEnd w:id="241"/>
      <w:bookmarkEnd w:id="242"/>
      <w:r>
        <w:rPr>
          <w:rFonts w:hint="eastAsia"/>
        </w:rPr>
        <w:t>分析</w:t>
      </w:r>
      <w:bookmarkEnd w:id="243"/>
    </w:p>
    <w:p w14:paraId="7387C1CB" w14:textId="77777777" w:rsidR="00D63202" w:rsidRDefault="00000000" w:rsidP="0015575E">
      <w:pPr>
        <w:spacing w:line="400" w:lineRule="exact"/>
        <w:ind w:firstLineChars="200" w:firstLine="420"/>
        <w:rPr>
          <w:rFonts w:ascii="宋体" w:hAnsi="宋体"/>
        </w:rPr>
      </w:pPr>
      <w:r>
        <w:rPr>
          <w:rFonts w:ascii="宋体" w:hAnsi="宋体"/>
        </w:rPr>
        <w:t>尽管"</w:t>
      </w:r>
      <w:proofErr w:type="gramStart"/>
      <w:r>
        <w:rPr>
          <w:rFonts w:ascii="宋体" w:hAnsi="宋体"/>
        </w:rPr>
        <w:t>风羽之</w:t>
      </w:r>
      <w:proofErr w:type="gramEnd"/>
      <w:r>
        <w:rPr>
          <w:rFonts w:ascii="宋体" w:hAnsi="宋体"/>
        </w:rPr>
        <w:t>眼"系统在羽毛球智能分析领域取得了显著进展，但通过全面评估与实际应用测试，我们识别出以下关键不足：</w:t>
      </w:r>
    </w:p>
    <w:p w14:paraId="3A226F53" w14:textId="77777777" w:rsidR="00D63202" w:rsidRDefault="00000000" w:rsidP="003A36B8">
      <w:pPr>
        <w:spacing w:line="400" w:lineRule="exact"/>
        <w:ind w:firstLineChars="200" w:firstLine="422"/>
        <w:rPr>
          <w:rFonts w:ascii="宋体" w:hAnsi="宋体"/>
          <w:b/>
          <w:bCs/>
        </w:rPr>
      </w:pPr>
      <w:r>
        <w:rPr>
          <w:rFonts w:ascii="宋体" w:hAnsi="宋体"/>
          <w:b/>
          <w:bCs/>
        </w:rPr>
        <w:t>算法鲁棒性与物理合理性</w:t>
      </w:r>
    </w:p>
    <w:p w14:paraId="56159041" w14:textId="77777777" w:rsidR="00D63202" w:rsidRDefault="00000000" w:rsidP="003A36B8">
      <w:pPr>
        <w:numPr>
          <w:ilvl w:val="0"/>
          <w:numId w:val="172"/>
        </w:numPr>
        <w:tabs>
          <w:tab w:val="left" w:pos="720"/>
        </w:tabs>
        <w:spacing w:line="400" w:lineRule="exact"/>
        <w:ind w:firstLine="200"/>
        <w:rPr>
          <w:rFonts w:ascii="宋体" w:hAnsi="宋体"/>
        </w:rPr>
      </w:pPr>
      <w:r>
        <w:rPr>
          <w:rFonts w:ascii="宋体" w:hAnsi="宋体"/>
          <w:b/>
          <w:bCs/>
        </w:rPr>
        <w:t>轨迹异常问题</w:t>
      </w:r>
      <w:r>
        <w:rPr>
          <w:rFonts w:ascii="宋体" w:hAnsi="宋体"/>
        </w:rPr>
        <w:t>：在视频分析后期（14.5秒后），球体检测出现显著离群点和频繁跳变，部分位移产生超过20,000像素/秒的超高速度，严重违背物理规律。现有降噪策略（卡尔曼滤波+阈值过滤）对这些主要跳变点的滤除效果有限，影响分析可靠性。</w:t>
      </w:r>
    </w:p>
    <w:p w14:paraId="144BE3EF" w14:textId="77777777" w:rsidR="00D63202" w:rsidRDefault="00000000" w:rsidP="003A36B8">
      <w:pPr>
        <w:numPr>
          <w:ilvl w:val="0"/>
          <w:numId w:val="172"/>
        </w:numPr>
        <w:tabs>
          <w:tab w:val="left" w:pos="720"/>
        </w:tabs>
        <w:spacing w:line="400" w:lineRule="exact"/>
        <w:ind w:firstLine="200"/>
        <w:rPr>
          <w:rFonts w:ascii="宋体" w:hAnsi="宋体"/>
        </w:rPr>
      </w:pPr>
      <w:r>
        <w:rPr>
          <w:rFonts w:ascii="宋体" w:hAnsi="宋体"/>
          <w:b/>
          <w:bCs/>
        </w:rPr>
        <w:t>姿态估计不均衡</w:t>
      </w:r>
      <w:r>
        <w:rPr>
          <w:rFonts w:ascii="宋体" w:hAnsi="宋体"/>
        </w:rPr>
        <w:t>：系统对两名球员的追踪质量存在显著差异。Player 1在15.5-17.5秒期间完全丢失追踪，其特定骨骼（0-2,1-3,2-4）波动严重（CV值高达0.65-0.9），而Player 0则保持较高稳定性。这种</w:t>
      </w:r>
      <w:proofErr w:type="gramStart"/>
      <w:r>
        <w:rPr>
          <w:rFonts w:ascii="宋体" w:hAnsi="宋体"/>
        </w:rPr>
        <w:t>不</w:t>
      </w:r>
      <w:proofErr w:type="gramEnd"/>
      <w:r>
        <w:rPr>
          <w:rFonts w:ascii="宋体" w:hAnsi="宋体"/>
        </w:rPr>
        <w:t>均衡性限制了对双人对抗场景的全面分析。</w:t>
      </w:r>
    </w:p>
    <w:p w14:paraId="3E7404E4" w14:textId="77777777" w:rsidR="00D63202" w:rsidRDefault="00000000" w:rsidP="003A36B8">
      <w:pPr>
        <w:numPr>
          <w:ilvl w:val="0"/>
          <w:numId w:val="172"/>
        </w:numPr>
        <w:tabs>
          <w:tab w:val="left" w:pos="720"/>
        </w:tabs>
        <w:spacing w:line="400" w:lineRule="exact"/>
        <w:ind w:firstLine="200"/>
        <w:rPr>
          <w:rFonts w:ascii="宋体" w:hAnsi="宋体"/>
        </w:rPr>
      </w:pPr>
      <w:r>
        <w:rPr>
          <w:rFonts w:ascii="宋体" w:hAnsi="宋体"/>
          <w:b/>
          <w:bCs/>
        </w:rPr>
        <w:t>物理约束缺失</w:t>
      </w:r>
      <w:r>
        <w:rPr>
          <w:rFonts w:ascii="宋体" w:hAnsi="宋体"/>
        </w:rPr>
        <w:t>：各模块缺乏严格的物理合理性验证机制。例如，球场检测在15.5秒后面积急剧下降（从~360,000px²降至&lt;345,000px²），但由于系统仅验证"是否返回结果"而非"结果是否合理"，导致错误结果未被及时过滤。</w:t>
      </w:r>
    </w:p>
    <w:p w14:paraId="03EC7A18" w14:textId="77777777" w:rsidR="006F2D5A" w:rsidRDefault="006F2D5A" w:rsidP="001A4094">
      <w:pPr>
        <w:spacing w:afterLines="50" w:after="120" w:line="400" w:lineRule="exact"/>
        <w:ind w:firstLineChars="200" w:firstLine="482"/>
        <w:rPr>
          <w:rFonts w:ascii="黑体" w:eastAsia="黑体" w:hAnsi="黑体"/>
          <w:b/>
          <w:bCs/>
          <w:sz w:val="24"/>
        </w:rPr>
      </w:pPr>
    </w:p>
    <w:p w14:paraId="2214A757" w14:textId="30251B9B" w:rsidR="00D63202" w:rsidRPr="0015575E" w:rsidRDefault="00825FF1" w:rsidP="00825FF1">
      <w:pPr>
        <w:pStyle w:val="3"/>
        <w:ind w:firstLine="482"/>
      </w:pPr>
      <w:bookmarkStart w:id="244" w:name="_Toc219932875"/>
      <w:r>
        <w:rPr>
          <w:rFonts w:hint="eastAsia"/>
        </w:rPr>
        <w:lastRenderedPageBreak/>
        <w:t>5.2.1</w:t>
      </w:r>
      <w:r w:rsidR="00000000" w:rsidRPr="0015575E">
        <w:t>模型性能与泛化能力</w:t>
      </w:r>
      <w:bookmarkEnd w:id="244"/>
    </w:p>
    <w:p w14:paraId="0D646610" w14:textId="11FD5668" w:rsidR="00D63202" w:rsidRPr="0015575E" w:rsidRDefault="003A36B8" w:rsidP="003A36B8">
      <w:pPr>
        <w:spacing w:line="400" w:lineRule="exact"/>
        <w:ind w:firstLine="420"/>
        <w:rPr>
          <w:rFonts w:ascii="宋体" w:hAnsi="宋体"/>
        </w:rPr>
      </w:pPr>
      <w:r>
        <w:rPr>
          <w:rFonts w:ascii="宋体" w:hAnsi="宋体" w:hint="eastAsia"/>
          <w:b/>
          <w:bCs/>
        </w:rPr>
        <w:t>1.</w:t>
      </w:r>
      <w:r w:rsidRPr="0015575E">
        <w:rPr>
          <w:rFonts w:ascii="宋体" w:hAnsi="宋体"/>
          <w:b/>
          <w:bCs/>
        </w:rPr>
        <w:t>击球类型识别偏差</w:t>
      </w:r>
      <w:r w:rsidRPr="0015575E">
        <w:rPr>
          <w:rFonts w:ascii="宋体" w:hAnsi="宋体"/>
        </w:rPr>
        <w:t>：击球类型分布高度不均衡，过度集中在"正手挑球"（13次）类型，其他技术（如</w:t>
      </w:r>
      <w:proofErr w:type="gramStart"/>
      <w:r w:rsidRPr="0015575E">
        <w:rPr>
          <w:rFonts w:ascii="宋体" w:hAnsi="宋体"/>
        </w:rPr>
        <w:t>反手半杀球</w:t>
      </w:r>
      <w:proofErr w:type="gramEnd"/>
      <w:r w:rsidRPr="0015575E">
        <w:rPr>
          <w:rFonts w:ascii="宋体" w:hAnsi="宋体"/>
        </w:rPr>
        <w:t>、网前球）识别能力有限。除"挑球→挑球"外，其他击球类型转换频率极低，难以捕捉真实比赛中的战术连贯性。</w:t>
      </w:r>
    </w:p>
    <w:p w14:paraId="5FAC22CA" w14:textId="5E47010D" w:rsidR="00D63202" w:rsidRPr="0015575E" w:rsidRDefault="003A36B8" w:rsidP="003A36B8">
      <w:pPr>
        <w:spacing w:line="400" w:lineRule="exact"/>
        <w:ind w:firstLine="420"/>
        <w:rPr>
          <w:rFonts w:ascii="宋体" w:hAnsi="宋体"/>
        </w:rPr>
      </w:pPr>
      <w:r>
        <w:rPr>
          <w:rFonts w:ascii="宋体" w:hAnsi="宋体" w:hint="eastAsia"/>
          <w:b/>
          <w:bCs/>
        </w:rPr>
        <w:t>2.</w:t>
      </w:r>
      <w:r w:rsidRPr="0015575E">
        <w:rPr>
          <w:rFonts w:ascii="宋体" w:hAnsi="宋体"/>
          <w:b/>
          <w:bCs/>
        </w:rPr>
        <w:t>极端场景适应性不足</w:t>
      </w:r>
      <w:r w:rsidRPr="0015575E">
        <w:rPr>
          <w:rFonts w:ascii="宋体" w:hAnsi="宋体"/>
        </w:rPr>
        <w:t>：在遮挡严重（如网前争夺）、光照突变或摄像机抖动等极端场景下，系统性能显著下降。特别是在视频末尾部分（~15秒后），各模块性能普遍降低，无法维持前期的分析质量。</w:t>
      </w:r>
    </w:p>
    <w:p w14:paraId="69BF9B50" w14:textId="493E7C2C" w:rsidR="00D63202" w:rsidRDefault="003A36B8" w:rsidP="003A36B8">
      <w:pPr>
        <w:spacing w:line="400" w:lineRule="exact"/>
        <w:ind w:firstLine="420"/>
        <w:rPr>
          <w:rFonts w:ascii="宋体" w:hAnsi="宋体"/>
        </w:rPr>
      </w:pPr>
      <w:r>
        <w:rPr>
          <w:rFonts w:ascii="宋体" w:hAnsi="宋体" w:hint="eastAsia"/>
          <w:b/>
          <w:bCs/>
        </w:rPr>
        <w:t>3.</w:t>
      </w:r>
      <w:r>
        <w:rPr>
          <w:rFonts w:ascii="宋体" w:hAnsi="宋体"/>
          <w:b/>
          <w:bCs/>
        </w:rPr>
        <w:t>跨域泛化能力弱</w:t>
      </w:r>
      <w:r>
        <w:rPr>
          <w:rFonts w:ascii="宋体" w:hAnsi="宋体"/>
        </w:rPr>
        <w:t>：当前模型在不同场馆、不同拍摄角度和光照条件下的泛化能力不足。测试表明，从训练场馆到比赛场馆的环境变化可导致性能下降20-30%，限制了系统的实际部署范围。</w:t>
      </w:r>
    </w:p>
    <w:p w14:paraId="76B63688" w14:textId="77777777" w:rsidR="006F2D5A" w:rsidRDefault="006F2D5A" w:rsidP="001A4094">
      <w:pPr>
        <w:spacing w:afterLines="50" w:after="120" w:line="400" w:lineRule="exact"/>
        <w:ind w:firstLineChars="200" w:firstLine="482"/>
        <w:rPr>
          <w:rFonts w:ascii="黑体" w:eastAsia="黑体" w:hAnsi="黑体"/>
          <w:b/>
          <w:bCs/>
          <w:sz w:val="24"/>
        </w:rPr>
      </w:pPr>
    </w:p>
    <w:p w14:paraId="475703E1" w14:textId="1D94E7B8" w:rsidR="00D63202" w:rsidRPr="001A4094" w:rsidRDefault="00000000" w:rsidP="00825FF1">
      <w:pPr>
        <w:pStyle w:val="3"/>
        <w:ind w:firstLine="482"/>
      </w:pPr>
      <w:bookmarkStart w:id="245" w:name="_Toc219932876"/>
      <w:r w:rsidRPr="001A4094">
        <w:t>5.</w:t>
      </w:r>
      <w:r w:rsidR="00825FF1">
        <w:rPr>
          <w:rFonts w:hint="eastAsia"/>
        </w:rPr>
        <w:t>2</w:t>
      </w:r>
      <w:r w:rsidRPr="001A4094">
        <w:t>.</w:t>
      </w:r>
      <w:r w:rsidR="00825FF1">
        <w:rPr>
          <w:rFonts w:hint="eastAsia"/>
        </w:rPr>
        <w:t>2</w:t>
      </w:r>
      <w:r w:rsidRPr="001A4094">
        <w:t xml:space="preserve"> </w:t>
      </w:r>
      <w:r w:rsidRPr="001A4094">
        <w:t>系统架构与工程化</w:t>
      </w:r>
      <w:bookmarkEnd w:id="245"/>
    </w:p>
    <w:p w14:paraId="703CADF8" w14:textId="77777777" w:rsidR="00D63202" w:rsidRDefault="00000000">
      <w:pPr>
        <w:numPr>
          <w:ilvl w:val="0"/>
          <w:numId w:val="174"/>
        </w:numPr>
        <w:tabs>
          <w:tab w:val="left" w:pos="720"/>
        </w:tabs>
        <w:spacing w:afterLines="50" w:after="120" w:line="400" w:lineRule="exact"/>
        <w:rPr>
          <w:rFonts w:ascii="宋体" w:hAnsi="宋体"/>
        </w:rPr>
      </w:pPr>
      <w:r>
        <w:rPr>
          <w:rFonts w:ascii="宋体" w:hAnsi="宋体"/>
          <w:b/>
          <w:bCs/>
        </w:rPr>
        <w:t>模块协同不足</w:t>
      </w:r>
      <w:r>
        <w:rPr>
          <w:rFonts w:ascii="宋体" w:hAnsi="宋体"/>
        </w:rPr>
        <w:t>：各功能模块（球检测、姿态估计、击球识别）相对独立，缺乏有效的交叉验证机制。当单一模块失效时，无法通过其他模块的上下文信息进行补偿，导致错误累积。</w:t>
      </w:r>
    </w:p>
    <w:p w14:paraId="62EAFE20" w14:textId="77777777" w:rsidR="00D63202" w:rsidRDefault="00000000">
      <w:pPr>
        <w:numPr>
          <w:ilvl w:val="0"/>
          <w:numId w:val="174"/>
        </w:numPr>
        <w:tabs>
          <w:tab w:val="left" w:pos="720"/>
        </w:tabs>
        <w:spacing w:afterLines="50" w:after="120" w:line="400" w:lineRule="exact"/>
        <w:rPr>
          <w:rFonts w:ascii="宋体" w:hAnsi="宋体"/>
        </w:rPr>
      </w:pPr>
      <w:r>
        <w:rPr>
          <w:rFonts w:ascii="宋体" w:hAnsi="宋体"/>
          <w:b/>
          <w:bCs/>
        </w:rPr>
        <w:t>计算效率瓶颈</w:t>
      </w:r>
      <w:r>
        <w:rPr>
          <w:rFonts w:ascii="宋体" w:hAnsi="宋体"/>
        </w:rPr>
        <w:t>：在边缘设备（如Jetson AGX Orin）上，高精度模型推理速度仅达8-10 FPS，难以满足基层训练场馆对实时反馈的需求。模型轻量化与精度平衡仍是挑战。</w:t>
      </w:r>
    </w:p>
    <w:p w14:paraId="6C23F55A" w14:textId="77777777" w:rsidR="00D63202" w:rsidRDefault="00000000">
      <w:pPr>
        <w:numPr>
          <w:ilvl w:val="0"/>
          <w:numId w:val="174"/>
        </w:numPr>
        <w:tabs>
          <w:tab w:val="left" w:pos="720"/>
        </w:tabs>
        <w:spacing w:afterLines="50" w:after="120" w:line="400" w:lineRule="exact"/>
        <w:rPr>
          <w:rFonts w:ascii="宋体" w:hAnsi="宋体"/>
        </w:rPr>
      </w:pPr>
      <w:r>
        <w:rPr>
          <w:rFonts w:ascii="宋体" w:hAnsi="宋体"/>
          <w:b/>
          <w:bCs/>
        </w:rPr>
        <w:t>评估标准不完善</w:t>
      </w:r>
      <w:r>
        <w:rPr>
          <w:rFonts w:ascii="宋体" w:hAnsi="宋体"/>
        </w:rPr>
        <w:t>：现有评估过度关注算法是否返回结果，而</w:t>
      </w:r>
      <w:proofErr w:type="gramStart"/>
      <w:r>
        <w:rPr>
          <w:rFonts w:ascii="宋体" w:hAnsi="宋体"/>
        </w:rPr>
        <w:t>非结果</w:t>
      </w:r>
      <w:proofErr w:type="gramEnd"/>
      <w:r>
        <w:rPr>
          <w:rFonts w:ascii="宋体" w:hAnsi="宋体"/>
        </w:rPr>
        <w:t>的物理合理性和分析价值，导致"100%成功率"等指标具有误导性。</w:t>
      </w:r>
    </w:p>
    <w:p w14:paraId="3A8874D5" w14:textId="77777777" w:rsidR="006F2D5A" w:rsidRDefault="006F2D5A" w:rsidP="001A4094">
      <w:pPr>
        <w:spacing w:afterLines="50" w:after="120" w:line="400" w:lineRule="exact"/>
        <w:ind w:firstLineChars="200" w:firstLine="562"/>
        <w:rPr>
          <w:rFonts w:ascii="黑体" w:eastAsia="黑体" w:hAnsi="黑体"/>
          <w:b/>
          <w:bCs/>
          <w:sz w:val="28"/>
          <w:szCs w:val="28"/>
        </w:rPr>
      </w:pPr>
    </w:p>
    <w:p w14:paraId="1FF6E207" w14:textId="67CE4E44" w:rsidR="00D63202" w:rsidRPr="001A4094" w:rsidRDefault="00000000" w:rsidP="00825FF1">
      <w:pPr>
        <w:pStyle w:val="2"/>
        <w:spacing w:before="240" w:after="120"/>
      </w:pPr>
      <w:bookmarkStart w:id="246" w:name="_Toc219932877"/>
      <w:r w:rsidRPr="001A4094">
        <w:t>5.</w:t>
      </w:r>
      <w:r w:rsidR="0015575E">
        <w:rPr>
          <w:rFonts w:hint="eastAsia"/>
        </w:rPr>
        <w:t>3</w:t>
      </w:r>
      <w:r w:rsidRPr="001A4094">
        <w:t>未来工作展望</w:t>
      </w:r>
      <w:bookmarkEnd w:id="246"/>
    </w:p>
    <w:p w14:paraId="77404C56" w14:textId="6D669026" w:rsidR="006F2D5A" w:rsidRPr="003A36B8" w:rsidRDefault="00000000" w:rsidP="003A36B8">
      <w:pPr>
        <w:spacing w:line="400" w:lineRule="exact"/>
        <w:ind w:firstLineChars="200" w:firstLine="420"/>
        <w:rPr>
          <w:rFonts w:ascii="宋体" w:hAnsi="宋体"/>
        </w:rPr>
      </w:pPr>
      <w:r>
        <w:rPr>
          <w:rFonts w:ascii="宋体" w:hAnsi="宋体"/>
        </w:rPr>
        <w:t>针对上述不足，我们规划了以下未来研究与开发方向：</w:t>
      </w:r>
    </w:p>
    <w:p w14:paraId="78BD763A" w14:textId="79E4A9D7" w:rsidR="00D63202" w:rsidRPr="003A36B8" w:rsidRDefault="00825FF1" w:rsidP="00825FF1">
      <w:pPr>
        <w:pStyle w:val="3"/>
        <w:ind w:firstLine="482"/>
      </w:pPr>
      <w:bookmarkStart w:id="247" w:name="_Toc219932878"/>
      <w:r>
        <w:rPr>
          <w:rFonts w:hint="eastAsia"/>
        </w:rPr>
        <w:t>5.3.1</w:t>
      </w:r>
      <w:r w:rsidR="00000000" w:rsidRPr="003A36B8">
        <w:t>算法优化与物理约束整合</w:t>
      </w:r>
      <w:bookmarkEnd w:id="247"/>
    </w:p>
    <w:p w14:paraId="176D79FF" w14:textId="205F5689" w:rsidR="00D63202" w:rsidRPr="003A36B8" w:rsidRDefault="003A36B8" w:rsidP="003A36B8">
      <w:pPr>
        <w:spacing w:line="400" w:lineRule="exact"/>
        <w:ind w:firstLine="357"/>
        <w:rPr>
          <w:rFonts w:ascii="宋体" w:hAnsi="宋体"/>
        </w:rPr>
      </w:pPr>
      <w:r>
        <w:rPr>
          <w:rFonts w:ascii="宋体" w:hAnsi="宋体" w:hint="eastAsia"/>
          <w:b/>
          <w:bCs/>
        </w:rPr>
        <w:t>1.</w:t>
      </w:r>
      <w:r w:rsidRPr="003A36B8">
        <w:rPr>
          <w:rFonts w:ascii="宋体" w:hAnsi="宋体"/>
          <w:b/>
          <w:bCs/>
        </w:rPr>
        <w:t>物理感知模型</w:t>
      </w:r>
      <w:r w:rsidRPr="003A36B8">
        <w:rPr>
          <w:rFonts w:ascii="宋体" w:hAnsi="宋体"/>
        </w:rPr>
        <w:t>：引入羽毛球空气动力学模型作为正则项，约束轨迹预测符合物理规律。结合最大速度限制（&lt;500km/h）、加速度边界（-350m/s²至+100m/s²）等先验知识，构建物理-</w:t>
      </w:r>
      <w:proofErr w:type="gramStart"/>
      <w:r w:rsidRPr="003A36B8">
        <w:rPr>
          <w:rFonts w:ascii="宋体" w:hAnsi="宋体"/>
        </w:rPr>
        <w:t>数据双</w:t>
      </w:r>
      <w:proofErr w:type="gramEnd"/>
      <w:r w:rsidRPr="003A36B8">
        <w:rPr>
          <w:rFonts w:ascii="宋体" w:hAnsi="宋体"/>
        </w:rPr>
        <w:t>驱动架构。</w:t>
      </w:r>
    </w:p>
    <w:p w14:paraId="5DEDE6E7" w14:textId="3D5C1FA1" w:rsidR="00D63202" w:rsidRDefault="003A36B8" w:rsidP="003A36B8">
      <w:pPr>
        <w:spacing w:line="400" w:lineRule="exact"/>
        <w:ind w:firstLine="357"/>
        <w:rPr>
          <w:rFonts w:ascii="宋体" w:hAnsi="宋体"/>
        </w:rPr>
      </w:pPr>
      <w:r>
        <w:rPr>
          <w:rFonts w:ascii="宋体" w:hAnsi="宋体" w:hint="eastAsia"/>
          <w:b/>
          <w:bCs/>
        </w:rPr>
        <w:t>2.</w:t>
      </w:r>
      <w:r>
        <w:rPr>
          <w:rFonts w:ascii="宋体" w:hAnsi="宋体"/>
          <w:b/>
          <w:bCs/>
        </w:rPr>
        <w:t>异常检测强化</w:t>
      </w:r>
      <w:r>
        <w:rPr>
          <w:rFonts w:ascii="宋体" w:hAnsi="宋体"/>
        </w:rPr>
        <w:t>：开发基于时空一致性的异常值过滤机制，通过多帧验证和运动学合理性评估（如动能守恒），有效识别并修正轨迹跳变。</w:t>
      </w:r>
    </w:p>
    <w:p w14:paraId="0AC01FC3" w14:textId="6E45C774" w:rsidR="00D63202" w:rsidRDefault="003A36B8" w:rsidP="003A36B8">
      <w:pPr>
        <w:spacing w:line="400" w:lineRule="exact"/>
        <w:ind w:firstLine="357"/>
        <w:rPr>
          <w:rFonts w:ascii="宋体" w:hAnsi="宋体"/>
        </w:rPr>
      </w:pPr>
      <w:r>
        <w:rPr>
          <w:rFonts w:ascii="宋体" w:hAnsi="宋体" w:hint="eastAsia"/>
          <w:b/>
          <w:bCs/>
        </w:rPr>
        <w:t>3.</w:t>
      </w:r>
      <w:r>
        <w:rPr>
          <w:rFonts w:ascii="宋体" w:hAnsi="宋体"/>
          <w:b/>
          <w:bCs/>
        </w:rPr>
        <w:t>模块协同验证</w:t>
      </w:r>
      <w:r>
        <w:rPr>
          <w:rFonts w:ascii="宋体" w:hAnsi="宋体"/>
        </w:rPr>
        <w:t>：建立"球场-球员-球"三位一体的协同验证框架。当任</w:t>
      </w:r>
      <w:proofErr w:type="gramStart"/>
      <w:r>
        <w:rPr>
          <w:rFonts w:ascii="宋体" w:hAnsi="宋体"/>
        </w:rPr>
        <w:t>一</w:t>
      </w:r>
      <w:proofErr w:type="gramEnd"/>
      <w:r>
        <w:rPr>
          <w:rFonts w:ascii="宋体" w:hAnsi="宋体"/>
        </w:rPr>
        <w:t>模块置信度降低时，利用其他模块的上下文信息（如击球者位置、球网高度限制）进行补偿，提升系统整体鲁棒性。</w:t>
      </w:r>
    </w:p>
    <w:p w14:paraId="078F2847" w14:textId="77777777" w:rsidR="006F2D5A" w:rsidRDefault="006F2D5A" w:rsidP="001A4094">
      <w:pPr>
        <w:spacing w:afterLines="50" w:after="120" w:line="400" w:lineRule="exact"/>
        <w:ind w:firstLineChars="200" w:firstLine="482"/>
        <w:rPr>
          <w:rFonts w:ascii="黑体" w:eastAsia="黑体" w:hAnsi="黑体"/>
          <w:b/>
          <w:bCs/>
          <w:sz w:val="24"/>
        </w:rPr>
      </w:pPr>
    </w:p>
    <w:p w14:paraId="1A08D442" w14:textId="4C20DC96" w:rsidR="00D63202" w:rsidRPr="003A36B8" w:rsidRDefault="00825FF1" w:rsidP="00825FF1">
      <w:pPr>
        <w:pStyle w:val="3"/>
        <w:ind w:firstLine="482"/>
      </w:pPr>
      <w:bookmarkStart w:id="248" w:name="_Toc219932879"/>
      <w:r>
        <w:rPr>
          <w:rFonts w:hint="eastAsia"/>
        </w:rPr>
        <w:t>5.3.2</w:t>
      </w:r>
      <w:r w:rsidR="00000000" w:rsidRPr="003A36B8">
        <w:t>模型泛化与轻量化</w:t>
      </w:r>
      <w:bookmarkEnd w:id="248"/>
    </w:p>
    <w:p w14:paraId="5FC39EBF" w14:textId="68999486" w:rsidR="00D63202" w:rsidRPr="003A36B8" w:rsidRDefault="003A36B8" w:rsidP="003A36B8">
      <w:pPr>
        <w:spacing w:afterLines="50" w:after="120" w:line="400" w:lineRule="exact"/>
        <w:ind w:firstLine="357"/>
        <w:rPr>
          <w:rFonts w:ascii="宋体" w:hAnsi="宋体"/>
        </w:rPr>
      </w:pPr>
      <w:r>
        <w:rPr>
          <w:rFonts w:ascii="宋体" w:hAnsi="宋体" w:hint="eastAsia"/>
          <w:b/>
          <w:bCs/>
        </w:rPr>
        <w:t>1.</w:t>
      </w:r>
      <w:proofErr w:type="gramStart"/>
      <w:r w:rsidRPr="003A36B8">
        <w:rPr>
          <w:rFonts w:ascii="宋体" w:hAnsi="宋体"/>
          <w:b/>
          <w:bCs/>
        </w:rPr>
        <w:t>域自适应</w:t>
      </w:r>
      <w:proofErr w:type="gramEnd"/>
      <w:r w:rsidRPr="003A36B8">
        <w:rPr>
          <w:rFonts w:ascii="宋体" w:hAnsi="宋体"/>
          <w:b/>
          <w:bCs/>
        </w:rPr>
        <w:t>技术</w:t>
      </w:r>
      <w:r w:rsidRPr="003A36B8">
        <w:rPr>
          <w:rFonts w:ascii="宋体" w:hAnsi="宋体"/>
        </w:rPr>
        <w:t>：引入无</w:t>
      </w:r>
      <w:proofErr w:type="gramStart"/>
      <w:r w:rsidRPr="003A36B8">
        <w:rPr>
          <w:rFonts w:ascii="宋体" w:hAnsi="宋体"/>
        </w:rPr>
        <w:t>监督域自适应</w:t>
      </w:r>
      <w:proofErr w:type="gramEnd"/>
      <w:r w:rsidRPr="003A36B8">
        <w:rPr>
          <w:rFonts w:ascii="宋体" w:hAnsi="宋体"/>
        </w:rPr>
        <w:t>（Unsupervised Domain Adaptation）方法，通过对抗训练和特征解耦，缩小不同场馆环境间的分布差异。开发5-shot快速适应机制，仅需5个新场景样本即可完成模型微调。</w:t>
      </w:r>
    </w:p>
    <w:p w14:paraId="6EADFD1F" w14:textId="4F300C37" w:rsidR="00D63202" w:rsidRDefault="003A36B8" w:rsidP="003A36B8">
      <w:pPr>
        <w:spacing w:afterLines="50" w:after="120" w:line="400" w:lineRule="exact"/>
        <w:ind w:firstLine="357"/>
        <w:rPr>
          <w:rFonts w:ascii="宋体" w:hAnsi="宋体"/>
        </w:rPr>
      </w:pPr>
      <w:r>
        <w:rPr>
          <w:rFonts w:ascii="宋体" w:hAnsi="宋体" w:hint="eastAsia"/>
          <w:b/>
          <w:bCs/>
        </w:rPr>
        <w:lastRenderedPageBreak/>
        <w:t>2.</w:t>
      </w:r>
      <w:r>
        <w:rPr>
          <w:rFonts w:ascii="宋体" w:hAnsi="宋体"/>
          <w:b/>
          <w:bCs/>
        </w:rPr>
        <w:t>神经架构搜索</w:t>
      </w:r>
      <w:r>
        <w:rPr>
          <w:rFonts w:ascii="宋体" w:hAnsi="宋体"/>
        </w:rPr>
        <w:t>：应用神经架构搜索（NAS）技术，自动设计轻量级专用网络。目标是在Jetson Nano等边缘设备上实现25+ FPS的实时分析能力，同时保持F1分数不低于90%。</w:t>
      </w:r>
    </w:p>
    <w:p w14:paraId="23D47225" w14:textId="3A01D6A7" w:rsidR="00D63202" w:rsidRDefault="003A36B8" w:rsidP="003A36B8">
      <w:pPr>
        <w:spacing w:afterLines="50" w:after="120" w:line="400" w:lineRule="exact"/>
        <w:ind w:firstLine="357"/>
        <w:rPr>
          <w:rFonts w:ascii="宋体" w:hAnsi="宋体"/>
        </w:rPr>
      </w:pPr>
      <w:r>
        <w:rPr>
          <w:rFonts w:ascii="宋体" w:hAnsi="宋体" w:hint="eastAsia"/>
          <w:b/>
          <w:bCs/>
        </w:rPr>
        <w:t>3.</w:t>
      </w:r>
      <w:r>
        <w:rPr>
          <w:rFonts w:ascii="宋体" w:hAnsi="宋体"/>
          <w:b/>
          <w:bCs/>
        </w:rPr>
        <w:t>增量学习机制</w:t>
      </w:r>
      <w:r>
        <w:rPr>
          <w:rFonts w:ascii="宋体" w:hAnsi="宋体"/>
        </w:rPr>
        <w:t>：构建在线增量学习框架，针对特定技术动作（如杀球、网前球）持续优化。系统将自动收集低置信度样本，通过人类反馈循环（Human-in-the-loop）提升模型性能。</w:t>
      </w:r>
    </w:p>
    <w:p w14:paraId="282BADDD" w14:textId="77777777" w:rsidR="006F2D5A" w:rsidRDefault="006F2D5A" w:rsidP="001A4094">
      <w:pPr>
        <w:spacing w:afterLines="50" w:after="120" w:line="400" w:lineRule="exact"/>
        <w:ind w:firstLineChars="200" w:firstLine="482"/>
        <w:rPr>
          <w:rFonts w:ascii="黑体" w:eastAsia="黑体" w:hAnsi="黑体"/>
          <w:b/>
          <w:bCs/>
          <w:sz w:val="24"/>
        </w:rPr>
      </w:pPr>
    </w:p>
    <w:p w14:paraId="2EB9C882" w14:textId="161BC04D" w:rsidR="00D63202" w:rsidRPr="003A36B8" w:rsidRDefault="00825FF1" w:rsidP="00825FF1">
      <w:pPr>
        <w:pStyle w:val="3"/>
        <w:ind w:firstLine="482"/>
      </w:pPr>
      <w:bookmarkStart w:id="249" w:name="_Toc219932880"/>
      <w:r>
        <w:rPr>
          <w:rFonts w:hint="eastAsia"/>
        </w:rPr>
        <w:t>5.3.3</w:t>
      </w:r>
      <w:r w:rsidR="00000000" w:rsidRPr="003A36B8">
        <w:t>多模态融合与应用扩展</w:t>
      </w:r>
      <w:bookmarkEnd w:id="249"/>
    </w:p>
    <w:p w14:paraId="284DF92C" w14:textId="50A97BCA" w:rsidR="00D63202" w:rsidRPr="003A36B8" w:rsidRDefault="003A36B8" w:rsidP="003A36B8">
      <w:pPr>
        <w:spacing w:line="400" w:lineRule="exact"/>
        <w:ind w:firstLine="420"/>
        <w:rPr>
          <w:rFonts w:ascii="宋体" w:hAnsi="宋体"/>
        </w:rPr>
      </w:pPr>
      <w:r>
        <w:rPr>
          <w:rFonts w:ascii="宋体" w:hAnsi="宋体" w:hint="eastAsia"/>
          <w:b/>
          <w:bCs/>
        </w:rPr>
        <w:t>1.</w:t>
      </w:r>
      <w:r w:rsidRPr="003A36B8">
        <w:rPr>
          <w:rFonts w:ascii="宋体" w:hAnsi="宋体"/>
          <w:b/>
          <w:bCs/>
        </w:rPr>
        <w:t>多视角融合</w:t>
      </w:r>
      <w:r w:rsidRPr="003A36B8">
        <w:rPr>
          <w:rFonts w:ascii="宋体" w:hAnsi="宋体"/>
        </w:rPr>
        <w:t>：扩展单视角系统至多视角架构，通过3-4台普通摄像机构建三维重建，从根本上解决遮挡问题。开发低成本同步方案，使基层场馆无需专业设备即可部署。</w:t>
      </w:r>
    </w:p>
    <w:p w14:paraId="525CCD92" w14:textId="54A04101" w:rsidR="00D63202" w:rsidRDefault="003A36B8" w:rsidP="003A36B8">
      <w:pPr>
        <w:spacing w:line="400" w:lineRule="exact"/>
        <w:ind w:firstLine="420"/>
        <w:rPr>
          <w:rFonts w:ascii="宋体" w:hAnsi="宋体"/>
        </w:rPr>
      </w:pPr>
      <w:r>
        <w:rPr>
          <w:rFonts w:ascii="宋体" w:hAnsi="宋体" w:hint="eastAsia"/>
          <w:b/>
          <w:bCs/>
        </w:rPr>
        <w:t>2.</w:t>
      </w:r>
      <w:r>
        <w:rPr>
          <w:rFonts w:ascii="宋体" w:hAnsi="宋体"/>
          <w:b/>
          <w:bCs/>
        </w:rPr>
        <w:t>生物力学指标整合</w:t>
      </w:r>
      <w:r>
        <w:rPr>
          <w:rFonts w:ascii="宋体" w:hAnsi="宋体"/>
        </w:rPr>
        <w:t>：融合专业运动科学知识，提取关节角度、发力顺序、重心转移等生物力学指标，为运动损伤预防提供科学依据。与体育医学院合作，建立青少年训练安全预警阈值库。</w:t>
      </w:r>
    </w:p>
    <w:p w14:paraId="4D4749E8" w14:textId="1E38DE95" w:rsidR="00D63202" w:rsidRDefault="003A36B8" w:rsidP="003A36B8">
      <w:pPr>
        <w:spacing w:line="400" w:lineRule="exact"/>
        <w:ind w:firstLine="420"/>
        <w:rPr>
          <w:rFonts w:ascii="宋体" w:hAnsi="宋体"/>
        </w:rPr>
      </w:pPr>
      <w:r>
        <w:rPr>
          <w:rFonts w:ascii="宋体" w:hAnsi="宋体" w:hint="eastAsia"/>
          <w:b/>
          <w:bCs/>
        </w:rPr>
        <w:t>3.</w:t>
      </w:r>
      <w:proofErr w:type="gramStart"/>
      <w:r>
        <w:rPr>
          <w:rFonts w:ascii="宋体" w:hAnsi="宋体"/>
          <w:b/>
          <w:bCs/>
        </w:rPr>
        <w:t>跨运动</w:t>
      </w:r>
      <w:proofErr w:type="gramEnd"/>
      <w:r>
        <w:rPr>
          <w:rFonts w:ascii="宋体" w:hAnsi="宋体"/>
          <w:b/>
          <w:bCs/>
        </w:rPr>
        <w:t>领域迁移</w:t>
      </w:r>
      <w:r>
        <w:rPr>
          <w:rFonts w:ascii="宋体" w:hAnsi="宋体"/>
        </w:rPr>
        <w:t>：将技术框架迁移至乒乓球、网球等隔网运动领域。设计通用运动分析基座模型（Sports Foundation Model），通过少量领域适配实现快速迁移，推动体育分析标准化。</w:t>
      </w:r>
    </w:p>
    <w:p w14:paraId="42EB2A63" w14:textId="7937BBF6" w:rsidR="00D63202" w:rsidRDefault="003A36B8" w:rsidP="003A36B8">
      <w:pPr>
        <w:spacing w:line="400" w:lineRule="exact"/>
        <w:ind w:firstLine="420"/>
        <w:rPr>
          <w:rFonts w:ascii="宋体" w:hAnsi="宋体"/>
        </w:rPr>
      </w:pPr>
      <w:r>
        <w:rPr>
          <w:rFonts w:ascii="宋体" w:hAnsi="宋体" w:hint="eastAsia"/>
          <w:b/>
          <w:bCs/>
        </w:rPr>
        <w:t>4.</w:t>
      </w:r>
      <w:r>
        <w:rPr>
          <w:rFonts w:ascii="宋体" w:hAnsi="宋体"/>
          <w:b/>
          <w:bCs/>
        </w:rPr>
        <w:t>云边协同架构</w:t>
      </w:r>
      <w:r>
        <w:rPr>
          <w:rFonts w:ascii="宋体" w:hAnsi="宋体"/>
        </w:rPr>
        <w:t>：构建"云-边-端"三级部署架构，满足不同场景需求：</w:t>
      </w:r>
    </w:p>
    <w:p w14:paraId="52C60163" w14:textId="1CA06598" w:rsidR="00D63202" w:rsidRDefault="003A36B8" w:rsidP="003A36B8">
      <w:pPr>
        <w:tabs>
          <w:tab w:val="left" w:pos="1440"/>
        </w:tabs>
        <w:spacing w:line="400" w:lineRule="exact"/>
        <w:rPr>
          <w:rFonts w:ascii="宋体" w:hAnsi="宋体"/>
        </w:rPr>
      </w:pPr>
      <w:r>
        <w:rPr>
          <w:rFonts w:ascii="宋体" w:hAnsi="宋体"/>
        </w:rPr>
        <w:tab/>
      </w:r>
      <w:r>
        <w:rPr>
          <w:rFonts w:ascii="宋体" w:hAnsi="宋体" w:hint="eastAsia"/>
        </w:rPr>
        <w:t>·</w:t>
      </w:r>
      <w:r>
        <w:rPr>
          <w:rFonts w:ascii="宋体" w:hAnsi="宋体"/>
        </w:rPr>
        <w:t>云端：国家队精细化分析，提供4K/120fps超高清分析</w:t>
      </w:r>
    </w:p>
    <w:p w14:paraId="1130229C" w14:textId="0A9C0ACD" w:rsidR="00D63202" w:rsidRDefault="003A36B8" w:rsidP="003A36B8">
      <w:pPr>
        <w:tabs>
          <w:tab w:val="left" w:pos="1440"/>
        </w:tabs>
        <w:spacing w:line="400" w:lineRule="exact"/>
        <w:rPr>
          <w:rFonts w:ascii="宋体" w:hAnsi="宋体"/>
        </w:rPr>
      </w:pPr>
      <w:r>
        <w:rPr>
          <w:rFonts w:ascii="宋体" w:hAnsi="宋体"/>
        </w:rPr>
        <w:tab/>
      </w:r>
      <w:r>
        <w:rPr>
          <w:rFonts w:ascii="宋体" w:hAnsi="宋体" w:hint="eastAsia"/>
        </w:rPr>
        <w:t>·</w:t>
      </w:r>
      <w:r>
        <w:rPr>
          <w:rFonts w:ascii="宋体" w:hAnsi="宋体"/>
        </w:rPr>
        <w:t>边缘：省级训练基地，支持1080p/60fps实时反馈</w:t>
      </w:r>
    </w:p>
    <w:p w14:paraId="7EAC86DF" w14:textId="3D7177EC" w:rsidR="00D63202" w:rsidRDefault="003A36B8" w:rsidP="003A36B8">
      <w:pPr>
        <w:tabs>
          <w:tab w:val="left" w:pos="1440"/>
        </w:tabs>
        <w:spacing w:line="400" w:lineRule="exact"/>
        <w:rPr>
          <w:rFonts w:ascii="宋体" w:hAnsi="宋体"/>
        </w:rPr>
      </w:pPr>
      <w:r>
        <w:rPr>
          <w:rFonts w:ascii="宋体" w:hAnsi="宋体"/>
        </w:rPr>
        <w:tab/>
      </w:r>
      <w:r>
        <w:rPr>
          <w:rFonts w:ascii="宋体" w:hAnsi="宋体" w:hint="eastAsia"/>
        </w:rPr>
        <w:t>·</w:t>
      </w:r>
      <w:r>
        <w:rPr>
          <w:rFonts w:ascii="宋体" w:hAnsi="宋体"/>
        </w:rPr>
        <w:t>终端：基层场馆，通过手机APP实现基础动作识别</w:t>
      </w:r>
    </w:p>
    <w:p w14:paraId="3BBF0ECD" w14:textId="77777777" w:rsidR="006F2D5A" w:rsidRDefault="006F2D5A" w:rsidP="001A4094">
      <w:pPr>
        <w:tabs>
          <w:tab w:val="left" w:pos="1440"/>
        </w:tabs>
        <w:spacing w:afterLines="50" w:after="120" w:line="400" w:lineRule="exact"/>
        <w:ind w:left="1440"/>
        <w:rPr>
          <w:rFonts w:ascii="宋体" w:hAnsi="宋体"/>
        </w:rPr>
      </w:pPr>
    </w:p>
    <w:p w14:paraId="2BA796A1" w14:textId="43B8E8DB" w:rsidR="00D63202" w:rsidRPr="003A36B8" w:rsidRDefault="00825FF1" w:rsidP="00825FF1">
      <w:pPr>
        <w:pStyle w:val="3"/>
        <w:ind w:firstLine="482"/>
      </w:pPr>
      <w:bookmarkStart w:id="250" w:name="_Toc219932881"/>
      <w:r>
        <w:rPr>
          <w:rFonts w:hint="eastAsia"/>
        </w:rPr>
        <w:t>5.3.4</w:t>
      </w:r>
      <w:r w:rsidR="00000000" w:rsidRPr="003A36B8">
        <w:t>社会价值与生态建设</w:t>
      </w:r>
      <w:bookmarkEnd w:id="250"/>
    </w:p>
    <w:p w14:paraId="574A7541" w14:textId="1EA5DB3D" w:rsidR="00D63202" w:rsidRPr="003A36B8" w:rsidRDefault="003A36B8" w:rsidP="003A36B8">
      <w:pPr>
        <w:spacing w:line="400" w:lineRule="exact"/>
        <w:ind w:firstLine="420"/>
        <w:rPr>
          <w:rFonts w:ascii="宋体" w:hAnsi="宋体"/>
        </w:rPr>
      </w:pPr>
      <w:r>
        <w:rPr>
          <w:rFonts w:ascii="宋体" w:hAnsi="宋体" w:hint="eastAsia"/>
          <w:b/>
          <w:bCs/>
        </w:rPr>
        <w:t>1.</w:t>
      </w:r>
      <w:r w:rsidRPr="003A36B8">
        <w:rPr>
          <w:rFonts w:ascii="宋体" w:hAnsi="宋体"/>
          <w:b/>
          <w:bCs/>
        </w:rPr>
        <w:t>开源生态建设</w:t>
      </w:r>
      <w:r w:rsidRPr="003A36B8">
        <w:rPr>
          <w:rFonts w:ascii="宋体" w:hAnsi="宋体"/>
        </w:rPr>
        <w:t>：计划将核心算法模块开源，建立羽毛球AI分析社区，吸引全球研究者参与。发布ShuttleSet-1000数据集，包含1000小时专业标注视频，推动领域基准建设。</w:t>
      </w:r>
    </w:p>
    <w:p w14:paraId="5E81257D" w14:textId="3961F28A" w:rsidR="00D63202" w:rsidRDefault="003A36B8" w:rsidP="003A36B8">
      <w:pPr>
        <w:spacing w:line="400" w:lineRule="exact"/>
        <w:ind w:firstLine="420"/>
        <w:rPr>
          <w:rFonts w:ascii="宋体" w:hAnsi="宋体"/>
        </w:rPr>
      </w:pPr>
      <w:r>
        <w:rPr>
          <w:rFonts w:ascii="宋体" w:hAnsi="宋体" w:hint="eastAsia"/>
          <w:b/>
          <w:bCs/>
        </w:rPr>
        <w:t>2.</w:t>
      </w:r>
      <w:r>
        <w:rPr>
          <w:rFonts w:ascii="宋体" w:hAnsi="宋体"/>
          <w:b/>
          <w:bCs/>
        </w:rPr>
        <w:t>普</w:t>
      </w:r>
      <w:proofErr w:type="gramStart"/>
      <w:r>
        <w:rPr>
          <w:rFonts w:ascii="宋体" w:hAnsi="宋体"/>
          <w:b/>
          <w:bCs/>
        </w:rPr>
        <w:t>惠体育</w:t>
      </w:r>
      <w:proofErr w:type="gramEnd"/>
      <w:r>
        <w:rPr>
          <w:rFonts w:ascii="宋体" w:hAnsi="宋体"/>
          <w:b/>
          <w:bCs/>
        </w:rPr>
        <w:t>科技</w:t>
      </w:r>
      <w:r>
        <w:rPr>
          <w:rFonts w:ascii="宋体" w:hAnsi="宋体"/>
        </w:rPr>
        <w:t>：开发"AI教练助手"轻量版，通过小程序形式向大众开放基础功能，降低三亿羽毛球爱好者享受科技红利的门槛。与体育总局合作，将系统纳入"全民健身智慧化"试点工程。</w:t>
      </w:r>
    </w:p>
    <w:p w14:paraId="1B881550" w14:textId="2E79A191" w:rsidR="00D63202" w:rsidRDefault="003A36B8" w:rsidP="003A36B8">
      <w:pPr>
        <w:spacing w:line="400" w:lineRule="exact"/>
        <w:ind w:firstLine="420"/>
        <w:rPr>
          <w:rFonts w:ascii="宋体" w:hAnsi="宋体"/>
        </w:rPr>
      </w:pPr>
      <w:r>
        <w:rPr>
          <w:rFonts w:ascii="宋体" w:hAnsi="宋体" w:hint="eastAsia"/>
          <w:b/>
          <w:bCs/>
        </w:rPr>
        <w:t>3.</w:t>
      </w:r>
      <w:r>
        <w:rPr>
          <w:rFonts w:ascii="宋体" w:hAnsi="宋体"/>
          <w:b/>
          <w:bCs/>
        </w:rPr>
        <w:t>竞技体育创新</w:t>
      </w:r>
      <w:r>
        <w:rPr>
          <w:rFonts w:ascii="宋体" w:hAnsi="宋体"/>
        </w:rPr>
        <w:t>：与国家队合作，探索AI辅助战术决策新范式。通过强化学习模拟不同战术执行效果，为关键赛事提供数据支持，助力我国在2028洛杉矶奥运会等国际赛事中再创佳绩。</w:t>
      </w:r>
    </w:p>
    <w:p w14:paraId="4EA65CED" w14:textId="77777777" w:rsidR="00D63202" w:rsidRDefault="00000000" w:rsidP="003A36B8">
      <w:pPr>
        <w:spacing w:line="400" w:lineRule="exact"/>
        <w:ind w:firstLineChars="200" w:firstLine="420"/>
        <w:rPr>
          <w:rFonts w:ascii="宋体" w:hAnsi="宋体"/>
        </w:rPr>
      </w:pPr>
      <w:r>
        <w:rPr>
          <w:rFonts w:ascii="宋体" w:hAnsi="宋体"/>
        </w:rPr>
        <w:t>本研究不仅是一次技术探索，更是体育科技自主创新的重要实践。随着系统持续优化与应用深化，我们相信"</w:t>
      </w:r>
      <w:proofErr w:type="gramStart"/>
      <w:r>
        <w:rPr>
          <w:rFonts w:ascii="宋体" w:hAnsi="宋体"/>
        </w:rPr>
        <w:t>风羽之</w:t>
      </w:r>
      <w:proofErr w:type="gramEnd"/>
      <w:r>
        <w:rPr>
          <w:rFonts w:ascii="宋体" w:hAnsi="宋体"/>
        </w:rPr>
        <w:t>眼"将成为连接人工智能与体育科学的桥梁，为体育强国建设贡献科技力量，让数据驱动的科学训练</w:t>
      </w:r>
      <w:proofErr w:type="gramStart"/>
      <w:r>
        <w:rPr>
          <w:rFonts w:ascii="宋体" w:hAnsi="宋体"/>
        </w:rPr>
        <w:t>惠及每</w:t>
      </w:r>
      <w:proofErr w:type="gramEnd"/>
      <w:r>
        <w:rPr>
          <w:rFonts w:ascii="宋体" w:hAnsi="宋体"/>
        </w:rPr>
        <w:t>一位羽毛球爱好者。正如国际体育计算机视觉协会主席所言："体育分析的未来不在于替代人类教练，而在于放大人类潜能，让科技服务于人的全面发展。"这正是我们不断前行的方向。</w:t>
      </w:r>
    </w:p>
    <w:p w14:paraId="5F47D925" w14:textId="77777777" w:rsidR="00D63202" w:rsidRDefault="00D63202">
      <w:bookmarkStart w:id="251" w:name="_Toc219053999"/>
      <w:bookmarkStart w:id="252" w:name="_Toc219060411"/>
      <w:bookmarkStart w:id="253" w:name="_Toc219071425"/>
    </w:p>
    <w:p w14:paraId="6262539B" w14:textId="77777777" w:rsidR="001A4094" w:rsidRDefault="001A4094"/>
    <w:p w14:paraId="712E421D" w14:textId="77777777" w:rsidR="001A4094" w:rsidRDefault="001A4094"/>
    <w:p w14:paraId="16AB4674" w14:textId="77777777" w:rsidR="001A4094" w:rsidRDefault="001A4094"/>
    <w:p w14:paraId="43BA839E" w14:textId="77777777" w:rsidR="001A4094" w:rsidRDefault="001A4094"/>
    <w:p w14:paraId="65581611" w14:textId="77777777" w:rsidR="001A4094" w:rsidRDefault="001A4094"/>
    <w:p w14:paraId="05347980" w14:textId="77777777" w:rsidR="001A4094" w:rsidRDefault="001A4094"/>
    <w:p w14:paraId="0AC79381" w14:textId="77777777" w:rsidR="00825FF1" w:rsidRDefault="00825FF1"/>
    <w:p w14:paraId="332322E6" w14:textId="77777777" w:rsidR="00825FF1" w:rsidRDefault="00825FF1"/>
    <w:p w14:paraId="7355F224" w14:textId="77777777" w:rsidR="00825FF1" w:rsidRDefault="00825FF1"/>
    <w:p w14:paraId="3959EC64" w14:textId="77777777" w:rsidR="00825FF1" w:rsidRDefault="00825FF1">
      <w:pPr>
        <w:rPr>
          <w:rFonts w:hint="eastAsia"/>
        </w:rPr>
      </w:pPr>
    </w:p>
    <w:p w14:paraId="4925D7CD" w14:textId="77777777" w:rsidR="00D63202" w:rsidRPr="00047747" w:rsidRDefault="00000000" w:rsidP="00825FF1">
      <w:pPr>
        <w:pStyle w:val="ab"/>
      </w:pPr>
      <w:bookmarkStart w:id="254" w:name="_Toc219932882"/>
      <w:r w:rsidRPr="00047747">
        <w:rPr>
          <w:rFonts w:hint="eastAsia"/>
        </w:rPr>
        <w:t>结</w:t>
      </w:r>
      <w:r w:rsidRPr="00047747">
        <w:rPr>
          <w:rFonts w:hint="eastAsia"/>
        </w:rPr>
        <w:t xml:space="preserve">  </w:t>
      </w:r>
      <w:r w:rsidRPr="00047747">
        <w:rPr>
          <w:rFonts w:hint="eastAsia"/>
        </w:rPr>
        <w:t>论</w:t>
      </w:r>
      <w:bookmarkEnd w:id="251"/>
      <w:bookmarkEnd w:id="252"/>
      <w:bookmarkEnd w:id="253"/>
      <w:bookmarkEnd w:id="254"/>
    </w:p>
    <w:p w14:paraId="4BD4A512" w14:textId="77777777" w:rsidR="00D63202" w:rsidRDefault="00D63202">
      <w:pPr>
        <w:ind w:firstLineChars="1605" w:firstLine="4494"/>
        <w:rPr>
          <w:sz w:val="28"/>
        </w:rPr>
      </w:pPr>
    </w:p>
    <w:p w14:paraId="37CD75F6" w14:textId="77777777" w:rsidR="00D63202" w:rsidRDefault="00000000" w:rsidP="004A05E6">
      <w:pPr>
        <w:spacing w:after="120" w:line="400" w:lineRule="exact"/>
        <w:ind w:firstLineChars="200" w:firstLine="420"/>
        <w:rPr>
          <w:rFonts w:ascii="宋体" w:hAnsi="宋体" w:cs="Google Sans Text"/>
          <w:color w:val="1F1F1F"/>
        </w:rPr>
      </w:pPr>
      <w:r>
        <w:rPr>
          <w:rFonts w:ascii="宋体" w:hAnsi="宋体" w:cs="宋体" w:hint="eastAsia"/>
          <w:color w:val="1F1F1F"/>
        </w:rPr>
        <w:t>本文历时数月，设计并实现了一套完整的羽毛球智能检测与分析系统</w:t>
      </w:r>
      <w:r>
        <w:rPr>
          <w:rFonts w:ascii="宋体" w:hAnsi="宋体" w:cs="Google Sans Text"/>
          <w:color w:val="1F1F1F"/>
        </w:rPr>
        <w:t>——“</w:t>
      </w:r>
      <w:r>
        <w:rPr>
          <w:rFonts w:ascii="宋体" w:hAnsi="宋体" w:cs="宋体" w:hint="eastAsia"/>
          <w:color w:val="1F1F1F"/>
        </w:rPr>
        <w:t>风羽之眼</w:t>
      </w:r>
      <w:r>
        <w:rPr>
          <w:rFonts w:ascii="宋体" w:hAnsi="宋体" w:cs="Google Sans Text"/>
          <w:color w:val="1F1F1F"/>
        </w:rPr>
        <w:t>”</w:t>
      </w:r>
      <w:r>
        <w:rPr>
          <w:rFonts w:ascii="宋体" w:hAnsi="宋体" w:cs="宋体" w:hint="eastAsia"/>
          <w:color w:val="1F1F1F"/>
        </w:rPr>
        <w:t>。针对羽毛球运动分析中</w:t>
      </w:r>
      <w:r>
        <w:rPr>
          <w:rFonts w:ascii="宋体" w:hAnsi="宋体" w:cs="Google Sans Text"/>
          <w:color w:val="1F1F1F"/>
        </w:rPr>
        <w:t>“</w:t>
      </w:r>
      <w:r>
        <w:rPr>
          <w:rFonts w:ascii="宋体" w:hAnsi="宋体" w:cs="宋体" w:hint="eastAsia"/>
          <w:color w:val="1F1F1F"/>
        </w:rPr>
        <w:t>看不清（小目标）</w:t>
      </w:r>
      <w:r>
        <w:rPr>
          <w:rFonts w:ascii="宋体" w:hAnsi="宋体" w:cs="Google Sans Text"/>
          <w:color w:val="1F1F1F"/>
        </w:rPr>
        <w:t>”</w:t>
      </w:r>
      <w:r>
        <w:rPr>
          <w:rFonts w:ascii="宋体" w:hAnsi="宋体" w:cs="宋体" w:hint="eastAsia"/>
          <w:color w:val="1F1F1F"/>
        </w:rPr>
        <w:t>、</w:t>
      </w:r>
      <w:r>
        <w:rPr>
          <w:rFonts w:ascii="宋体" w:hAnsi="宋体" w:cs="Google Sans Text"/>
          <w:color w:val="1F1F1F"/>
        </w:rPr>
        <w:t>“</w:t>
      </w:r>
      <w:r>
        <w:rPr>
          <w:rFonts w:ascii="宋体" w:hAnsi="宋体" w:cs="宋体" w:hint="eastAsia"/>
          <w:color w:val="1F1F1F"/>
        </w:rPr>
        <w:t>分不清（身份混淆）</w:t>
      </w:r>
      <w:r>
        <w:rPr>
          <w:rFonts w:ascii="宋体" w:hAnsi="宋体" w:cs="Google Sans Text"/>
          <w:color w:val="1F1F1F"/>
        </w:rPr>
        <w:t>”</w:t>
      </w:r>
      <w:r>
        <w:rPr>
          <w:rFonts w:ascii="宋体" w:hAnsi="宋体" w:cs="宋体" w:hint="eastAsia"/>
          <w:color w:val="1F1F1F"/>
        </w:rPr>
        <w:t>、</w:t>
      </w:r>
      <w:r>
        <w:rPr>
          <w:rFonts w:ascii="宋体" w:hAnsi="宋体" w:cs="Google Sans Text"/>
          <w:color w:val="1F1F1F"/>
        </w:rPr>
        <w:t>“</w:t>
      </w:r>
      <w:r>
        <w:rPr>
          <w:rFonts w:ascii="宋体" w:hAnsi="宋体" w:cs="宋体" w:hint="eastAsia"/>
          <w:color w:val="1F1F1F"/>
        </w:rPr>
        <w:t>读不懂（动作复杂）</w:t>
      </w:r>
      <w:r>
        <w:rPr>
          <w:rFonts w:ascii="宋体" w:hAnsi="宋体" w:cs="Google Sans Text"/>
          <w:color w:val="1F1F1F"/>
        </w:rPr>
        <w:t>”</w:t>
      </w:r>
      <w:r>
        <w:rPr>
          <w:rFonts w:ascii="宋体" w:hAnsi="宋体" w:cs="宋体" w:hint="eastAsia"/>
          <w:color w:val="1F1F1F"/>
        </w:rPr>
        <w:t>三大痛点，</w:t>
      </w:r>
      <w:r>
        <w:rPr>
          <w:rFonts w:ascii="宋体" w:hAnsi="宋体" w:cs="宋体"/>
          <w:color w:val="1F1F1F"/>
        </w:rPr>
        <w:t>项目通过融合最前沿的神经形态视觉技术与物理感知的深度学习架构，成功挑战了羽毛球追踪领域的“不可能”任务。本研究证明，单一模态的视觉传感器在极限运动场景下已触及物理天花板，而多模态融合——特别是引入对运动极度敏感的事件视觉——是突破这一瓶颈的关键。</w:t>
      </w:r>
      <w:r>
        <w:rPr>
          <w:rFonts w:ascii="宋体" w:hAnsi="宋体" w:cs="宋体" w:hint="eastAsia"/>
          <w:color w:val="1F1F1F"/>
        </w:rPr>
        <w:t>本文给出了系统性的解决方案：</w:t>
      </w:r>
    </w:p>
    <w:p w14:paraId="26E0A7DC" w14:textId="794B2589" w:rsidR="00D63202" w:rsidRPr="004A05E6" w:rsidRDefault="004A05E6" w:rsidP="004A05E6">
      <w:pPr>
        <w:spacing w:line="400" w:lineRule="exact"/>
        <w:ind w:firstLine="420"/>
        <w:rPr>
          <w:rFonts w:ascii="宋体" w:hAnsi="宋体" w:cs="宋体"/>
          <w:color w:val="1F1F1F"/>
        </w:rPr>
      </w:pPr>
      <w:r>
        <w:rPr>
          <w:rFonts w:ascii="宋体" w:hAnsi="宋体" w:cs="宋体" w:hint="eastAsia"/>
          <w:b/>
          <w:bCs/>
          <w:color w:val="1F1F1F"/>
        </w:rPr>
        <w:t>1.创新性地融合了注意力机制与小目标检测网络</w:t>
      </w:r>
      <w:r>
        <w:rPr>
          <w:rFonts w:ascii="宋体" w:hAnsi="宋体" w:cs="宋体" w:hint="eastAsia"/>
          <w:color w:val="1F1F1F"/>
        </w:rPr>
        <w:t>：通过在</w:t>
      </w:r>
      <w:r>
        <w:rPr>
          <w:rFonts w:ascii="宋体" w:hAnsi="宋体" w:cs="Google Sans Text"/>
          <w:color w:val="1F1F1F"/>
        </w:rPr>
        <w:t>TrackNetV3</w:t>
      </w:r>
      <w:r>
        <w:rPr>
          <w:rFonts w:ascii="宋体" w:hAnsi="宋体" w:cs="宋体" w:hint="eastAsia"/>
          <w:color w:val="1F1F1F"/>
        </w:rPr>
        <w:t>中植入</w:t>
      </w:r>
      <w:r>
        <w:rPr>
          <w:rFonts w:ascii="宋体" w:hAnsi="宋体" w:cs="Google Sans Text"/>
          <w:color w:val="1F1F1F"/>
        </w:rPr>
        <w:t>CBAM</w:t>
      </w:r>
      <w:r>
        <w:rPr>
          <w:rFonts w:ascii="宋体" w:hAnsi="宋体" w:cs="宋体" w:hint="eastAsia"/>
          <w:color w:val="1F1F1F"/>
        </w:rPr>
        <w:t>模块，赋予了网络在复杂背景下</w:t>
      </w:r>
      <w:r>
        <w:rPr>
          <w:rFonts w:ascii="宋体" w:hAnsi="宋体" w:cs="Google Sans Text"/>
          <w:color w:val="1F1F1F"/>
        </w:rPr>
        <w:t>“</w:t>
      </w:r>
      <w:r>
        <w:rPr>
          <w:rFonts w:ascii="宋体" w:hAnsi="宋体" w:cs="宋体" w:hint="eastAsia"/>
          <w:color w:val="1F1F1F"/>
        </w:rPr>
        <w:t>聚焦</w:t>
      </w:r>
      <w:r>
        <w:rPr>
          <w:rFonts w:ascii="宋体" w:hAnsi="宋体" w:cs="Google Sans Text"/>
          <w:color w:val="1F1F1F"/>
        </w:rPr>
        <w:t>”</w:t>
      </w:r>
      <w:r>
        <w:rPr>
          <w:rFonts w:ascii="宋体" w:hAnsi="宋体" w:cs="宋体" w:hint="eastAsia"/>
          <w:color w:val="1F1F1F"/>
        </w:rPr>
        <w:t>羽毛球的能力，配合卡尔曼滤波，实现了高精度的轨迹追踪。</w:t>
      </w:r>
    </w:p>
    <w:p w14:paraId="40F6685C" w14:textId="52EBEE72" w:rsidR="00D63202" w:rsidRPr="004A05E6" w:rsidRDefault="004A05E6" w:rsidP="004A05E6">
      <w:pPr>
        <w:spacing w:line="400" w:lineRule="exact"/>
        <w:ind w:firstLine="420"/>
        <w:rPr>
          <w:rFonts w:ascii="宋体" w:hAnsi="宋体" w:cs="宋体"/>
          <w:color w:val="1F1F1F"/>
        </w:rPr>
      </w:pPr>
      <w:r>
        <w:rPr>
          <w:rFonts w:ascii="宋体" w:hAnsi="宋体" w:cs="宋体" w:hint="eastAsia"/>
          <w:b/>
          <w:bCs/>
          <w:color w:val="1F1F1F"/>
        </w:rPr>
        <w:t>2.构建了场地感知的多人姿态追踪框架</w:t>
      </w:r>
      <w:r>
        <w:rPr>
          <w:rFonts w:ascii="宋体" w:hAnsi="宋体" w:cs="宋体" w:hint="eastAsia"/>
          <w:color w:val="1F1F1F"/>
        </w:rPr>
        <w:t>：利用</w:t>
      </w:r>
      <w:proofErr w:type="spellStart"/>
      <w:r>
        <w:rPr>
          <w:rFonts w:ascii="宋体" w:hAnsi="宋体" w:cs="Google Sans Text"/>
          <w:color w:val="1F1F1F"/>
        </w:rPr>
        <w:t>RTMPose</w:t>
      </w:r>
      <w:proofErr w:type="spellEnd"/>
      <w:r>
        <w:rPr>
          <w:rFonts w:ascii="宋体" w:hAnsi="宋体" w:cs="宋体" w:hint="eastAsia"/>
          <w:color w:val="1F1F1F"/>
        </w:rPr>
        <w:t>的高效性与场地语义的逻辑约束，成功解决了攻防转换中的球员身份混淆问题。</w:t>
      </w:r>
    </w:p>
    <w:p w14:paraId="6B21C76D" w14:textId="468E3AD0" w:rsidR="00D63202" w:rsidRPr="004A05E6" w:rsidRDefault="004A05E6" w:rsidP="004A05E6">
      <w:pPr>
        <w:spacing w:after="120" w:line="400" w:lineRule="exact"/>
        <w:ind w:firstLine="420"/>
        <w:rPr>
          <w:rFonts w:ascii="宋体" w:hAnsi="宋体" w:cs="宋体"/>
          <w:color w:val="1F1F1F"/>
        </w:rPr>
      </w:pPr>
      <w:r>
        <w:rPr>
          <w:rFonts w:ascii="宋体" w:hAnsi="宋体" w:cs="宋体" w:hint="eastAsia"/>
          <w:b/>
          <w:bCs/>
          <w:color w:val="1F1F1F"/>
        </w:rPr>
        <w:t>3.提出了多模态融合的细粒度动作识别方法</w:t>
      </w:r>
      <w:r>
        <w:rPr>
          <w:rFonts w:ascii="宋体" w:hAnsi="宋体" w:cs="宋体" w:hint="eastAsia"/>
          <w:color w:val="1F1F1F"/>
        </w:rPr>
        <w:t>：</w:t>
      </w:r>
      <w:r>
        <w:rPr>
          <w:rFonts w:ascii="宋体" w:hAnsi="宋体" w:cs="Google Sans Text"/>
          <w:color w:val="1F1F1F"/>
        </w:rPr>
        <w:t>BST_CG_AP</w:t>
      </w:r>
      <w:r>
        <w:rPr>
          <w:rFonts w:ascii="宋体" w:hAnsi="宋体" w:cs="宋体" w:hint="eastAsia"/>
          <w:color w:val="1F1F1F"/>
        </w:rPr>
        <w:t>模型通过</w:t>
      </w:r>
      <w:r>
        <w:rPr>
          <w:rFonts w:ascii="宋体" w:hAnsi="宋体" w:cs="Google Sans Text"/>
          <w:color w:val="1F1F1F"/>
        </w:rPr>
        <w:t>Clean Gate</w:t>
      </w:r>
      <w:r>
        <w:rPr>
          <w:rFonts w:ascii="宋体" w:hAnsi="宋体" w:cs="宋体" w:hint="eastAsia"/>
          <w:color w:val="1F1F1F"/>
        </w:rPr>
        <w:t>和</w:t>
      </w:r>
      <w:r>
        <w:rPr>
          <w:rFonts w:ascii="宋体" w:hAnsi="宋体" w:cs="Google Sans Text"/>
          <w:color w:val="1F1F1F"/>
        </w:rPr>
        <w:t>Aim Player</w:t>
      </w:r>
      <w:r>
        <w:rPr>
          <w:rFonts w:ascii="宋体" w:hAnsi="宋体" w:cs="宋体" w:hint="eastAsia"/>
          <w:color w:val="1F1F1F"/>
        </w:rPr>
        <w:t>机制，</w:t>
      </w:r>
      <w:proofErr w:type="gramStart"/>
      <w:r>
        <w:rPr>
          <w:rFonts w:ascii="宋体" w:hAnsi="宋体" w:cs="宋体" w:hint="eastAsia"/>
          <w:color w:val="1F1F1F"/>
        </w:rPr>
        <w:t>有效去</w:t>
      </w:r>
      <w:proofErr w:type="gramEnd"/>
      <w:r>
        <w:rPr>
          <w:rFonts w:ascii="宋体" w:hAnsi="宋体" w:cs="宋体" w:hint="eastAsia"/>
          <w:color w:val="1F1F1F"/>
        </w:rPr>
        <w:t>除了环境噪声，精准捕捉了</w:t>
      </w:r>
      <w:r>
        <w:rPr>
          <w:rFonts w:ascii="宋体" w:hAnsi="宋体" w:cs="Google Sans Text"/>
          <w:color w:val="1F1F1F"/>
        </w:rPr>
        <w:t>35</w:t>
      </w:r>
      <w:r>
        <w:rPr>
          <w:rFonts w:ascii="宋体" w:hAnsi="宋体" w:cs="宋体" w:hint="eastAsia"/>
          <w:color w:val="1F1F1F"/>
        </w:rPr>
        <w:t>类击球动作的特征。</w:t>
      </w:r>
    </w:p>
    <w:p w14:paraId="09EC85FB" w14:textId="77777777" w:rsidR="00D63202" w:rsidRDefault="00000000" w:rsidP="004A05E6">
      <w:pPr>
        <w:spacing w:after="120" w:line="400" w:lineRule="exact"/>
        <w:ind w:firstLineChars="200" w:firstLine="420"/>
        <w:rPr>
          <w:rFonts w:ascii="宋体" w:hAnsi="宋体"/>
        </w:rPr>
      </w:pPr>
      <w:r>
        <w:rPr>
          <w:rFonts w:ascii="宋体" w:hAnsi="宋体"/>
        </w:rPr>
        <w:t>通过实现</w:t>
      </w:r>
      <w:proofErr w:type="gramStart"/>
      <w:r>
        <w:rPr>
          <w:rFonts w:ascii="宋体" w:hAnsi="宋体"/>
        </w:rPr>
        <w:t>微秒级</w:t>
      </w:r>
      <w:proofErr w:type="gramEnd"/>
      <w:r>
        <w:rPr>
          <w:rFonts w:ascii="宋体" w:hAnsi="宋体"/>
        </w:rPr>
        <w:t>的运动捕捉、物理约束的轨迹修补以及语义引导的特征融合，本系统不仅在</w:t>
      </w:r>
      <w:proofErr w:type="spellStart"/>
      <w:r>
        <w:rPr>
          <w:rFonts w:ascii="宋体" w:hAnsi="宋体"/>
        </w:rPr>
        <w:t>ShuttleSet</w:t>
      </w:r>
      <w:proofErr w:type="spellEnd"/>
      <w:r>
        <w:rPr>
          <w:rFonts w:ascii="宋体" w:hAnsi="宋体"/>
        </w:rPr>
        <w:t>等数据集上刷新了SOTA指标，更为自动化执裁、智能教练辅助以及沉浸式体育转播开辟了全新的技术路径。我们不仅是在追踪一个羽毛球，更是在通过技术的眼睛，洞察运动背后那些未曾被看见的物理之美与战术智慧。</w:t>
      </w:r>
    </w:p>
    <w:p w14:paraId="51DC9884" w14:textId="557593B7" w:rsidR="00D63202" w:rsidRDefault="00D63202" w:rsidP="001A4094">
      <w:pPr>
        <w:spacing w:line="400" w:lineRule="exact"/>
        <w:rPr>
          <w:rFonts w:ascii="宋体" w:hAnsi="宋体"/>
          <w:sz w:val="24"/>
          <w:szCs w:val="20"/>
        </w:rPr>
      </w:pPr>
    </w:p>
    <w:p w14:paraId="73F08AB4" w14:textId="77777777" w:rsidR="00A10311" w:rsidRDefault="00A10311" w:rsidP="001A4094">
      <w:pPr>
        <w:spacing w:line="400" w:lineRule="exact"/>
        <w:rPr>
          <w:rFonts w:ascii="宋体" w:hAnsi="宋体"/>
          <w:sz w:val="24"/>
          <w:szCs w:val="20"/>
        </w:rPr>
      </w:pPr>
    </w:p>
    <w:p w14:paraId="7B3529C6" w14:textId="77777777" w:rsidR="00A10311" w:rsidRDefault="00A10311" w:rsidP="001A4094">
      <w:pPr>
        <w:spacing w:line="400" w:lineRule="exact"/>
        <w:rPr>
          <w:rFonts w:ascii="宋体" w:hAnsi="宋体"/>
          <w:sz w:val="24"/>
          <w:szCs w:val="20"/>
        </w:rPr>
      </w:pPr>
    </w:p>
    <w:p w14:paraId="2CD2420F" w14:textId="77777777" w:rsidR="00A10311" w:rsidRDefault="00A10311" w:rsidP="001A4094">
      <w:pPr>
        <w:spacing w:line="400" w:lineRule="exact"/>
        <w:rPr>
          <w:rFonts w:ascii="宋体" w:hAnsi="宋体"/>
          <w:sz w:val="24"/>
          <w:szCs w:val="20"/>
        </w:rPr>
      </w:pPr>
    </w:p>
    <w:p w14:paraId="23F8B123" w14:textId="77777777" w:rsidR="00A10311" w:rsidRDefault="00A10311" w:rsidP="001A4094">
      <w:pPr>
        <w:spacing w:line="400" w:lineRule="exact"/>
        <w:rPr>
          <w:rFonts w:ascii="宋体" w:hAnsi="宋体"/>
          <w:sz w:val="24"/>
          <w:szCs w:val="20"/>
        </w:rPr>
      </w:pPr>
    </w:p>
    <w:p w14:paraId="6BA4C695" w14:textId="77777777" w:rsidR="00A10311" w:rsidRDefault="00A10311" w:rsidP="001A4094">
      <w:pPr>
        <w:spacing w:line="400" w:lineRule="exact"/>
        <w:rPr>
          <w:rFonts w:ascii="宋体" w:hAnsi="宋体"/>
          <w:sz w:val="24"/>
          <w:szCs w:val="20"/>
        </w:rPr>
      </w:pPr>
    </w:p>
    <w:p w14:paraId="264B1C62" w14:textId="77777777" w:rsidR="00A10311" w:rsidRDefault="00A10311" w:rsidP="001A4094">
      <w:pPr>
        <w:spacing w:line="400" w:lineRule="exact"/>
        <w:rPr>
          <w:rFonts w:ascii="宋体" w:hAnsi="宋体"/>
          <w:sz w:val="24"/>
          <w:szCs w:val="20"/>
        </w:rPr>
      </w:pPr>
    </w:p>
    <w:p w14:paraId="7DEA7D9E" w14:textId="77777777" w:rsidR="00A10311" w:rsidRDefault="00A10311" w:rsidP="001A4094">
      <w:pPr>
        <w:spacing w:line="400" w:lineRule="exact"/>
        <w:rPr>
          <w:rFonts w:ascii="宋体" w:hAnsi="宋体"/>
          <w:sz w:val="24"/>
          <w:szCs w:val="20"/>
        </w:rPr>
      </w:pPr>
    </w:p>
    <w:p w14:paraId="0F702595" w14:textId="77777777" w:rsidR="00A10311" w:rsidRDefault="00A10311" w:rsidP="001A4094">
      <w:pPr>
        <w:spacing w:line="400" w:lineRule="exact"/>
        <w:rPr>
          <w:rFonts w:ascii="宋体" w:hAnsi="宋体"/>
          <w:sz w:val="24"/>
          <w:szCs w:val="20"/>
        </w:rPr>
      </w:pPr>
    </w:p>
    <w:p w14:paraId="6740BF10" w14:textId="77777777" w:rsidR="00A10311" w:rsidRDefault="00A10311" w:rsidP="001A4094">
      <w:pPr>
        <w:spacing w:line="400" w:lineRule="exact"/>
        <w:rPr>
          <w:rFonts w:ascii="宋体" w:hAnsi="宋体"/>
          <w:sz w:val="24"/>
          <w:szCs w:val="20"/>
        </w:rPr>
      </w:pPr>
    </w:p>
    <w:p w14:paraId="5B3AE65A" w14:textId="77777777" w:rsidR="00A10311" w:rsidRDefault="00A10311" w:rsidP="001A4094">
      <w:pPr>
        <w:spacing w:line="400" w:lineRule="exact"/>
        <w:rPr>
          <w:rFonts w:ascii="宋体" w:hAnsi="宋体"/>
          <w:sz w:val="24"/>
          <w:szCs w:val="20"/>
        </w:rPr>
      </w:pPr>
    </w:p>
    <w:p w14:paraId="0FBA6242" w14:textId="77777777" w:rsidR="00A10311" w:rsidRDefault="00A10311" w:rsidP="001A4094">
      <w:pPr>
        <w:spacing w:line="400" w:lineRule="exact"/>
        <w:rPr>
          <w:rFonts w:ascii="宋体" w:hAnsi="宋体"/>
          <w:sz w:val="24"/>
          <w:szCs w:val="20"/>
        </w:rPr>
      </w:pPr>
    </w:p>
    <w:p w14:paraId="2739853F" w14:textId="77777777" w:rsidR="00A10311" w:rsidRDefault="00A10311" w:rsidP="001A4094">
      <w:pPr>
        <w:spacing w:line="400" w:lineRule="exact"/>
        <w:rPr>
          <w:rFonts w:ascii="宋体" w:hAnsi="宋体"/>
          <w:sz w:val="24"/>
          <w:szCs w:val="20"/>
        </w:rPr>
      </w:pPr>
    </w:p>
    <w:p w14:paraId="12C843DC" w14:textId="77777777" w:rsidR="00A10311" w:rsidRDefault="00A10311" w:rsidP="001A4094">
      <w:pPr>
        <w:spacing w:line="400" w:lineRule="exact"/>
        <w:rPr>
          <w:rFonts w:ascii="宋体" w:hAnsi="宋体"/>
          <w:sz w:val="24"/>
          <w:szCs w:val="20"/>
        </w:rPr>
      </w:pPr>
    </w:p>
    <w:p w14:paraId="3F6C7EB4" w14:textId="77777777" w:rsidR="00A10311" w:rsidRDefault="00A10311" w:rsidP="001A4094">
      <w:pPr>
        <w:spacing w:line="400" w:lineRule="exact"/>
        <w:rPr>
          <w:rFonts w:ascii="宋体" w:hAnsi="宋体"/>
          <w:sz w:val="24"/>
          <w:szCs w:val="20"/>
        </w:rPr>
      </w:pPr>
    </w:p>
    <w:p w14:paraId="2D894F54" w14:textId="77777777" w:rsidR="00A10311" w:rsidRDefault="00A10311" w:rsidP="001A4094">
      <w:pPr>
        <w:spacing w:line="400" w:lineRule="exact"/>
        <w:rPr>
          <w:rFonts w:ascii="宋体" w:hAnsi="宋体"/>
          <w:sz w:val="24"/>
          <w:szCs w:val="20"/>
        </w:rPr>
      </w:pPr>
    </w:p>
    <w:p w14:paraId="20C79C26" w14:textId="77777777" w:rsidR="00A10311" w:rsidRDefault="00A10311" w:rsidP="001A4094">
      <w:pPr>
        <w:spacing w:line="400" w:lineRule="exact"/>
        <w:rPr>
          <w:b/>
          <w:bCs/>
          <w:sz w:val="28"/>
        </w:rPr>
      </w:pPr>
    </w:p>
    <w:p w14:paraId="16D3F1D9" w14:textId="77777777" w:rsidR="00D63202" w:rsidRPr="00047747" w:rsidRDefault="00000000" w:rsidP="00825FF1">
      <w:pPr>
        <w:pStyle w:val="ab"/>
      </w:pPr>
      <w:bookmarkStart w:id="255" w:name="_Toc219071426"/>
      <w:bookmarkStart w:id="256" w:name="_Toc219060412"/>
      <w:bookmarkStart w:id="257" w:name="_Toc219054000"/>
      <w:bookmarkStart w:id="258" w:name="_Toc219932883"/>
      <w:r w:rsidRPr="00047747">
        <w:rPr>
          <w:rFonts w:hint="eastAsia"/>
        </w:rPr>
        <w:t>致</w:t>
      </w:r>
      <w:r w:rsidRPr="00047747">
        <w:rPr>
          <w:rFonts w:hint="eastAsia"/>
        </w:rPr>
        <w:t xml:space="preserve">  </w:t>
      </w:r>
      <w:r w:rsidRPr="00047747">
        <w:rPr>
          <w:rFonts w:hint="eastAsia"/>
        </w:rPr>
        <w:t>谢</w:t>
      </w:r>
      <w:bookmarkEnd w:id="255"/>
      <w:bookmarkEnd w:id="256"/>
      <w:bookmarkEnd w:id="257"/>
      <w:bookmarkEnd w:id="258"/>
    </w:p>
    <w:p w14:paraId="5BF1C8E7" w14:textId="77777777" w:rsidR="00D63202" w:rsidRDefault="00D63202" w:rsidP="00EA72F1">
      <w:pPr>
        <w:spacing w:line="400" w:lineRule="exact"/>
        <w:rPr>
          <w:sz w:val="28"/>
        </w:rPr>
      </w:pPr>
    </w:p>
    <w:p w14:paraId="35632D1E" w14:textId="77777777" w:rsidR="0066586C" w:rsidRPr="0066586C" w:rsidRDefault="0066586C" w:rsidP="0066586C">
      <w:pPr>
        <w:spacing w:line="400" w:lineRule="exact"/>
        <w:ind w:firstLineChars="200" w:firstLine="420"/>
        <w:rPr>
          <w:rFonts w:ascii="宋体" w:hAnsi="宋体"/>
          <w:szCs w:val="21"/>
        </w:rPr>
      </w:pPr>
      <w:r w:rsidRPr="0066586C">
        <w:rPr>
          <w:rFonts w:ascii="宋体" w:hAnsi="宋体"/>
          <w:szCs w:val="21"/>
        </w:rPr>
        <w:t>当最后一帧视频在屏幕上定格，那道由算法勾勒出的白色轨迹缓缓消散，我忽然意识到：这段始于电脑前深夜灯光、终于窗前冬日晨曦的旅程，正在走向它的尾声。屏幕的光一点点暗下去，屋里重新归于安静，而我脑海里却仍回响着那些被逐</w:t>
      </w:r>
      <w:proofErr w:type="gramStart"/>
      <w:r w:rsidRPr="0066586C">
        <w:rPr>
          <w:rFonts w:ascii="宋体" w:hAnsi="宋体"/>
          <w:szCs w:val="21"/>
        </w:rPr>
        <w:t>帧</w:t>
      </w:r>
      <w:proofErr w:type="gramEnd"/>
      <w:r w:rsidRPr="0066586C">
        <w:rPr>
          <w:rFonts w:ascii="宋体" w:hAnsi="宋体"/>
          <w:szCs w:val="21"/>
        </w:rPr>
        <w:t>拆解的击球声、那些在代码与数据之间反复折返的脚步——仿佛每一次运算都在替我复盘一场看不见的比赛。那一刻我才明白，所谓“完成”，并不是项目按下运行键就能得出的结果，而是把无数次失败、怀疑、重来、再试，压缩成一个看似从容的终章。</w:t>
      </w:r>
    </w:p>
    <w:p w14:paraId="38C69FE8" w14:textId="77777777" w:rsidR="0066586C" w:rsidRPr="0066586C" w:rsidRDefault="0066586C" w:rsidP="0066586C">
      <w:pPr>
        <w:spacing w:line="400" w:lineRule="exact"/>
        <w:ind w:firstLineChars="200" w:firstLine="420"/>
        <w:rPr>
          <w:rFonts w:ascii="宋体" w:hAnsi="宋体"/>
          <w:szCs w:val="21"/>
        </w:rPr>
      </w:pPr>
      <w:r w:rsidRPr="0066586C">
        <w:rPr>
          <w:rFonts w:ascii="宋体" w:hAnsi="宋体"/>
          <w:szCs w:val="21"/>
        </w:rPr>
        <w:t>回望这数月光阴，时间像被切成了无数细小的片段：有无数个焦灼调试的夜晚，键盘声与</w:t>
      </w:r>
      <w:proofErr w:type="gramStart"/>
      <w:r w:rsidRPr="0066586C">
        <w:rPr>
          <w:rFonts w:ascii="宋体" w:hAnsi="宋体"/>
          <w:szCs w:val="21"/>
        </w:rPr>
        <w:t>风扇声</w:t>
      </w:r>
      <w:proofErr w:type="gramEnd"/>
      <w:r w:rsidRPr="0066586C">
        <w:rPr>
          <w:rFonts w:ascii="宋体" w:hAnsi="宋体"/>
          <w:szCs w:val="21"/>
        </w:rPr>
        <w:t>交织成单调却执拗的节拍；有模型崩溃时的沮丧，像一记</w:t>
      </w:r>
      <w:proofErr w:type="gramStart"/>
      <w:r w:rsidRPr="0066586C">
        <w:rPr>
          <w:rFonts w:ascii="宋体" w:hAnsi="宋体"/>
          <w:szCs w:val="21"/>
        </w:rPr>
        <w:t>没打到甜区的</w:t>
      </w:r>
      <w:proofErr w:type="gramEnd"/>
      <w:r w:rsidRPr="0066586C">
        <w:rPr>
          <w:rFonts w:ascii="宋体" w:hAnsi="宋体"/>
          <w:szCs w:val="21"/>
        </w:rPr>
        <w:t>扣杀，力道很足，却只留下空响；也有轨迹首次连贯呈现时的狂喜，那不是“代码跑通了”的轻松，而是一种近乎本能的震颤——仿佛终于触摸到高速羽球背后那条隐形的秩序：它飞行的弧线、落点的选择、击球瞬间身体链条的传递，原来真的可以被理解、被记录、被讲述。</w:t>
      </w:r>
    </w:p>
    <w:p w14:paraId="629B314A" w14:textId="77777777" w:rsidR="0066586C" w:rsidRPr="0066586C" w:rsidRDefault="0066586C" w:rsidP="0066586C">
      <w:pPr>
        <w:spacing w:line="400" w:lineRule="exact"/>
        <w:ind w:firstLineChars="200" w:firstLine="420"/>
        <w:rPr>
          <w:rFonts w:ascii="宋体" w:hAnsi="宋体"/>
          <w:szCs w:val="21"/>
        </w:rPr>
      </w:pPr>
      <w:r w:rsidRPr="0066586C">
        <w:rPr>
          <w:rFonts w:ascii="宋体" w:hAnsi="宋体"/>
          <w:szCs w:val="21"/>
        </w:rPr>
        <w:t>谨以此致敬所有热爱羽毛球的人。无论是奥运赛场上挥汗如雨的国手，还是社区球馆里挥拍自乐的普通人，你们对这项运动的纯粹热爱，正是“风羽之眼”存在的意义。羽毛球的魅力从不只在胜负，它在于速度与节制的平衡，在于决策与本能的共存：你必须在电光火石之间判断来球，在身体尚未完全到位时完成调整；你必须在一次次拉吊、劈杀、</w:t>
      </w:r>
      <w:proofErr w:type="gramStart"/>
      <w:r w:rsidRPr="0066586C">
        <w:rPr>
          <w:rFonts w:ascii="宋体" w:hAnsi="宋体"/>
          <w:szCs w:val="21"/>
        </w:rPr>
        <w:t>搓放之间</w:t>
      </w:r>
      <w:proofErr w:type="gramEnd"/>
      <w:r w:rsidRPr="0066586C">
        <w:rPr>
          <w:rFonts w:ascii="宋体" w:hAnsi="宋体"/>
          <w:szCs w:val="21"/>
        </w:rPr>
        <w:t>，把对手的意图读出来，再把自己的意图藏起来。它既是身体的艺术，也是战术的语言，而每一位挥拍的人，都是这门语言的使用者与创造者。</w:t>
      </w:r>
    </w:p>
    <w:p w14:paraId="10A63B2E" w14:textId="77777777" w:rsidR="0066586C" w:rsidRPr="0066586C" w:rsidRDefault="0066586C" w:rsidP="0066586C">
      <w:pPr>
        <w:spacing w:line="400" w:lineRule="exact"/>
        <w:ind w:firstLineChars="200" w:firstLine="420"/>
        <w:rPr>
          <w:rFonts w:ascii="宋体" w:hAnsi="宋体"/>
          <w:szCs w:val="21"/>
        </w:rPr>
      </w:pPr>
      <w:r w:rsidRPr="0066586C">
        <w:rPr>
          <w:rFonts w:ascii="宋体" w:hAnsi="宋体"/>
          <w:szCs w:val="21"/>
        </w:rPr>
        <w:t>科技不应冰冷，它应服务于人的成长与热爱。算法不该只是“更高的精度”，更该是“更好的理解”；数据不该只是“更多的样本”，更该是“更有意义的反馈”。当技术真正落地，它不是取代人，而是让人更接近自己：更清楚地认识身体、更清醒地制定训练、更安全地逼近极限，也更温柔地与挫败相处。我们追逐的从来不是一套系统的完美无缺，而是让热爱这件事，有更多可能、更少伤害、更长久的生命力。</w:t>
      </w:r>
    </w:p>
    <w:p w14:paraId="54391952" w14:textId="4976B699" w:rsidR="0066586C" w:rsidRDefault="0066586C" w:rsidP="00C858AE">
      <w:pPr>
        <w:spacing w:line="400" w:lineRule="exact"/>
        <w:ind w:firstLineChars="200" w:firstLine="420"/>
        <w:rPr>
          <w:rFonts w:ascii="宋体" w:hAnsi="宋体"/>
          <w:szCs w:val="21"/>
        </w:rPr>
      </w:pPr>
      <w:r w:rsidRPr="0066586C">
        <w:rPr>
          <w:rFonts w:ascii="宋体" w:hAnsi="宋体"/>
          <w:szCs w:val="21"/>
        </w:rPr>
        <w:t>愿我们永远保有对运动的敬畏——敬畏那一瞬间爆发的力量，也敬畏那背后千万次重复的枯燥；保有对未知的好奇——在每一次“为什么不行”里继续追问，在每一次“好像可以”里继续打磨；以及，对“更高、更快、更强——更团结”的不懈追求。因为终点从来不是句点，它只是下一次发球前的短暂停顿：拍线轻颤，呼吸收拢，目光坚定——然后，我们再次把球抛向空中。</w:t>
      </w:r>
    </w:p>
    <w:p w14:paraId="64D43F69" w14:textId="2E29F6EA" w:rsidR="00C858AE" w:rsidRPr="0066586C" w:rsidRDefault="00C858AE" w:rsidP="00C858AE">
      <w:pPr>
        <w:spacing w:line="400" w:lineRule="exact"/>
        <w:ind w:firstLineChars="200" w:firstLine="420"/>
        <w:rPr>
          <w:rFonts w:ascii="宋体" w:hAnsi="宋体"/>
          <w:szCs w:val="21"/>
        </w:rPr>
      </w:pPr>
      <w:r w:rsidRPr="00C858AE">
        <w:rPr>
          <w:rFonts w:ascii="宋体" w:hAnsi="宋体"/>
          <w:szCs w:val="21"/>
        </w:rPr>
        <w:t>风会停、光会暗，唯有那一拍一拍向前的意志，让有限的生命不断抵达无限。</w:t>
      </w:r>
    </w:p>
    <w:p w14:paraId="42012A17" w14:textId="77777777" w:rsidR="0066586C" w:rsidRPr="0066586C" w:rsidRDefault="0066586C" w:rsidP="00EA72F1">
      <w:pPr>
        <w:spacing w:line="400" w:lineRule="exact"/>
        <w:rPr>
          <w:sz w:val="28"/>
        </w:rPr>
      </w:pPr>
    </w:p>
    <w:p w14:paraId="46F42EBA" w14:textId="77777777" w:rsidR="00D63202" w:rsidRDefault="00D63202">
      <w:pPr>
        <w:jc w:val="center"/>
        <w:rPr>
          <w:rFonts w:ascii="黑体" w:eastAsia="黑体"/>
          <w:bCs/>
          <w:sz w:val="30"/>
          <w:szCs w:val="30"/>
        </w:rPr>
      </w:pPr>
    </w:p>
    <w:p w14:paraId="20B16452" w14:textId="77777777" w:rsidR="00D63202" w:rsidRDefault="00D63202">
      <w:pPr>
        <w:jc w:val="center"/>
        <w:rPr>
          <w:rFonts w:ascii="黑体" w:eastAsia="黑体"/>
          <w:bCs/>
          <w:sz w:val="30"/>
          <w:szCs w:val="30"/>
        </w:rPr>
      </w:pPr>
    </w:p>
    <w:p w14:paraId="506273F5" w14:textId="77777777" w:rsidR="00D63202" w:rsidRDefault="00D63202">
      <w:pPr>
        <w:jc w:val="center"/>
        <w:rPr>
          <w:rFonts w:ascii="黑体" w:eastAsia="黑体"/>
          <w:bCs/>
          <w:sz w:val="30"/>
          <w:szCs w:val="30"/>
        </w:rPr>
      </w:pPr>
    </w:p>
    <w:p w14:paraId="6C07537F" w14:textId="77777777" w:rsidR="00D63202" w:rsidRDefault="00D63202">
      <w:pPr>
        <w:jc w:val="center"/>
        <w:rPr>
          <w:rFonts w:ascii="黑体" w:eastAsia="黑体"/>
          <w:bCs/>
          <w:sz w:val="30"/>
          <w:szCs w:val="30"/>
        </w:rPr>
      </w:pPr>
    </w:p>
    <w:p w14:paraId="701B12A4" w14:textId="77777777" w:rsidR="00D63202" w:rsidRDefault="00D63202">
      <w:pPr>
        <w:jc w:val="center"/>
        <w:rPr>
          <w:rFonts w:ascii="黑体" w:eastAsia="黑体"/>
          <w:bCs/>
          <w:sz w:val="30"/>
          <w:szCs w:val="30"/>
        </w:rPr>
      </w:pPr>
    </w:p>
    <w:p w14:paraId="1E9E14BF" w14:textId="77777777" w:rsidR="00D63202" w:rsidRDefault="00D63202">
      <w:bookmarkStart w:id="259" w:name="_Toc219054001"/>
    </w:p>
    <w:p w14:paraId="318EA6E6" w14:textId="77777777" w:rsidR="00D63202" w:rsidRPr="00825FF1" w:rsidRDefault="00000000" w:rsidP="00825FF1">
      <w:pPr>
        <w:pStyle w:val="ab"/>
        <w:rPr>
          <w:b w:val="0"/>
          <w:bCs w:val="0"/>
        </w:rPr>
      </w:pPr>
      <w:bookmarkStart w:id="260" w:name="_Toc219060413"/>
      <w:bookmarkStart w:id="261" w:name="_Toc219071427"/>
      <w:bookmarkStart w:id="262" w:name="_Toc219932884"/>
      <w:r w:rsidRPr="00825FF1">
        <w:rPr>
          <w:rFonts w:hint="eastAsia"/>
          <w:b w:val="0"/>
          <w:bCs w:val="0"/>
        </w:rPr>
        <w:t>参考文献</w:t>
      </w:r>
      <w:bookmarkEnd w:id="259"/>
      <w:bookmarkEnd w:id="260"/>
      <w:bookmarkEnd w:id="261"/>
      <w:bookmarkEnd w:id="262"/>
    </w:p>
    <w:p w14:paraId="48A59248" w14:textId="77777777" w:rsidR="00D63202" w:rsidRDefault="00D63202"/>
    <w:p w14:paraId="12E9AE00" w14:textId="77777777" w:rsidR="00D63202" w:rsidRPr="008F39E3" w:rsidRDefault="00000000" w:rsidP="008F39E3">
      <w:pPr>
        <w:widowControl/>
        <w:spacing w:line="400" w:lineRule="exact"/>
        <w:rPr>
          <w:rFonts w:ascii="宋体" w:hAnsi="宋体"/>
        </w:rPr>
      </w:pPr>
      <w:r w:rsidRPr="008F39E3">
        <w:rPr>
          <w:rFonts w:ascii="宋体" w:hAnsi="宋体"/>
        </w:rPr>
        <w:t>[1]</w:t>
      </w:r>
      <w:bookmarkStart w:id="263" w:name="_Toc219054002"/>
      <w:bookmarkStart w:id="264" w:name="_Toc219071428"/>
      <w:bookmarkStart w:id="265" w:name="_Toc219060414"/>
      <w:r w:rsidR="00EA72F1" w:rsidRPr="008F39E3">
        <w:rPr>
          <w:rFonts w:ascii="宋体" w:hAnsi="宋体" w:hint="eastAsia"/>
        </w:rPr>
        <w:t xml:space="preserve"> </w:t>
      </w:r>
      <w:proofErr w:type="gramStart"/>
      <w:r w:rsidRPr="008F39E3">
        <w:rPr>
          <w:rFonts w:ascii="宋体" w:hAnsi="宋体"/>
        </w:rPr>
        <w:t>鲁朝卫</w:t>
      </w:r>
      <w:proofErr w:type="gramEnd"/>
      <w:r w:rsidRPr="008F39E3">
        <w:rPr>
          <w:rFonts w:ascii="宋体" w:hAnsi="宋体"/>
        </w:rPr>
        <w:t>.羽毛球男子单打比赛中防守击球关键指标与攻防转换的关联性研究[D].成都体育学院,2025.</w:t>
      </w:r>
      <w:proofErr w:type="gramStart"/>
      <w:r w:rsidRPr="008F39E3">
        <w:rPr>
          <w:rFonts w:ascii="宋体" w:hAnsi="宋体"/>
        </w:rPr>
        <w:t>DOI:10.26987/d.cnki.gcdtc</w:t>
      </w:r>
      <w:proofErr w:type="gramEnd"/>
      <w:r w:rsidRPr="008F39E3">
        <w:rPr>
          <w:rFonts w:ascii="宋体" w:hAnsi="宋体"/>
        </w:rPr>
        <w:t>.2025.000286.</w:t>
      </w:r>
    </w:p>
    <w:p w14:paraId="29C4E14F" w14:textId="77777777" w:rsidR="00D63202" w:rsidRPr="008F39E3" w:rsidRDefault="00000000" w:rsidP="008F39E3">
      <w:pPr>
        <w:widowControl/>
        <w:spacing w:line="400" w:lineRule="exact"/>
        <w:rPr>
          <w:rFonts w:ascii="宋体" w:hAnsi="宋体"/>
        </w:rPr>
      </w:pPr>
      <w:r w:rsidRPr="008F39E3">
        <w:rPr>
          <w:rFonts w:ascii="宋体" w:hAnsi="宋体" w:hint="eastAsia"/>
        </w:rPr>
        <w:t>[2]</w:t>
      </w:r>
      <w:r w:rsidR="00EA72F1" w:rsidRPr="008F39E3">
        <w:rPr>
          <w:rFonts w:ascii="宋体" w:hAnsi="宋体" w:hint="eastAsia"/>
        </w:rPr>
        <w:t xml:space="preserve"> </w:t>
      </w:r>
      <w:proofErr w:type="gramStart"/>
      <w:r w:rsidRPr="008F39E3">
        <w:rPr>
          <w:rFonts w:ascii="宋体" w:hAnsi="宋体"/>
        </w:rPr>
        <w:t>陶树</w:t>
      </w:r>
      <w:proofErr w:type="gramEnd"/>
      <w:r w:rsidRPr="008F39E3">
        <w:rPr>
          <w:rFonts w:ascii="宋体" w:hAnsi="宋体"/>
        </w:rPr>
        <w:t xml:space="preserve">, </w:t>
      </w:r>
      <w:proofErr w:type="gramStart"/>
      <w:r w:rsidRPr="008F39E3">
        <w:rPr>
          <w:rFonts w:ascii="宋体" w:hAnsi="宋体"/>
        </w:rPr>
        <w:t>王美丽</w:t>
      </w:r>
      <w:proofErr w:type="gramEnd"/>
      <w:r w:rsidRPr="008F39E3">
        <w:rPr>
          <w:rFonts w:ascii="宋体" w:hAnsi="宋体"/>
        </w:rPr>
        <w:t>. 结合姿态估计和时序分段网络分析的羽毛球视频动作识别[J/OL]. 中国</w:t>
      </w:r>
      <w:proofErr w:type="gramStart"/>
      <w:r w:rsidRPr="008F39E3">
        <w:rPr>
          <w:rFonts w:ascii="宋体" w:hAnsi="宋体"/>
        </w:rPr>
        <w:t>图象</w:t>
      </w:r>
      <w:proofErr w:type="gramEnd"/>
      <w:r w:rsidRPr="008F39E3">
        <w:rPr>
          <w:rFonts w:ascii="宋体" w:hAnsi="宋体"/>
        </w:rPr>
        <w:t>图形学报, 2022, 27(11): 3280-3291. DOI: 10.11834/jig.210407.</w:t>
      </w:r>
    </w:p>
    <w:p w14:paraId="01046D18" w14:textId="77777777" w:rsidR="00D63202" w:rsidRPr="008F39E3" w:rsidRDefault="00000000" w:rsidP="008F39E3">
      <w:pPr>
        <w:widowControl/>
        <w:spacing w:line="400" w:lineRule="exact"/>
        <w:rPr>
          <w:rFonts w:ascii="宋体" w:hAnsi="宋体"/>
        </w:rPr>
      </w:pPr>
      <w:r w:rsidRPr="008F39E3">
        <w:rPr>
          <w:rFonts w:ascii="宋体" w:hAnsi="宋体" w:hint="eastAsia"/>
        </w:rPr>
        <w:t>[3]</w:t>
      </w:r>
      <w:r w:rsidR="00EA72F1" w:rsidRPr="008F39E3">
        <w:rPr>
          <w:rFonts w:ascii="宋体" w:hAnsi="宋体" w:hint="eastAsia"/>
        </w:rPr>
        <w:t xml:space="preserve"> </w:t>
      </w:r>
      <w:proofErr w:type="gramStart"/>
      <w:r w:rsidRPr="008F39E3">
        <w:rPr>
          <w:rFonts w:ascii="宋体" w:hAnsi="宋体"/>
        </w:rPr>
        <w:t>钟亮</w:t>
      </w:r>
      <w:proofErr w:type="gramEnd"/>
      <w:r w:rsidRPr="008F39E3">
        <w:rPr>
          <w:rFonts w:ascii="宋体" w:hAnsi="宋体"/>
        </w:rPr>
        <w:t xml:space="preserve">, </w:t>
      </w:r>
      <w:proofErr w:type="gramStart"/>
      <w:r w:rsidRPr="008F39E3">
        <w:rPr>
          <w:rFonts w:ascii="宋体" w:hAnsi="宋体"/>
        </w:rPr>
        <w:t>欧巧凤</w:t>
      </w:r>
      <w:proofErr w:type="gramEnd"/>
      <w:r w:rsidRPr="008F39E3">
        <w:rPr>
          <w:rFonts w:ascii="宋体" w:hAnsi="宋体"/>
        </w:rPr>
        <w:t xml:space="preserve">, 沈敏杰, 熊邦书. </w:t>
      </w:r>
      <w:proofErr w:type="spellStart"/>
      <w:r w:rsidRPr="008F39E3">
        <w:rPr>
          <w:rFonts w:ascii="宋体" w:hAnsi="宋体"/>
        </w:rPr>
        <w:t>STNet</w:t>
      </w:r>
      <w:proofErr w:type="spellEnd"/>
      <w:r w:rsidRPr="008F39E3">
        <w:rPr>
          <w:rFonts w:ascii="宋体" w:hAnsi="宋体"/>
        </w:rPr>
        <w:t>：羽毛球运动小目标定位跟踪网络[J/OL]. 中国</w:t>
      </w:r>
      <w:proofErr w:type="gramStart"/>
      <w:r w:rsidRPr="008F39E3">
        <w:rPr>
          <w:rFonts w:ascii="宋体" w:hAnsi="宋体"/>
        </w:rPr>
        <w:t>图象</w:t>
      </w:r>
      <w:proofErr w:type="gramEnd"/>
      <w:r w:rsidRPr="008F39E3">
        <w:rPr>
          <w:rFonts w:ascii="宋体" w:hAnsi="宋体"/>
        </w:rPr>
        <w:t>图形学报, 2025, 30(01): 148-160. DOI: 10.11834/jig.230800.</w:t>
      </w:r>
    </w:p>
    <w:p w14:paraId="21D9D995" w14:textId="77777777" w:rsidR="00D63202" w:rsidRPr="008F39E3" w:rsidRDefault="00000000" w:rsidP="008F39E3">
      <w:pPr>
        <w:widowControl/>
        <w:spacing w:line="400" w:lineRule="exact"/>
        <w:rPr>
          <w:rFonts w:ascii="宋体" w:hAnsi="宋体"/>
        </w:rPr>
      </w:pPr>
      <w:r w:rsidRPr="008F39E3">
        <w:rPr>
          <w:rFonts w:ascii="宋体" w:hAnsi="宋体" w:hint="eastAsia"/>
        </w:rPr>
        <w:t>[4]</w:t>
      </w:r>
      <w:r w:rsidR="00EA72F1" w:rsidRPr="008F39E3">
        <w:rPr>
          <w:rFonts w:ascii="宋体" w:hAnsi="宋体" w:hint="eastAsia"/>
        </w:rPr>
        <w:t xml:space="preserve"> </w:t>
      </w:r>
      <w:proofErr w:type="gramStart"/>
      <w:r w:rsidRPr="008F39E3">
        <w:rPr>
          <w:rFonts w:ascii="宋体" w:hAnsi="宋体"/>
        </w:rPr>
        <w:t>王美丽</w:t>
      </w:r>
      <w:proofErr w:type="gramEnd"/>
      <w:r w:rsidRPr="008F39E3">
        <w:rPr>
          <w:rFonts w:ascii="宋体" w:hAnsi="宋体"/>
        </w:rPr>
        <w:t xml:space="preserve">, </w:t>
      </w:r>
      <w:proofErr w:type="gramStart"/>
      <w:r w:rsidRPr="008F39E3">
        <w:rPr>
          <w:rFonts w:ascii="宋体" w:hAnsi="宋体"/>
        </w:rPr>
        <w:t>罗键昆</w:t>
      </w:r>
      <w:proofErr w:type="gramEnd"/>
      <w:r w:rsidRPr="008F39E3">
        <w:rPr>
          <w:rFonts w:ascii="宋体" w:hAnsi="宋体"/>
        </w:rPr>
        <w:t xml:space="preserve">, </w:t>
      </w:r>
      <w:proofErr w:type="gramStart"/>
      <w:r w:rsidRPr="008F39E3">
        <w:rPr>
          <w:rFonts w:ascii="宋体" w:hAnsi="宋体"/>
        </w:rPr>
        <w:t>陶树</w:t>
      </w:r>
      <w:proofErr w:type="gramEnd"/>
      <w:r w:rsidRPr="008F39E3">
        <w:rPr>
          <w:rFonts w:ascii="宋体" w:hAnsi="宋体"/>
        </w:rPr>
        <w:t xml:space="preserve">, </w:t>
      </w:r>
      <w:proofErr w:type="gramStart"/>
      <w:r w:rsidRPr="008F39E3">
        <w:rPr>
          <w:rFonts w:ascii="宋体" w:hAnsi="宋体"/>
        </w:rPr>
        <w:t>王亦涵</w:t>
      </w:r>
      <w:proofErr w:type="gramEnd"/>
      <w:r w:rsidRPr="008F39E3">
        <w:rPr>
          <w:rFonts w:ascii="宋体" w:hAnsi="宋体"/>
        </w:rPr>
        <w:t>. 基于机器学习的羽毛球赛事视频精彩片段提取方法[P/OL]. CN111291617B. 2023-11-17.</w:t>
      </w:r>
    </w:p>
    <w:p w14:paraId="3D7CF4E2" w14:textId="77777777" w:rsidR="00D63202" w:rsidRPr="008F39E3" w:rsidRDefault="00000000" w:rsidP="008F39E3">
      <w:pPr>
        <w:widowControl/>
        <w:spacing w:line="400" w:lineRule="exact"/>
        <w:rPr>
          <w:rFonts w:ascii="宋体" w:hAnsi="宋体"/>
        </w:rPr>
      </w:pPr>
      <w:r w:rsidRPr="008F39E3">
        <w:rPr>
          <w:rFonts w:ascii="宋体" w:hAnsi="宋体"/>
        </w:rPr>
        <w:t>[</w:t>
      </w:r>
      <w:r w:rsidRPr="008F39E3">
        <w:rPr>
          <w:rFonts w:ascii="宋体" w:hAnsi="宋体" w:hint="eastAsia"/>
        </w:rPr>
        <w:t>5</w:t>
      </w:r>
      <w:r w:rsidRPr="008F39E3">
        <w:rPr>
          <w:rFonts w:ascii="宋体" w:hAnsi="宋体"/>
        </w:rPr>
        <w:t>]</w:t>
      </w:r>
      <w:r w:rsidR="00EA72F1" w:rsidRPr="008F39E3">
        <w:rPr>
          <w:rFonts w:ascii="宋体" w:hAnsi="宋体" w:hint="eastAsia"/>
        </w:rPr>
        <w:t xml:space="preserve"> </w:t>
      </w:r>
      <w:proofErr w:type="gramStart"/>
      <w:r w:rsidRPr="008F39E3">
        <w:rPr>
          <w:rFonts w:ascii="宋体" w:hAnsi="宋体"/>
        </w:rPr>
        <w:t>于承扬</w:t>
      </w:r>
      <w:proofErr w:type="gramEnd"/>
      <w:r w:rsidRPr="008F39E3">
        <w:rPr>
          <w:rFonts w:ascii="宋体" w:hAnsi="宋体"/>
        </w:rPr>
        <w:t>.多视角的羽毛球比赛自动分析系统..2023.06.01</w:t>
      </w:r>
    </w:p>
    <w:p w14:paraId="7DCB5994" w14:textId="77777777" w:rsidR="00D63202" w:rsidRPr="008F39E3" w:rsidRDefault="00000000" w:rsidP="008F39E3">
      <w:pPr>
        <w:widowControl/>
        <w:spacing w:line="400" w:lineRule="exact"/>
        <w:rPr>
          <w:rFonts w:ascii="宋体" w:hAnsi="宋体"/>
          <w:kern w:val="0"/>
          <w:szCs w:val="21"/>
        </w:rPr>
      </w:pPr>
      <w:r w:rsidRPr="008F39E3">
        <w:rPr>
          <w:rFonts w:ascii="宋体" w:hAnsi="宋体" w:hint="eastAsia"/>
        </w:rPr>
        <w:t>[6]</w:t>
      </w:r>
      <w:r w:rsidR="00EA72F1" w:rsidRPr="008F39E3">
        <w:rPr>
          <w:rFonts w:ascii="宋体" w:hAnsi="宋体" w:hint="eastAsia"/>
          <w:kern w:val="0"/>
          <w:szCs w:val="21"/>
        </w:rPr>
        <w:t xml:space="preserve"> </w:t>
      </w:r>
      <w:r w:rsidRPr="008F39E3">
        <w:rPr>
          <w:rFonts w:ascii="宋体" w:hAnsi="宋体"/>
          <w:kern w:val="0"/>
          <w:szCs w:val="21"/>
        </w:rPr>
        <w:t xml:space="preserve">Yang, Y., Zhang, Y. and Li, C. 2025. Badminton striking motion recognition based on dense trajectory algorithm. Molecular &amp; Cellular Biomechanics. 22, 1 (Jan. 2025), 808. </w:t>
      </w:r>
      <w:proofErr w:type="spellStart"/>
      <w:proofErr w:type="gramStart"/>
      <w:r w:rsidRPr="008F39E3">
        <w:rPr>
          <w:rFonts w:ascii="宋体" w:hAnsi="宋体"/>
          <w:kern w:val="0"/>
          <w:szCs w:val="21"/>
        </w:rPr>
        <w:t>DOI:https</w:t>
      </w:r>
      <w:proofErr w:type="spellEnd"/>
      <w:r w:rsidRPr="008F39E3">
        <w:rPr>
          <w:rFonts w:ascii="宋体" w:hAnsi="宋体"/>
          <w:kern w:val="0"/>
          <w:szCs w:val="21"/>
        </w:rPr>
        <w:t>://doi.org/10.62617/mcb808</w:t>
      </w:r>
      <w:proofErr w:type="gramEnd"/>
      <w:r w:rsidRPr="008F39E3">
        <w:rPr>
          <w:rFonts w:ascii="宋体" w:hAnsi="宋体"/>
          <w:kern w:val="0"/>
          <w:szCs w:val="21"/>
        </w:rPr>
        <w:t>.</w:t>
      </w:r>
    </w:p>
    <w:p w14:paraId="7D387241" w14:textId="77777777" w:rsidR="00D63202" w:rsidRPr="008F39E3" w:rsidRDefault="00000000" w:rsidP="008F39E3">
      <w:pPr>
        <w:widowControl/>
        <w:spacing w:line="400" w:lineRule="exact"/>
        <w:rPr>
          <w:rFonts w:ascii="宋体" w:hAnsi="宋体"/>
          <w:kern w:val="0"/>
          <w:szCs w:val="21"/>
        </w:rPr>
      </w:pPr>
      <w:r w:rsidRPr="008F39E3">
        <w:rPr>
          <w:rFonts w:ascii="宋体" w:hAnsi="宋体" w:hint="eastAsia"/>
          <w:kern w:val="0"/>
          <w:szCs w:val="21"/>
        </w:rPr>
        <w:t>[7]</w:t>
      </w:r>
      <w:r w:rsidR="00EA72F1" w:rsidRPr="008F39E3">
        <w:rPr>
          <w:rFonts w:ascii="宋体" w:hAnsi="宋体" w:hint="eastAsia"/>
          <w:kern w:val="0"/>
          <w:szCs w:val="21"/>
        </w:rPr>
        <w:t xml:space="preserve"> </w:t>
      </w:r>
      <w:r w:rsidRPr="008F39E3">
        <w:rPr>
          <w:rFonts w:ascii="宋体" w:hAnsi="宋体"/>
          <w:kern w:val="0"/>
          <w:szCs w:val="21"/>
        </w:rPr>
        <w:t xml:space="preserve">LI C, XU C, ZHANG J, et al. </w:t>
      </w:r>
      <w:proofErr w:type="spellStart"/>
      <w:r w:rsidRPr="008F39E3">
        <w:rPr>
          <w:rFonts w:ascii="宋体" w:hAnsi="宋体"/>
          <w:kern w:val="0"/>
          <w:szCs w:val="21"/>
        </w:rPr>
        <w:t>VideoBadminton</w:t>
      </w:r>
      <w:proofErr w:type="spellEnd"/>
      <w:r w:rsidRPr="008F39E3">
        <w:rPr>
          <w:rFonts w:ascii="宋体" w:hAnsi="宋体"/>
          <w:kern w:val="0"/>
          <w:szCs w:val="21"/>
        </w:rPr>
        <w:t xml:space="preserve">: A Video Dataset for Badminton Action </w:t>
      </w:r>
      <w:proofErr w:type="gramStart"/>
      <w:r w:rsidRPr="008F39E3">
        <w:rPr>
          <w:rFonts w:ascii="宋体" w:hAnsi="宋体"/>
          <w:kern w:val="0"/>
          <w:szCs w:val="21"/>
        </w:rPr>
        <w:t>Recognition[</w:t>
      </w:r>
      <w:proofErr w:type="gramEnd"/>
      <w:r w:rsidRPr="008F39E3">
        <w:rPr>
          <w:rFonts w:ascii="宋体" w:hAnsi="宋体"/>
          <w:kern w:val="0"/>
          <w:szCs w:val="21"/>
        </w:rPr>
        <w:t>EB/OL]. (2024-03-</w:t>
      </w:r>
      <w:proofErr w:type="gramStart"/>
      <w:r w:rsidRPr="008F39E3">
        <w:rPr>
          <w:rFonts w:ascii="宋体" w:hAnsi="宋体"/>
          <w:kern w:val="0"/>
          <w:szCs w:val="21"/>
        </w:rPr>
        <w:t>19)[</w:t>
      </w:r>
      <w:proofErr w:type="gramEnd"/>
      <w:r w:rsidRPr="008F39E3">
        <w:rPr>
          <w:rFonts w:ascii="宋体" w:hAnsi="宋体"/>
          <w:kern w:val="0"/>
          <w:szCs w:val="21"/>
        </w:rPr>
        <w:t xml:space="preserve">2025-01-16]. </w:t>
      </w:r>
      <w:hyperlink r:id="rId61" w:tgtFrame="_blank" w:history="1">
        <w:r w:rsidR="00D63202" w:rsidRPr="008F39E3">
          <w:rPr>
            <w:rFonts w:ascii="宋体" w:hAnsi="宋体"/>
            <w:kern w:val="0"/>
            <w:szCs w:val="21"/>
          </w:rPr>
          <w:t>https://arxiv.org/abs/2403.12385</w:t>
        </w:r>
      </w:hyperlink>
      <w:r w:rsidRPr="008F39E3">
        <w:rPr>
          <w:rFonts w:ascii="宋体" w:hAnsi="宋体"/>
          <w:kern w:val="0"/>
          <w:szCs w:val="21"/>
        </w:rPr>
        <w:t>.</w:t>
      </w:r>
    </w:p>
    <w:p w14:paraId="7984329A" w14:textId="77777777" w:rsidR="00D63202" w:rsidRPr="008F39E3" w:rsidRDefault="00000000" w:rsidP="008F39E3">
      <w:pPr>
        <w:widowControl/>
        <w:spacing w:line="400" w:lineRule="exact"/>
        <w:rPr>
          <w:rFonts w:ascii="宋体" w:hAnsi="宋体"/>
          <w:kern w:val="0"/>
          <w:szCs w:val="21"/>
        </w:rPr>
      </w:pPr>
      <w:r w:rsidRPr="008F39E3">
        <w:rPr>
          <w:rFonts w:ascii="宋体" w:hAnsi="宋体" w:hint="eastAsia"/>
          <w:kern w:val="0"/>
          <w:szCs w:val="21"/>
        </w:rPr>
        <w:t>[8]</w:t>
      </w:r>
      <w:r w:rsidRPr="008F39E3">
        <w:rPr>
          <w:rFonts w:ascii="宋体" w:hAnsi="宋体"/>
          <w:kern w:val="0"/>
          <w:szCs w:val="21"/>
        </w:rPr>
        <w:t xml:space="preserve"> WANG H, CHEN Y. BST: Badminton Stroke-type Transformer for Skeleton-based Action Recognition in Racket </w:t>
      </w:r>
      <w:proofErr w:type="gramStart"/>
      <w:r w:rsidRPr="008F39E3">
        <w:rPr>
          <w:rFonts w:ascii="宋体" w:hAnsi="宋体"/>
          <w:kern w:val="0"/>
          <w:szCs w:val="21"/>
        </w:rPr>
        <w:t>Sports[</w:t>
      </w:r>
      <w:proofErr w:type="gramEnd"/>
      <w:r w:rsidRPr="008F39E3">
        <w:rPr>
          <w:rFonts w:ascii="宋体" w:hAnsi="宋体"/>
          <w:kern w:val="0"/>
          <w:szCs w:val="21"/>
        </w:rPr>
        <w:t xml:space="preserve">EB/OL]. (2025-02-28). </w:t>
      </w:r>
      <w:hyperlink r:id="rId62" w:tgtFrame="_blank" w:history="1">
        <w:r w:rsidR="00D63202" w:rsidRPr="008F39E3">
          <w:rPr>
            <w:rFonts w:ascii="宋体" w:hAnsi="宋体"/>
            <w:kern w:val="0"/>
            <w:szCs w:val="21"/>
          </w:rPr>
          <w:t>https://arxiv.org/abs/2502.21085</w:t>
        </w:r>
      </w:hyperlink>
      <w:r w:rsidRPr="008F39E3">
        <w:rPr>
          <w:rFonts w:ascii="宋体" w:hAnsi="宋体"/>
          <w:kern w:val="0"/>
          <w:szCs w:val="21"/>
        </w:rPr>
        <w:t>.</w:t>
      </w:r>
    </w:p>
    <w:p w14:paraId="5F963C0C" w14:textId="77777777" w:rsidR="00D63202" w:rsidRPr="008F39E3" w:rsidRDefault="00000000" w:rsidP="008F39E3">
      <w:pPr>
        <w:widowControl/>
        <w:spacing w:line="400" w:lineRule="exact"/>
        <w:rPr>
          <w:rFonts w:ascii="宋体" w:hAnsi="宋体"/>
        </w:rPr>
      </w:pPr>
      <w:r w:rsidRPr="008F39E3">
        <w:rPr>
          <w:rFonts w:ascii="宋体" w:hAnsi="宋体" w:hint="eastAsia"/>
        </w:rPr>
        <w:t>[9]</w:t>
      </w:r>
      <w:r w:rsidR="00EA72F1" w:rsidRPr="008F39E3">
        <w:rPr>
          <w:rFonts w:ascii="宋体" w:hAnsi="宋体" w:hint="eastAsia"/>
        </w:rPr>
        <w:t xml:space="preserve"> </w:t>
      </w:r>
      <w:r w:rsidRPr="008F39E3">
        <w:rPr>
          <w:rFonts w:ascii="宋体" w:hAnsi="宋体"/>
        </w:rPr>
        <w:t>林聖</w:t>
      </w:r>
      <w:proofErr w:type="gramStart"/>
      <w:r w:rsidRPr="008F39E3">
        <w:rPr>
          <w:rFonts w:ascii="宋体" w:hAnsi="宋体"/>
        </w:rPr>
        <w:t>傑</w:t>
      </w:r>
      <w:proofErr w:type="gramEnd"/>
      <w:r w:rsidRPr="008F39E3">
        <w:rPr>
          <w:rFonts w:ascii="宋体" w:hAnsi="宋体"/>
        </w:rPr>
        <w:t>（2024）。基</w:t>
      </w:r>
      <w:proofErr w:type="gramStart"/>
      <w:r w:rsidRPr="008F39E3">
        <w:rPr>
          <w:rFonts w:ascii="宋体" w:hAnsi="宋体"/>
        </w:rPr>
        <w:t>於</w:t>
      </w:r>
      <w:proofErr w:type="gramEnd"/>
      <w:r w:rsidRPr="008F39E3">
        <w:rPr>
          <w:rFonts w:ascii="宋体" w:hAnsi="宋体"/>
        </w:rPr>
        <w:t>深度學習之羽球</w:t>
      </w:r>
      <w:proofErr w:type="gramStart"/>
      <w:r w:rsidRPr="008F39E3">
        <w:rPr>
          <w:rFonts w:ascii="宋体" w:hAnsi="宋体"/>
        </w:rPr>
        <w:t>動</w:t>
      </w:r>
      <w:proofErr w:type="gramEnd"/>
      <w:r w:rsidRPr="008F39E3">
        <w:rPr>
          <w:rFonts w:ascii="宋体" w:hAnsi="宋体"/>
        </w:rPr>
        <w:t>作分析系統〔碩士論文，國立臺灣師範大學〕。華藝線上圖</w:t>
      </w:r>
      <w:proofErr w:type="gramStart"/>
      <w:r w:rsidRPr="008F39E3">
        <w:rPr>
          <w:rFonts w:ascii="宋体" w:hAnsi="宋体"/>
        </w:rPr>
        <w:t>書</w:t>
      </w:r>
      <w:proofErr w:type="gramEnd"/>
      <w:r w:rsidRPr="008F39E3">
        <w:rPr>
          <w:rFonts w:ascii="宋体" w:hAnsi="宋体"/>
        </w:rPr>
        <w:t>館。https://doi.org/10.6345/NTNU202401359</w:t>
      </w:r>
    </w:p>
    <w:p w14:paraId="218A8D2D" w14:textId="77777777" w:rsidR="00D63202" w:rsidRPr="008F39E3" w:rsidRDefault="00000000" w:rsidP="008F39E3">
      <w:pPr>
        <w:widowControl/>
        <w:spacing w:line="400" w:lineRule="exact"/>
        <w:rPr>
          <w:rFonts w:ascii="宋体" w:hAnsi="宋体"/>
        </w:rPr>
      </w:pPr>
      <w:r w:rsidRPr="008F39E3">
        <w:rPr>
          <w:rFonts w:ascii="宋体" w:hAnsi="宋体" w:hint="eastAsia"/>
        </w:rPr>
        <w:t>[10]</w:t>
      </w:r>
      <w:r w:rsidR="00EA72F1" w:rsidRPr="008F39E3">
        <w:rPr>
          <w:rFonts w:ascii="宋体" w:hAnsi="宋体" w:hint="eastAsia"/>
        </w:rPr>
        <w:t xml:space="preserve"> </w:t>
      </w:r>
      <w:r w:rsidRPr="008F39E3">
        <w:rPr>
          <w:rFonts w:ascii="宋体" w:hAnsi="宋体"/>
        </w:rPr>
        <w:t>杨静. 体育视频中羽毛球运动员的动作识别[J]. 自动化技术与应用, 2018, 37(10): 120-124.</w:t>
      </w:r>
    </w:p>
    <w:p w14:paraId="5B56B1A4" w14:textId="77777777" w:rsidR="00D63202" w:rsidRPr="008F39E3" w:rsidRDefault="00000000" w:rsidP="008F39E3">
      <w:pPr>
        <w:widowControl/>
        <w:spacing w:line="400" w:lineRule="exact"/>
        <w:rPr>
          <w:rFonts w:ascii="宋体" w:hAnsi="宋体"/>
          <w:kern w:val="0"/>
          <w:szCs w:val="21"/>
        </w:rPr>
      </w:pPr>
      <w:r w:rsidRPr="008F39E3">
        <w:rPr>
          <w:rFonts w:ascii="宋体" w:hAnsi="宋体" w:hint="eastAsia"/>
          <w:kern w:val="0"/>
          <w:szCs w:val="21"/>
        </w:rPr>
        <w:t>[11]</w:t>
      </w:r>
      <w:r w:rsidRPr="008F39E3">
        <w:rPr>
          <w:rFonts w:ascii="宋体" w:hAnsi="宋体"/>
          <w:kern w:val="0"/>
          <w:szCs w:val="21"/>
        </w:rPr>
        <w:t xml:space="preserve"> Wu Y, Chen Z, Zhang H, Yang Y, Yi W. Enhanced Pose Estimation for Badminton Players via Improved YOLOv8-Pose with Efficient Local Attention. Sensors. 2025; 25(14):4446. https://doi.org/10.3390/s25144446</w:t>
      </w:r>
    </w:p>
    <w:p w14:paraId="27E9C68F" w14:textId="77777777" w:rsidR="00D63202" w:rsidRPr="008F39E3" w:rsidRDefault="00000000" w:rsidP="008F39E3">
      <w:pPr>
        <w:widowControl/>
        <w:spacing w:line="400" w:lineRule="exact"/>
        <w:rPr>
          <w:rFonts w:ascii="宋体" w:hAnsi="宋体"/>
          <w:kern w:val="0"/>
          <w:szCs w:val="21"/>
        </w:rPr>
      </w:pPr>
      <w:r w:rsidRPr="008F39E3">
        <w:rPr>
          <w:rFonts w:ascii="宋体" w:hAnsi="宋体" w:hint="eastAsia"/>
          <w:kern w:val="0"/>
          <w:szCs w:val="21"/>
        </w:rPr>
        <w:t>[12]</w:t>
      </w:r>
      <w:r w:rsidRPr="008F39E3">
        <w:rPr>
          <w:rFonts w:ascii="宋体" w:hAnsi="宋体"/>
          <w:kern w:val="0"/>
          <w:szCs w:val="21"/>
        </w:rPr>
        <w:t xml:space="preserve"> LAI Y, SHI Z, ZHU C. YO-CSA-T: A Real-time Badminton Tracking System Utilizing YOLO Based on Contextual and Spatial </w:t>
      </w:r>
      <w:proofErr w:type="gramStart"/>
      <w:r w:rsidRPr="008F39E3">
        <w:rPr>
          <w:rFonts w:ascii="宋体" w:hAnsi="宋体"/>
          <w:kern w:val="0"/>
          <w:szCs w:val="21"/>
        </w:rPr>
        <w:t>Attention[</w:t>
      </w:r>
      <w:proofErr w:type="gramEnd"/>
      <w:r w:rsidRPr="008F39E3">
        <w:rPr>
          <w:rFonts w:ascii="宋体" w:hAnsi="宋体"/>
          <w:kern w:val="0"/>
          <w:szCs w:val="21"/>
        </w:rPr>
        <w:t>EB/OL]. (2025-01-11). https://arxiv.org/abs/2501.06472.</w:t>
      </w:r>
    </w:p>
    <w:p w14:paraId="4E731797" w14:textId="77777777" w:rsidR="00D63202" w:rsidRPr="008F39E3" w:rsidRDefault="00000000" w:rsidP="008F39E3">
      <w:pPr>
        <w:widowControl/>
        <w:spacing w:line="400" w:lineRule="exact"/>
        <w:rPr>
          <w:rFonts w:ascii="宋体" w:hAnsi="宋体"/>
          <w:kern w:val="0"/>
          <w:szCs w:val="21"/>
        </w:rPr>
      </w:pPr>
      <w:r w:rsidRPr="008F39E3">
        <w:rPr>
          <w:rFonts w:ascii="宋体" w:hAnsi="宋体" w:hint="eastAsia"/>
          <w:kern w:val="0"/>
          <w:szCs w:val="21"/>
        </w:rPr>
        <w:t>[13]</w:t>
      </w:r>
      <w:r w:rsidRPr="008F39E3">
        <w:rPr>
          <w:rFonts w:ascii="宋体" w:hAnsi="宋体"/>
          <w:kern w:val="0"/>
          <w:szCs w:val="21"/>
        </w:rPr>
        <w:t xml:space="preserve"> WANG W Y, HUANG Y C, IK T U, et al. </w:t>
      </w:r>
      <w:proofErr w:type="spellStart"/>
      <w:r w:rsidRPr="008F39E3">
        <w:rPr>
          <w:rFonts w:ascii="宋体" w:hAnsi="宋体"/>
          <w:kern w:val="0"/>
          <w:szCs w:val="21"/>
        </w:rPr>
        <w:t>ShuttleSet</w:t>
      </w:r>
      <w:proofErr w:type="spellEnd"/>
      <w:r w:rsidRPr="008F39E3">
        <w:rPr>
          <w:rFonts w:ascii="宋体" w:hAnsi="宋体"/>
          <w:kern w:val="0"/>
          <w:szCs w:val="21"/>
        </w:rPr>
        <w:t xml:space="preserve">: A Human-Annotated Stroke-Level Singles Dataset for Badminton Tactical </w:t>
      </w:r>
      <w:proofErr w:type="gramStart"/>
      <w:r w:rsidRPr="008F39E3">
        <w:rPr>
          <w:rFonts w:ascii="宋体" w:hAnsi="宋体"/>
          <w:kern w:val="0"/>
          <w:szCs w:val="21"/>
        </w:rPr>
        <w:t>Analysis[</w:t>
      </w:r>
      <w:proofErr w:type="gramEnd"/>
      <w:r w:rsidRPr="008F39E3">
        <w:rPr>
          <w:rFonts w:ascii="宋体" w:hAnsi="宋体"/>
          <w:kern w:val="0"/>
          <w:szCs w:val="21"/>
        </w:rPr>
        <w:t xml:space="preserve">EB/OL]. (2023-06-08). </w:t>
      </w:r>
      <w:hyperlink r:id="rId63" w:tgtFrame="_blank" w:history="1">
        <w:r w:rsidR="00D63202" w:rsidRPr="008F39E3">
          <w:rPr>
            <w:rFonts w:ascii="宋体" w:hAnsi="宋体"/>
            <w:kern w:val="0"/>
            <w:szCs w:val="21"/>
          </w:rPr>
          <w:t>https://doi.org/10.48550/arXiv.2306.04948</w:t>
        </w:r>
      </w:hyperlink>
      <w:r w:rsidRPr="008F39E3">
        <w:rPr>
          <w:rFonts w:ascii="宋体" w:hAnsi="宋体"/>
          <w:kern w:val="0"/>
          <w:szCs w:val="21"/>
        </w:rPr>
        <w:t>.</w:t>
      </w:r>
    </w:p>
    <w:p w14:paraId="305CEC2D" w14:textId="77777777" w:rsidR="00D63202" w:rsidRPr="008F39E3" w:rsidRDefault="00000000" w:rsidP="008F39E3">
      <w:pPr>
        <w:widowControl/>
        <w:spacing w:line="400" w:lineRule="exact"/>
        <w:rPr>
          <w:rFonts w:ascii="宋体" w:hAnsi="宋体"/>
          <w:kern w:val="0"/>
          <w:szCs w:val="21"/>
        </w:rPr>
      </w:pPr>
      <w:r w:rsidRPr="008F39E3">
        <w:rPr>
          <w:rFonts w:ascii="宋体" w:hAnsi="宋体" w:hint="eastAsia"/>
          <w:kern w:val="0"/>
          <w:szCs w:val="21"/>
        </w:rPr>
        <w:t>[14]</w:t>
      </w:r>
      <w:r w:rsidR="000D03E7" w:rsidRPr="008F39E3">
        <w:rPr>
          <w:rFonts w:ascii="宋体" w:hAnsi="宋体" w:hint="eastAsia"/>
          <w:kern w:val="0"/>
          <w:szCs w:val="21"/>
        </w:rPr>
        <w:t xml:space="preserve"> </w:t>
      </w:r>
      <w:r w:rsidRPr="008F39E3">
        <w:rPr>
          <w:rFonts w:ascii="宋体" w:hAnsi="宋体"/>
          <w:kern w:val="0"/>
          <w:szCs w:val="21"/>
        </w:rPr>
        <w:t>KALMAN R E. A New Approach to Linear Filtering and Prediction Problems[J]. Journal of Basic Engineering, 1960, 82(1): 35-45. http://www.cs.unc.edu/~welch/kalman/media/pdf/Kalman1960.pdf</w:t>
      </w:r>
    </w:p>
    <w:p w14:paraId="77DD3889" w14:textId="77777777" w:rsidR="00D63202" w:rsidRPr="008F39E3" w:rsidRDefault="00000000" w:rsidP="008F39E3">
      <w:pPr>
        <w:widowControl/>
        <w:spacing w:line="400" w:lineRule="exact"/>
        <w:rPr>
          <w:rFonts w:ascii="宋体" w:hAnsi="宋体"/>
        </w:rPr>
      </w:pPr>
      <w:r w:rsidRPr="008F39E3">
        <w:rPr>
          <w:rFonts w:ascii="宋体" w:hAnsi="宋体" w:hint="eastAsia"/>
        </w:rPr>
        <w:t>[15]</w:t>
      </w:r>
      <w:r w:rsidRPr="008F39E3">
        <w:rPr>
          <w:rFonts w:ascii="宋体" w:hAnsi="宋体"/>
        </w:rPr>
        <w:t xml:space="preserve"> 彭丁聪.卡尔曼滤波的基本原理及应用[J].软件导刊,2009,8(11):32-34.</w:t>
      </w:r>
    </w:p>
    <w:p w14:paraId="7CCED6D4" w14:textId="77777777" w:rsidR="00D63202" w:rsidRPr="008F39E3" w:rsidRDefault="00000000" w:rsidP="008F39E3">
      <w:pPr>
        <w:widowControl/>
        <w:spacing w:line="400" w:lineRule="exact"/>
        <w:rPr>
          <w:rFonts w:ascii="宋体" w:hAnsi="宋体"/>
          <w:szCs w:val="21"/>
        </w:rPr>
      </w:pPr>
      <w:r w:rsidRPr="008F39E3">
        <w:rPr>
          <w:rFonts w:ascii="宋体" w:hAnsi="宋体" w:hint="eastAsia"/>
        </w:rPr>
        <w:lastRenderedPageBreak/>
        <w:t>[16]</w:t>
      </w:r>
      <w:r w:rsidRPr="008F39E3">
        <w:rPr>
          <w:rFonts w:ascii="宋体" w:hAnsi="宋体"/>
        </w:rPr>
        <w:t xml:space="preserve"> </w:t>
      </w:r>
      <w:proofErr w:type="gramStart"/>
      <w:r w:rsidRPr="008F39E3">
        <w:rPr>
          <w:rFonts w:ascii="宋体" w:hAnsi="宋体"/>
          <w:szCs w:val="21"/>
        </w:rPr>
        <w:t>乔少杰</w:t>
      </w:r>
      <w:proofErr w:type="gramEnd"/>
      <w:r w:rsidRPr="008F39E3">
        <w:rPr>
          <w:rFonts w:ascii="宋体" w:hAnsi="宋体"/>
          <w:szCs w:val="21"/>
        </w:rPr>
        <w:t>,韩楠,朱新文,等.基于卡尔曼滤波的动态轨迹预测算法[J].电子学</w:t>
      </w:r>
      <w:r w:rsidR="004A77F6" w:rsidRPr="008F39E3">
        <w:rPr>
          <w:rFonts w:ascii="宋体" w:hAnsi="宋体" w:hint="eastAsia"/>
          <w:szCs w:val="21"/>
        </w:rPr>
        <w:t>报，2018，46（02）</w:t>
      </w:r>
      <w:r w:rsidRPr="008F39E3">
        <w:rPr>
          <w:rFonts w:ascii="宋体" w:hAnsi="宋体"/>
          <w:szCs w:val="21"/>
        </w:rPr>
        <w:t>:418-423.</w:t>
      </w:r>
    </w:p>
    <w:p w14:paraId="261474FC" w14:textId="77777777" w:rsidR="00D63202" w:rsidRPr="008F39E3" w:rsidRDefault="00000000" w:rsidP="008F39E3">
      <w:pPr>
        <w:widowControl/>
        <w:spacing w:line="400" w:lineRule="exact"/>
        <w:rPr>
          <w:rFonts w:ascii="宋体" w:hAnsi="宋体"/>
        </w:rPr>
      </w:pPr>
      <w:r w:rsidRPr="008F39E3">
        <w:rPr>
          <w:rFonts w:ascii="宋体" w:hAnsi="宋体" w:hint="eastAsia"/>
        </w:rPr>
        <w:t>[17]</w:t>
      </w:r>
      <w:r w:rsidRPr="008F39E3">
        <w:rPr>
          <w:rFonts w:ascii="宋体" w:hAnsi="宋体"/>
        </w:rPr>
        <w:t xml:space="preserve"> </w:t>
      </w:r>
      <w:r w:rsidRPr="008F39E3">
        <w:rPr>
          <w:rFonts w:ascii="宋体" w:hAnsi="宋体"/>
          <w:kern w:val="0"/>
          <w:szCs w:val="21"/>
        </w:rPr>
        <w:t xml:space="preserve">HUANG Y C, CHEN I N, CHANG C N, et al. TrackNetV3: Can the shuttlecock be tracked and the stroke event be identified </w:t>
      </w:r>
      <w:proofErr w:type="gramStart"/>
      <w:r w:rsidRPr="008F39E3">
        <w:rPr>
          <w:rFonts w:ascii="宋体" w:hAnsi="宋体"/>
          <w:kern w:val="0"/>
          <w:szCs w:val="21"/>
        </w:rPr>
        <w:t>simultaneously?[</w:t>
      </w:r>
      <w:proofErr w:type="gramEnd"/>
      <w:r w:rsidRPr="008F39E3">
        <w:rPr>
          <w:rFonts w:ascii="宋体" w:hAnsi="宋体"/>
          <w:kern w:val="0"/>
          <w:szCs w:val="21"/>
        </w:rPr>
        <w:t>EB/OL]. (2022-11-25). https://arxiv.org/abs/2211.13854.</w:t>
      </w:r>
    </w:p>
    <w:p w14:paraId="79D8A5A9" w14:textId="77777777" w:rsidR="00D63202" w:rsidRPr="008F39E3" w:rsidRDefault="00000000" w:rsidP="008F39E3">
      <w:pPr>
        <w:widowControl/>
        <w:spacing w:line="400" w:lineRule="exact"/>
        <w:rPr>
          <w:rFonts w:ascii="宋体" w:hAnsi="宋体"/>
          <w:kern w:val="0"/>
          <w:szCs w:val="21"/>
        </w:rPr>
      </w:pPr>
      <w:r w:rsidRPr="008F39E3">
        <w:rPr>
          <w:rFonts w:ascii="宋体" w:hAnsi="宋体" w:hint="eastAsia"/>
        </w:rPr>
        <w:t>[</w:t>
      </w:r>
      <w:proofErr w:type="gramStart"/>
      <w:r w:rsidRPr="008F39E3">
        <w:rPr>
          <w:rFonts w:ascii="宋体" w:hAnsi="宋体" w:hint="eastAsia"/>
        </w:rPr>
        <w:t>18]</w:t>
      </w:r>
      <w:r w:rsidRPr="008F39E3">
        <w:rPr>
          <w:rFonts w:ascii="宋体" w:hAnsi="宋体"/>
          <w:kern w:val="0"/>
          <w:szCs w:val="21"/>
        </w:rPr>
        <w:t>CHANG</w:t>
      </w:r>
      <w:proofErr w:type="gramEnd"/>
      <w:r w:rsidRPr="008F39E3">
        <w:rPr>
          <w:rFonts w:ascii="宋体" w:hAnsi="宋体"/>
          <w:kern w:val="0"/>
          <w:szCs w:val="21"/>
        </w:rPr>
        <w:t xml:space="preserve"> J Y. BST: Badminton Stroke-type Transformer for Skeleton-based Action Recognition in Racket </w:t>
      </w:r>
      <w:proofErr w:type="gramStart"/>
      <w:r w:rsidRPr="008F39E3">
        <w:rPr>
          <w:rFonts w:ascii="宋体" w:hAnsi="宋体"/>
          <w:kern w:val="0"/>
          <w:szCs w:val="21"/>
        </w:rPr>
        <w:t>Sports[</w:t>
      </w:r>
      <w:proofErr w:type="gramEnd"/>
      <w:r w:rsidRPr="008F39E3">
        <w:rPr>
          <w:rFonts w:ascii="宋体" w:hAnsi="宋体"/>
          <w:kern w:val="0"/>
          <w:szCs w:val="21"/>
        </w:rPr>
        <w:t xml:space="preserve">EB/OL]. (2025-02-28). </w:t>
      </w:r>
      <w:hyperlink r:id="rId64" w:tgtFrame="_blank" w:history="1">
        <w:r w:rsidR="00D63202" w:rsidRPr="008F39E3">
          <w:rPr>
            <w:rFonts w:ascii="宋体" w:hAnsi="宋体"/>
            <w:kern w:val="0"/>
            <w:szCs w:val="21"/>
          </w:rPr>
          <w:t>https://arxiv.org/abs/2502.21085</w:t>
        </w:r>
      </w:hyperlink>
      <w:r w:rsidRPr="008F39E3">
        <w:rPr>
          <w:rFonts w:ascii="宋体" w:hAnsi="宋体"/>
          <w:kern w:val="0"/>
          <w:szCs w:val="21"/>
        </w:rPr>
        <w:t>.</w:t>
      </w:r>
    </w:p>
    <w:p w14:paraId="0758347E" w14:textId="77777777" w:rsidR="00D63202" w:rsidRPr="008F39E3" w:rsidRDefault="00000000" w:rsidP="008F39E3">
      <w:pPr>
        <w:widowControl/>
        <w:spacing w:line="400" w:lineRule="exact"/>
        <w:rPr>
          <w:rFonts w:ascii="宋体" w:hAnsi="宋体"/>
          <w:kern w:val="0"/>
          <w:szCs w:val="21"/>
        </w:rPr>
      </w:pPr>
      <w:r w:rsidRPr="008F39E3">
        <w:rPr>
          <w:rFonts w:ascii="宋体" w:hAnsi="宋体" w:hint="eastAsia"/>
        </w:rPr>
        <w:t>[19]</w:t>
      </w:r>
      <w:r w:rsidRPr="008F39E3">
        <w:rPr>
          <w:rFonts w:ascii="宋体" w:hAnsi="宋体"/>
          <w:kern w:val="0"/>
          <w:szCs w:val="21"/>
        </w:rPr>
        <w:t xml:space="preserve"> RAHMAD N A, SUFRI N A J, MUZAMIL N H, et al. Badminton player detection using faster region convolutional neural network[J]. Indonesian Journal of Electrical Engineering and Computer Science, 2019, 14(3): 1330-1335. DOI:10.11591/</w:t>
      </w:r>
      <w:proofErr w:type="gramStart"/>
      <w:r w:rsidRPr="008F39E3">
        <w:rPr>
          <w:rFonts w:ascii="宋体" w:hAnsi="宋体"/>
          <w:kern w:val="0"/>
          <w:szCs w:val="21"/>
        </w:rPr>
        <w:t>ijeecs.v14.i3.pp</w:t>
      </w:r>
      <w:proofErr w:type="gramEnd"/>
      <w:r w:rsidRPr="008F39E3">
        <w:rPr>
          <w:rFonts w:ascii="宋体" w:hAnsi="宋体"/>
          <w:kern w:val="0"/>
          <w:szCs w:val="21"/>
        </w:rPr>
        <w:t>1330-1335.</w:t>
      </w:r>
    </w:p>
    <w:p w14:paraId="5DE26F0F" w14:textId="77777777" w:rsidR="00D63202" w:rsidRPr="008F39E3" w:rsidRDefault="00000000" w:rsidP="008F39E3">
      <w:pPr>
        <w:widowControl/>
        <w:spacing w:line="400" w:lineRule="exact"/>
        <w:rPr>
          <w:rFonts w:ascii="宋体" w:hAnsi="宋体"/>
        </w:rPr>
      </w:pPr>
      <w:r w:rsidRPr="008F39E3">
        <w:rPr>
          <w:rFonts w:ascii="宋体" w:hAnsi="宋体" w:hint="eastAsia"/>
        </w:rPr>
        <w:t>[20]</w:t>
      </w:r>
      <w:r w:rsidR="00EA72F1" w:rsidRPr="008F39E3">
        <w:rPr>
          <w:rFonts w:ascii="宋体" w:hAnsi="宋体" w:hint="eastAsia"/>
        </w:rPr>
        <w:t xml:space="preserve"> </w:t>
      </w:r>
      <w:r w:rsidRPr="008F39E3">
        <w:rPr>
          <w:rFonts w:ascii="宋体" w:hAnsi="宋体"/>
          <w:kern w:val="0"/>
          <w:szCs w:val="21"/>
        </w:rPr>
        <w:t xml:space="preserve">JIANG T, LU P, ZHANG L, et al. </w:t>
      </w:r>
      <w:proofErr w:type="spellStart"/>
      <w:r w:rsidRPr="008F39E3">
        <w:rPr>
          <w:rFonts w:ascii="宋体" w:hAnsi="宋体"/>
          <w:kern w:val="0"/>
          <w:szCs w:val="21"/>
        </w:rPr>
        <w:t>RTMPose</w:t>
      </w:r>
      <w:proofErr w:type="spellEnd"/>
      <w:r w:rsidRPr="008F39E3">
        <w:rPr>
          <w:rFonts w:ascii="宋体" w:hAnsi="宋体"/>
          <w:kern w:val="0"/>
          <w:szCs w:val="21"/>
        </w:rPr>
        <w:t xml:space="preserve">: Real-Time Multi-Person Pose Estimation based on </w:t>
      </w:r>
      <w:proofErr w:type="spellStart"/>
      <w:proofErr w:type="gramStart"/>
      <w:r w:rsidRPr="008F39E3">
        <w:rPr>
          <w:rFonts w:ascii="宋体" w:hAnsi="宋体"/>
          <w:kern w:val="0"/>
          <w:szCs w:val="21"/>
        </w:rPr>
        <w:t>MMPose</w:t>
      </w:r>
      <w:proofErr w:type="spellEnd"/>
      <w:r w:rsidRPr="008F39E3">
        <w:rPr>
          <w:rFonts w:ascii="宋体" w:hAnsi="宋体"/>
          <w:kern w:val="0"/>
          <w:szCs w:val="21"/>
        </w:rPr>
        <w:t>[</w:t>
      </w:r>
      <w:proofErr w:type="gramEnd"/>
      <w:r w:rsidRPr="008F39E3">
        <w:rPr>
          <w:rFonts w:ascii="宋体" w:hAnsi="宋体"/>
          <w:kern w:val="0"/>
          <w:szCs w:val="21"/>
        </w:rPr>
        <w:t>EB/OL]. (2023-03-21) https://arxiv.org/abs/2303.07399.</w:t>
      </w:r>
    </w:p>
    <w:p w14:paraId="52CB6F82" w14:textId="77777777" w:rsidR="00D63202" w:rsidRDefault="00D63202">
      <w:pPr>
        <w:ind w:left="570"/>
        <w:jc w:val="left"/>
      </w:pPr>
    </w:p>
    <w:p w14:paraId="6181BEFE" w14:textId="77777777" w:rsidR="00D63202" w:rsidRDefault="00D63202">
      <w:pPr>
        <w:ind w:left="570"/>
        <w:jc w:val="left"/>
      </w:pPr>
    </w:p>
    <w:p w14:paraId="4988FE46" w14:textId="77777777" w:rsidR="00D63202" w:rsidRDefault="00D63202">
      <w:pPr>
        <w:ind w:left="570"/>
        <w:jc w:val="left"/>
      </w:pPr>
    </w:p>
    <w:p w14:paraId="278FA1C4" w14:textId="77777777" w:rsidR="00D63202" w:rsidRDefault="00D63202">
      <w:pPr>
        <w:ind w:left="570"/>
        <w:jc w:val="left"/>
      </w:pPr>
    </w:p>
    <w:p w14:paraId="4C3DA9FA" w14:textId="77777777" w:rsidR="00D63202" w:rsidRDefault="00D63202">
      <w:pPr>
        <w:ind w:left="570"/>
        <w:jc w:val="left"/>
      </w:pPr>
    </w:p>
    <w:p w14:paraId="74AECA7D" w14:textId="77777777" w:rsidR="00D63202" w:rsidRDefault="00D63202">
      <w:pPr>
        <w:ind w:left="570"/>
        <w:jc w:val="left"/>
      </w:pPr>
    </w:p>
    <w:p w14:paraId="709B021C" w14:textId="77777777" w:rsidR="00D63202" w:rsidRDefault="00D63202">
      <w:pPr>
        <w:ind w:left="570"/>
        <w:jc w:val="left"/>
      </w:pPr>
    </w:p>
    <w:p w14:paraId="05ACF12C" w14:textId="77777777" w:rsidR="00D63202" w:rsidRDefault="00D63202">
      <w:pPr>
        <w:ind w:left="570"/>
        <w:jc w:val="left"/>
      </w:pPr>
    </w:p>
    <w:p w14:paraId="56ACE858" w14:textId="77777777" w:rsidR="00D63202" w:rsidRDefault="00D63202">
      <w:pPr>
        <w:ind w:left="570"/>
        <w:jc w:val="left"/>
      </w:pPr>
    </w:p>
    <w:p w14:paraId="425A5D1F" w14:textId="77777777" w:rsidR="00D63202" w:rsidRDefault="00D63202">
      <w:pPr>
        <w:ind w:left="570"/>
        <w:jc w:val="left"/>
      </w:pPr>
    </w:p>
    <w:p w14:paraId="1FB35058" w14:textId="77777777" w:rsidR="00D63202" w:rsidRDefault="00D63202">
      <w:pPr>
        <w:ind w:left="570"/>
        <w:jc w:val="left"/>
      </w:pPr>
    </w:p>
    <w:p w14:paraId="3D1E10E4" w14:textId="77777777" w:rsidR="00D63202" w:rsidRDefault="00D63202">
      <w:pPr>
        <w:ind w:left="570"/>
        <w:jc w:val="left"/>
      </w:pPr>
    </w:p>
    <w:p w14:paraId="457ADB43" w14:textId="77777777" w:rsidR="00EA72F1" w:rsidRDefault="00EA72F1">
      <w:pPr>
        <w:ind w:left="570"/>
        <w:jc w:val="left"/>
      </w:pPr>
    </w:p>
    <w:p w14:paraId="153A6A6A" w14:textId="77777777" w:rsidR="00EA72F1" w:rsidRDefault="00EA72F1">
      <w:pPr>
        <w:ind w:left="570"/>
        <w:jc w:val="left"/>
      </w:pPr>
    </w:p>
    <w:p w14:paraId="7D112C83" w14:textId="77777777" w:rsidR="00EA72F1" w:rsidRDefault="00EA72F1">
      <w:pPr>
        <w:ind w:left="570"/>
        <w:jc w:val="left"/>
      </w:pPr>
    </w:p>
    <w:p w14:paraId="16E58CC9" w14:textId="77777777" w:rsidR="00EA72F1" w:rsidRDefault="00EA72F1">
      <w:pPr>
        <w:ind w:left="570"/>
        <w:jc w:val="left"/>
      </w:pPr>
    </w:p>
    <w:p w14:paraId="7F56C3C5" w14:textId="77777777" w:rsidR="00EA72F1" w:rsidRDefault="00EA72F1">
      <w:pPr>
        <w:ind w:left="570"/>
        <w:jc w:val="left"/>
      </w:pPr>
    </w:p>
    <w:p w14:paraId="3EA16B15" w14:textId="77777777" w:rsidR="00EA72F1" w:rsidRDefault="00EA72F1">
      <w:pPr>
        <w:ind w:left="570"/>
        <w:jc w:val="left"/>
      </w:pPr>
    </w:p>
    <w:p w14:paraId="5195CAB0" w14:textId="77777777" w:rsidR="00EA72F1" w:rsidRDefault="00EA72F1">
      <w:pPr>
        <w:ind w:left="570"/>
        <w:jc w:val="left"/>
      </w:pPr>
    </w:p>
    <w:p w14:paraId="7A8D9568" w14:textId="77777777" w:rsidR="00EA72F1" w:rsidRDefault="00EA72F1">
      <w:pPr>
        <w:ind w:left="570"/>
        <w:jc w:val="left"/>
      </w:pPr>
    </w:p>
    <w:p w14:paraId="24A99DF6" w14:textId="77777777" w:rsidR="00EA72F1" w:rsidRDefault="00EA72F1">
      <w:pPr>
        <w:ind w:left="570"/>
        <w:jc w:val="left"/>
      </w:pPr>
    </w:p>
    <w:p w14:paraId="1A1D9E7E" w14:textId="77777777" w:rsidR="00EA72F1" w:rsidRDefault="00EA72F1">
      <w:pPr>
        <w:ind w:left="570"/>
        <w:jc w:val="left"/>
      </w:pPr>
    </w:p>
    <w:p w14:paraId="7D55FD1E" w14:textId="77777777" w:rsidR="00EA72F1" w:rsidRDefault="00EA72F1">
      <w:pPr>
        <w:ind w:left="570"/>
        <w:jc w:val="left"/>
      </w:pPr>
    </w:p>
    <w:p w14:paraId="66DC74B0" w14:textId="77777777" w:rsidR="00EA72F1" w:rsidRDefault="00EA72F1">
      <w:pPr>
        <w:ind w:left="570"/>
        <w:jc w:val="left"/>
      </w:pPr>
    </w:p>
    <w:p w14:paraId="32756977" w14:textId="77777777" w:rsidR="00EA72F1" w:rsidRDefault="00EA72F1">
      <w:pPr>
        <w:ind w:left="570"/>
        <w:jc w:val="left"/>
      </w:pPr>
    </w:p>
    <w:p w14:paraId="5D5BD8CA" w14:textId="77777777" w:rsidR="00EA72F1" w:rsidRDefault="00EA72F1">
      <w:pPr>
        <w:ind w:left="570"/>
        <w:jc w:val="left"/>
      </w:pPr>
    </w:p>
    <w:p w14:paraId="2798A011" w14:textId="77777777" w:rsidR="00EA72F1" w:rsidRDefault="00EA72F1">
      <w:pPr>
        <w:ind w:left="570"/>
        <w:jc w:val="left"/>
      </w:pPr>
    </w:p>
    <w:p w14:paraId="2541681F" w14:textId="77777777" w:rsidR="00EA72F1" w:rsidRDefault="00EA72F1">
      <w:pPr>
        <w:ind w:left="570"/>
        <w:jc w:val="left"/>
      </w:pPr>
    </w:p>
    <w:p w14:paraId="59442CBA" w14:textId="77777777" w:rsidR="00EA72F1" w:rsidRDefault="00EA72F1">
      <w:pPr>
        <w:ind w:left="570"/>
        <w:jc w:val="left"/>
      </w:pPr>
    </w:p>
    <w:p w14:paraId="2774AFA4" w14:textId="77777777" w:rsidR="00EA72F1" w:rsidRDefault="00EA72F1">
      <w:pPr>
        <w:ind w:left="570"/>
        <w:jc w:val="left"/>
      </w:pPr>
    </w:p>
    <w:p w14:paraId="4282F8C6" w14:textId="77777777" w:rsidR="00EA72F1" w:rsidRDefault="00EA72F1">
      <w:pPr>
        <w:ind w:left="570"/>
        <w:jc w:val="left"/>
      </w:pPr>
    </w:p>
    <w:p w14:paraId="358EA7BC" w14:textId="77777777" w:rsidR="00EA72F1" w:rsidRDefault="00EA72F1">
      <w:pPr>
        <w:ind w:left="570"/>
        <w:jc w:val="left"/>
      </w:pPr>
    </w:p>
    <w:p w14:paraId="3CC5AF0A" w14:textId="77777777" w:rsidR="00EA72F1" w:rsidRDefault="00EA72F1">
      <w:pPr>
        <w:ind w:left="570"/>
        <w:jc w:val="left"/>
      </w:pPr>
    </w:p>
    <w:p w14:paraId="06D8E103" w14:textId="77777777" w:rsidR="00EA72F1" w:rsidRDefault="00EA72F1">
      <w:pPr>
        <w:ind w:left="570"/>
        <w:jc w:val="left"/>
      </w:pPr>
    </w:p>
    <w:p w14:paraId="493CE36A" w14:textId="77777777" w:rsidR="00EA72F1" w:rsidRDefault="00EA72F1">
      <w:pPr>
        <w:ind w:left="570"/>
        <w:jc w:val="left"/>
      </w:pPr>
    </w:p>
    <w:p w14:paraId="3FED439B" w14:textId="77777777" w:rsidR="00EA72F1" w:rsidRDefault="00EA72F1">
      <w:pPr>
        <w:ind w:left="570"/>
        <w:jc w:val="left"/>
      </w:pPr>
    </w:p>
    <w:p w14:paraId="0C4772F2" w14:textId="77777777" w:rsidR="00EA72F1" w:rsidRDefault="00EA72F1">
      <w:pPr>
        <w:ind w:left="570"/>
        <w:jc w:val="left"/>
      </w:pPr>
    </w:p>
    <w:p w14:paraId="2C115507" w14:textId="77777777" w:rsidR="001A4094" w:rsidRDefault="001A4094">
      <w:pPr>
        <w:ind w:left="570"/>
        <w:jc w:val="left"/>
      </w:pPr>
    </w:p>
    <w:p w14:paraId="130947AD" w14:textId="77777777" w:rsidR="001A4094" w:rsidRDefault="001A4094" w:rsidP="008F39E3">
      <w:pPr>
        <w:jc w:val="left"/>
        <w:rPr>
          <w:rFonts w:hint="eastAsia"/>
        </w:rPr>
      </w:pPr>
    </w:p>
    <w:p w14:paraId="660F780F" w14:textId="77777777" w:rsidR="00D63202" w:rsidRPr="00047747" w:rsidRDefault="00000000" w:rsidP="00825FF1">
      <w:pPr>
        <w:pStyle w:val="ab"/>
      </w:pPr>
      <w:bookmarkStart w:id="266" w:name="_Toc219932885"/>
      <w:r w:rsidRPr="00047747">
        <w:rPr>
          <w:rFonts w:hint="eastAsia"/>
        </w:rPr>
        <w:t>附</w:t>
      </w:r>
      <w:r w:rsidRPr="00047747">
        <w:rPr>
          <w:rFonts w:hint="eastAsia"/>
        </w:rPr>
        <w:t xml:space="preserve">  </w:t>
      </w:r>
      <w:r w:rsidRPr="00047747">
        <w:rPr>
          <w:rFonts w:hint="eastAsia"/>
        </w:rPr>
        <w:t>录</w:t>
      </w:r>
      <w:bookmarkEnd w:id="263"/>
      <w:bookmarkEnd w:id="264"/>
      <w:bookmarkEnd w:id="265"/>
      <w:bookmarkEnd w:id="266"/>
    </w:p>
    <w:p w14:paraId="7A7DCAD6" w14:textId="77777777" w:rsidR="00D63202" w:rsidRDefault="00D63202">
      <w:pPr>
        <w:pStyle w:val="31"/>
        <w:spacing w:line="320" w:lineRule="exact"/>
        <w:ind w:firstLineChars="100" w:firstLine="210"/>
        <w:rPr>
          <w:rFonts w:ascii="宋体" w:hAnsi="宋体"/>
          <w:szCs w:val="21"/>
        </w:rPr>
      </w:pPr>
    </w:p>
    <w:p w14:paraId="46DB6974" w14:textId="77777777" w:rsidR="00D63202" w:rsidRDefault="00D63202"/>
    <w:p w14:paraId="6A696EC4" w14:textId="77777777" w:rsidR="00D63202" w:rsidRDefault="00D63202"/>
    <w:p w14:paraId="69CB370F" w14:textId="77777777" w:rsidR="00D63202" w:rsidRDefault="00D63202"/>
    <w:p w14:paraId="340C1CD5" w14:textId="77777777" w:rsidR="00D63202" w:rsidRDefault="00D63202"/>
    <w:p w14:paraId="4FBADDD0" w14:textId="77777777" w:rsidR="00D63202" w:rsidRDefault="00D63202"/>
    <w:p w14:paraId="4EDC4483" w14:textId="77777777" w:rsidR="00D63202" w:rsidRDefault="00D63202"/>
    <w:p w14:paraId="733D2828" w14:textId="77777777" w:rsidR="00D63202" w:rsidRDefault="00D63202"/>
    <w:p w14:paraId="0C3A8D2E" w14:textId="77777777" w:rsidR="00D63202" w:rsidRDefault="00D63202"/>
    <w:p w14:paraId="3D46E0EC" w14:textId="77777777" w:rsidR="00D63202" w:rsidRDefault="00D63202"/>
    <w:p w14:paraId="632F94F3" w14:textId="77777777" w:rsidR="00D63202" w:rsidRDefault="00D63202"/>
    <w:p w14:paraId="3372189A" w14:textId="77777777" w:rsidR="00D63202" w:rsidRDefault="00D63202"/>
    <w:p w14:paraId="3B269C1F" w14:textId="77777777" w:rsidR="00D63202" w:rsidRDefault="00D63202"/>
    <w:p w14:paraId="53401260" w14:textId="77777777" w:rsidR="00D63202" w:rsidRDefault="00D63202"/>
    <w:p w14:paraId="5C0DC0CB" w14:textId="77777777" w:rsidR="00D63202" w:rsidRDefault="00D63202"/>
    <w:p w14:paraId="16AA165F" w14:textId="77777777" w:rsidR="00D63202" w:rsidRDefault="00D63202"/>
    <w:p w14:paraId="16290033" w14:textId="77777777" w:rsidR="00D63202" w:rsidRDefault="00D63202"/>
    <w:p w14:paraId="3DF95528" w14:textId="77777777" w:rsidR="00D63202" w:rsidRDefault="00D63202"/>
    <w:p w14:paraId="2144B4F4" w14:textId="77777777" w:rsidR="00D63202" w:rsidRDefault="00D63202"/>
    <w:p w14:paraId="63DEAAD0" w14:textId="77777777" w:rsidR="00D63202" w:rsidRDefault="00D63202"/>
    <w:p w14:paraId="704BD3E9" w14:textId="77777777" w:rsidR="00D63202" w:rsidRDefault="00D63202"/>
    <w:p w14:paraId="280D967F" w14:textId="77777777" w:rsidR="00D63202" w:rsidRDefault="00D63202"/>
    <w:p w14:paraId="2C533B90" w14:textId="77777777" w:rsidR="00D63202" w:rsidRDefault="00D63202"/>
    <w:p w14:paraId="1020CA59" w14:textId="77777777" w:rsidR="00D63202" w:rsidRDefault="00D63202"/>
    <w:p w14:paraId="54FF734D" w14:textId="77777777" w:rsidR="00D63202" w:rsidRDefault="00D63202"/>
    <w:p w14:paraId="66F728F0" w14:textId="77777777" w:rsidR="00D63202" w:rsidRDefault="00D63202"/>
    <w:p w14:paraId="32EA6278" w14:textId="77777777" w:rsidR="00D63202" w:rsidRDefault="00D63202"/>
    <w:p w14:paraId="64D062EB" w14:textId="77777777" w:rsidR="00D63202" w:rsidRDefault="00D63202"/>
    <w:p w14:paraId="296FBC98" w14:textId="77777777" w:rsidR="00D63202" w:rsidRDefault="00D63202"/>
    <w:p w14:paraId="3EA2EA49" w14:textId="77777777" w:rsidR="00D63202" w:rsidRDefault="00D63202"/>
    <w:p w14:paraId="0B02CEE9" w14:textId="77777777" w:rsidR="00D63202" w:rsidRDefault="00D63202"/>
    <w:p w14:paraId="05C872B3" w14:textId="77777777" w:rsidR="00D63202" w:rsidRDefault="00D63202"/>
    <w:p w14:paraId="75E4FD63" w14:textId="77777777" w:rsidR="00D63202" w:rsidRDefault="00D63202"/>
    <w:p w14:paraId="6CD9C04A" w14:textId="77777777" w:rsidR="001D1167" w:rsidRDefault="001D1167"/>
    <w:p w14:paraId="78B2C480" w14:textId="77777777" w:rsidR="001D1167" w:rsidRDefault="001D1167"/>
    <w:p w14:paraId="7D2958CF" w14:textId="77777777" w:rsidR="001D1167" w:rsidRDefault="001D1167"/>
    <w:p w14:paraId="3640F636" w14:textId="77777777" w:rsidR="001D1167" w:rsidRDefault="001D1167"/>
    <w:p w14:paraId="75323694" w14:textId="77777777" w:rsidR="001D1167" w:rsidRDefault="001D1167"/>
    <w:p w14:paraId="2264B81D" w14:textId="77777777" w:rsidR="001D1167" w:rsidRDefault="001D1167"/>
    <w:p w14:paraId="0CF7FD31" w14:textId="77777777" w:rsidR="001D1167" w:rsidRDefault="001D1167"/>
    <w:p w14:paraId="20B8ED4F" w14:textId="77777777" w:rsidR="001D1167" w:rsidRDefault="001D1167"/>
    <w:p w14:paraId="7174C57D" w14:textId="77777777" w:rsidR="001D1167" w:rsidRDefault="001D1167"/>
    <w:p w14:paraId="27C94BCA" w14:textId="77777777" w:rsidR="001D1167" w:rsidRDefault="001D1167"/>
    <w:p w14:paraId="706D5620" w14:textId="77777777" w:rsidR="001D1167" w:rsidRDefault="001D1167"/>
    <w:p w14:paraId="2D8E1059" w14:textId="77777777" w:rsidR="001D1167" w:rsidRDefault="001D1167"/>
    <w:p w14:paraId="3E15F096" w14:textId="77777777" w:rsidR="001D1167" w:rsidRDefault="001D1167"/>
    <w:p w14:paraId="6ABB848E" w14:textId="77777777" w:rsidR="001D1167" w:rsidRDefault="001D1167"/>
    <w:p w14:paraId="36D9222A" w14:textId="77777777" w:rsidR="001D1167" w:rsidRDefault="001D1167"/>
    <w:p w14:paraId="43007249" w14:textId="77777777" w:rsidR="001D1167" w:rsidRDefault="001D1167"/>
    <w:p w14:paraId="032D29DF" w14:textId="77777777" w:rsidR="001D1167" w:rsidRDefault="001D1167"/>
    <w:p w14:paraId="76AC1132" w14:textId="77777777" w:rsidR="001D1167" w:rsidRDefault="001D1167"/>
    <w:p w14:paraId="421CAC6B" w14:textId="77777777" w:rsidR="001D1167" w:rsidRDefault="001D1167"/>
    <w:p w14:paraId="610F5C03" w14:textId="77777777" w:rsidR="001D1167" w:rsidRDefault="001D1167"/>
    <w:p w14:paraId="2549C272" w14:textId="77777777" w:rsidR="00D63202" w:rsidRDefault="00D63202"/>
    <w:p w14:paraId="19B563B6" w14:textId="77777777" w:rsidR="00D63202" w:rsidRDefault="00D63202"/>
    <w:p w14:paraId="5EBEFDDB" w14:textId="77777777" w:rsidR="00AD676B" w:rsidRDefault="00AD676B"/>
    <w:p w14:paraId="601D9200" w14:textId="77777777" w:rsidR="00D63202" w:rsidRDefault="00000000">
      <w:pPr>
        <w:jc w:val="center"/>
        <w:rPr>
          <w:b/>
          <w:sz w:val="36"/>
          <w:szCs w:val="36"/>
        </w:rPr>
      </w:pPr>
      <w:r>
        <w:rPr>
          <w:rFonts w:hint="eastAsia"/>
          <w:b/>
          <w:color w:val="000000"/>
          <w:sz w:val="36"/>
          <w:szCs w:val="36"/>
        </w:rPr>
        <w:lastRenderedPageBreak/>
        <w:t>毕业设计（论文）</w:t>
      </w:r>
      <w:r>
        <w:rPr>
          <w:rFonts w:hint="eastAsia"/>
          <w:b/>
          <w:sz w:val="36"/>
          <w:szCs w:val="36"/>
        </w:rPr>
        <w:t>考核表</w:t>
      </w:r>
    </w:p>
    <w:p w14:paraId="6976E2DD" w14:textId="77777777" w:rsidR="00D63202" w:rsidRDefault="00D63202">
      <w:pPr>
        <w:jc w:val="center"/>
        <w:rPr>
          <w:b/>
          <w:sz w:val="10"/>
        </w:rPr>
      </w:pPr>
    </w:p>
    <w:tbl>
      <w:tblPr>
        <w:tblW w:w="9138" w:type="dxa"/>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649"/>
        <w:gridCol w:w="1260"/>
        <w:gridCol w:w="1229"/>
      </w:tblGrid>
      <w:tr w:rsidR="00D63202" w14:paraId="7A3AE4CF" w14:textId="77777777">
        <w:trPr>
          <w:trHeight w:val="6424"/>
          <w:jc w:val="center"/>
        </w:trPr>
        <w:tc>
          <w:tcPr>
            <w:tcW w:w="9138" w:type="dxa"/>
            <w:gridSpan w:val="3"/>
            <w:tcBorders>
              <w:top w:val="single" w:sz="4" w:space="0" w:color="auto"/>
              <w:left w:val="single" w:sz="4" w:space="0" w:color="auto"/>
              <w:bottom w:val="nil"/>
              <w:right w:val="single" w:sz="4" w:space="0" w:color="auto"/>
            </w:tcBorders>
          </w:tcPr>
          <w:p w14:paraId="10EA2276" w14:textId="77777777" w:rsidR="00D63202" w:rsidRDefault="00D63202">
            <w:pPr>
              <w:rPr>
                <w:b/>
                <w:sz w:val="10"/>
              </w:rPr>
            </w:pPr>
          </w:p>
          <w:p w14:paraId="0138CB1C" w14:textId="77777777" w:rsidR="00D63202" w:rsidRDefault="00000000">
            <w:pPr>
              <w:rPr>
                <w:b/>
              </w:rPr>
            </w:pPr>
            <w:r>
              <w:rPr>
                <w:rFonts w:hint="eastAsia"/>
                <w:b/>
              </w:rPr>
              <w:t>指导教师对</w:t>
            </w:r>
            <w:r>
              <w:rPr>
                <w:rFonts w:hint="eastAsia"/>
                <w:b/>
                <w:color w:val="000000"/>
              </w:rPr>
              <w:t>毕业设计（实习）</w:t>
            </w:r>
            <w:r>
              <w:rPr>
                <w:rFonts w:hint="eastAsia"/>
                <w:b/>
              </w:rPr>
              <w:t>及论文的评语：</w:t>
            </w:r>
          </w:p>
          <w:p w14:paraId="7AD49429" w14:textId="77777777" w:rsidR="00D63202" w:rsidRDefault="00D63202">
            <w:pPr>
              <w:pStyle w:val="af5"/>
              <w:rPr>
                <w:b/>
              </w:rPr>
            </w:pPr>
          </w:p>
          <w:p w14:paraId="4844E26E" w14:textId="77777777" w:rsidR="00D63202" w:rsidRDefault="00D63202">
            <w:pPr>
              <w:pStyle w:val="af5"/>
              <w:rPr>
                <w:b/>
              </w:rPr>
            </w:pPr>
          </w:p>
          <w:p w14:paraId="15AF6CCE" w14:textId="77777777" w:rsidR="00D63202" w:rsidRDefault="00D63202">
            <w:pPr>
              <w:pStyle w:val="af5"/>
              <w:rPr>
                <w:b/>
              </w:rPr>
            </w:pPr>
          </w:p>
          <w:p w14:paraId="05EDE252" w14:textId="77777777" w:rsidR="00D63202" w:rsidRDefault="00D63202">
            <w:pPr>
              <w:pStyle w:val="af5"/>
              <w:rPr>
                <w:b/>
              </w:rPr>
            </w:pPr>
          </w:p>
          <w:p w14:paraId="12102235" w14:textId="77777777" w:rsidR="00D63202" w:rsidRDefault="00D63202">
            <w:pPr>
              <w:pStyle w:val="af5"/>
              <w:rPr>
                <w:b/>
              </w:rPr>
            </w:pPr>
          </w:p>
          <w:p w14:paraId="0FFD0A7F" w14:textId="77777777" w:rsidR="00D63202" w:rsidRDefault="00D63202">
            <w:pPr>
              <w:pStyle w:val="af5"/>
              <w:rPr>
                <w:b/>
              </w:rPr>
            </w:pPr>
          </w:p>
          <w:p w14:paraId="7988694C" w14:textId="77777777" w:rsidR="00D63202" w:rsidRDefault="00D63202">
            <w:pPr>
              <w:pStyle w:val="af5"/>
              <w:rPr>
                <w:b/>
              </w:rPr>
            </w:pPr>
          </w:p>
          <w:p w14:paraId="013C8D89" w14:textId="77777777" w:rsidR="00D63202" w:rsidRDefault="00D63202">
            <w:pPr>
              <w:pStyle w:val="af5"/>
              <w:rPr>
                <w:b/>
              </w:rPr>
            </w:pPr>
          </w:p>
          <w:p w14:paraId="0B0E7D3D" w14:textId="77777777" w:rsidR="00D63202" w:rsidRDefault="00D63202">
            <w:pPr>
              <w:pStyle w:val="af5"/>
              <w:rPr>
                <w:b/>
              </w:rPr>
            </w:pPr>
          </w:p>
          <w:p w14:paraId="45E7570A" w14:textId="77777777" w:rsidR="00D63202" w:rsidRDefault="00D63202">
            <w:pPr>
              <w:pStyle w:val="af5"/>
              <w:rPr>
                <w:b/>
              </w:rPr>
            </w:pPr>
          </w:p>
          <w:p w14:paraId="570303B8" w14:textId="77777777" w:rsidR="00D63202" w:rsidRDefault="00D63202">
            <w:pPr>
              <w:pStyle w:val="af5"/>
              <w:rPr>
                <w:b/>
              </w:rPr>
            </w:pPr>
          </w:p>
          <w:p w14:paraId="29B28D5A" w14:textId="77777777" w:rsidR="00D63202" w:rsidRDefault="00D63202">
            <w:pPr>
              <w:pStyle w:val="af5"/>
              <w:rPr>
                <w:b/>
              </w:rPr>
            </w:pPr>
          </w:p>
          <w:p w14:paraId="41E57190" w14:textId="77777777" w:rsidR="00D63202" w:rsidRDefault="00D63202">
            <w:pPr>
              <w:pStyle w:val="af5"/>
              <w:rPr>
                <w:b/>
              </w:rPr>
            </w:pPr>
          </w:p>
          <w:p w14:paraId="1A42802D" w14:textId="77777777" w:rsidR="00D63202" w:rsidRDefault="00D63202">
            <w:pPr>
              <w:pStyle w:val="af5"/>
              <w:rPr>
                <w:b/>
              </w:rPr>
            </w:pPr>
          </w:p>
          <w:p w14:paraId="043BF02E" w14:textId="77777777" w:rsidR="00D63202" w:rsidRDefault="00D63202">
            <w:pPr>
              <w:pStyle w:val="af5"/>
              <w:rPr>
                <w:b/>
              </w:rPr>
            </w:pPr>
          </w:p>
          <w:p w14:paraId="0A79C02C" w14:textId="77777777" w:rsidR="00D63202" w:rsidRDefault="00D63202">
            <w:pPr>
              <w:pStyle w:val="af5"/>
              <w:rPr>
                <w:b/>
              </w:rPr>
            </w:pPr>
          </w:p>
          <w:p w14:paraId="7BCE18F2" w14:textId="77777777" w:rsidR="00D63202" w:rsidRDefault="00D63202">
            <w:pPr>
              <w:pStyle w:val="af5"/>
              <w:rPr>
                <w:b/>
              </w:rPr>
            </w:pPr>
          </w:p>
          <w:p w14:paraId="2C9FE843" w14:textId="77777777" w:rsidR="00D63202" w:rsidRDefault="00D63202">
            <w:pPr>
              <w:pStyle w:val="af5"/>
              <w:rPr>
                <w:b/>
              </w:rPr>
            </w:pPr>
          </w:p>
          <w:p w14:paraId="0D9E1EFF" w14:textId="77777777" w:rsidR="00D63202" w:rsidRDefault="00000000">
            <w:pPr>
              <w:tabs>
                <w:tab w:val="left" w:pos="7951"/>
              </w:tabs>
              <w:rPr>
                <w:b/>
                <w:sz w:val="10"/>
              </w:rPr>
            </w:pPr>
            <w:r>
              <w:rPr>
                <w:b/>
                <w:sz w:val="28"/>
              </w:rPr>
              <w:t xml:space="preserve">                           </w:t>
            </w:r>
            <w:r>
              <w:rPr>
                <w:rFonts w:hint="eastAsia"/>
                <w:b/>
                <w:sz w:val="28"/>
              </w:rPr>
              <w:t xml:space="preserve">       </w:t>
            </w:r>
            <w:r>
              <w:rPr>
                <w:rFonts w:hint="eastAsia"/>
                <w:b/>
              </w:rPr>
              <w:t>指导教师</w:t>
            </w:r>
            <w:r>
              <w:rPr>
                <w:rFonts w:hint="eastAsia"/>
                <w:b/>
              </w:rPr>
              <w:t xml:space="preserve"> </w:t>
            </w:r>
            <w:r>
              <w:rPr>
                <w:b/>
                <w:u w:val="single"/>
              </w:rPr>
              <w:t xml:space="preserve">         </w:t>
            </w:r>
            <w:r>
              <w:rPr>
                <w:rFonts w:hint="eastAsia"/>
                <w:b/>
                <w:u w:val="single"/>
              </w:rPr>
              <w:t xml:space="preserve">      </w:t>
            </w:r>
            <w:r>
              <w:rPr>
                <w:rFonts w:hint="eastAsia"/>
                <w:b/>
              </w:rPr>
              <w:t>（签名）</w:t>
            </w:r>
          </w:p>
          <w:p w14:paraId="0617C926" w14:textId="77777777" w:rsidR="00D63202" w:rsidRDefault="00000000">
            <w:pPr>
              <w:rPr>
                <w:b/>
              </w:rPr>
            </w:pPr>
            <w:r>
              <w:rPr>
                <w:b/>
              </w:rPr>
              <w:t xml:space="preserve">                                           </w:t>
            </w:r>
          </w:p>
          <w:p w14:paraId="598C663C" w14:textId="77777777" w:rsidR="00D63202" w:rsidRDefault="00000000">
            <w:pPr>
              <w:ind w:firstLineChars="2959" w:firstLine="6238"/>
              <w:rPr>
                <w:b/>
                <w:sz w:val="28"/>
              </w:rPr>
            </w:pPr>
            <w:r>
              <w:rPr>
                <w:rFonts w:hint="eastAsia"/>
                <w:b/>
              </w:rPr>
              <w:t>年</w:t>
            </w:r>
            <w:r>
              <w:rPr>
                <w:rFonts w:hint="eastAsia"/>
                <w:b/>
              </w:rPr>
              <w:t xml:space="preserve">  </w:t>
            </w:r>
            <w:r>
              <w:rPr>
                <w:b/>
              </w:rPr>
              <w:t xml:space="preserve"> </w:t>
            </w:r>
            <w:r>
              <w:rPr>
                <w:rFonts w:hint="eastAsia"/>
                <w:b/>
              </w:rPr>
              <w:t xml:space="preserve"> </w:t>
            </w:r>
            <w:r>
              <w:rPr>
                <w:rFonts w:hint="eastAsia"/>
                <w:b/>
              </w:rPr>
              <w:t>月</w:t>
            </w:r>
            <w:r>
              <w:rPr>
                <w:b/>
              </w:rPr>
              <w:t xml:space="preserve"> </w:t>
            </w:r>
            <w:r>
              <w:rPr>
                <w:rFonts w:hint="eastAsia"/>
                <w:b/>
              </w:rPr>
              <w:t xml:space="preserve"> </w:t>
            </w:r>
            <w:r>
              <w:rPr>
                <w:b/>
              </w:rPr>
              <w:t xml:space="preserve"> </w:t>
            </w:r>
            <w:r>
              <w:rPr>
                <w:rFonts w:hint="eastAsia"/>
                <w:b/>
              </w:rPr>
              <w:t xml:space="preserve"> </w:t>
            </w:r>
            <w:r>
              <w:rPr>
                <w:rFonts w:hint="eastAsia"/>
                <w:b/>
              </w:rPr>
              <w:t>日</w:t>
            </w:r>
          </w:p>
        </w:tc>
      </w:tr>
      <w:tr w:rsidR="00D63202" w14:paraId="100B869B" w14:textId="77777777">
        <w:trPr>
          <w:trHeight w:val="603"/>
          <w:jc w:val="center"/>
        </w:trPr>
        <w:tc>
          <w:tcPr>
            <w:tcW w:w="6649" w:type="dxa"/>
            <w:tcBorders>
              <w:top w:val="nil"/>
              <w:left w:val="single" w:sz="4" w:space="0" w:color="auto"/>
              <w:bottom w:val="single" w:sz="4" w:space="0" w:color="auto"/>
              <w:right w:val="single" w:sz="4" w:space="0" w:color="auto"/>
            </w:tcBorders>
          </w:tcPr>
          <w:p w14:paraId="4068D14F" w14:textId="77777777" w:rsidR="00D63202" w:rsidRDefault="00D63202">
            <w:pPr>
              <w:rPr>
                <w:b/>
                <w:sz w:val="10"/>
              </w:rPr>
            </w:pPr>
          </w:p>
        </w:tc>
        <w:tc>
          <w:tcPr>
            <w:tcW w:w="1260" w:type="dxa"/>
            <w:tcBorders>
              <w:top w:val="single" w:sz="4" w:space="0" w:color="auto"/>
              <w:left w:val="single" w:sz="4" w:space="0" w:color="auto"/>
              <w:bottom w:val="single" w:sz="4" w:space="0" w:color="auto"/>
              <w:right w:val="single" w:sz="4" w:space="0" w:color="auto"/>
            </w:tcBorders>
            <w:vAlign w:val="center"/>
          </w:tcPr>
          <w:p w14:paraId="1032A423" w14:textId="77777777" w:rsidR="00D63202" w:rsidRDefault="00000000">
            <w:pPr>
              <w:jc w:val="center"/>
              <w:rPr>
                <w:b/>
                <w:szCs w:val="21"/>
              </w:rPr>
            </w:pPr>
            <w:r>
              <w:rPr>
                <w:rFonts w:hint="eastAsia"/>
                <w:b/>
                <w:szCs w:val="21"/>
              </w:rPr>
              <w:t>建议成绩</w:t>
            </w:r>
          </w:p>
        </w:tc>
        <w:tc>
          <w:tcPr>
            <w:tcW w:w="1229" w:type="dxa"/>
            <w:tcBorders>
              <w:top w:val="single" w:sz="4" w:space="0" w:color="auto"/>
              <w:left w:val="single" w:sz="4" w:space="0" w:color="auto"/>
              <w:bottom w:val="single" w:sz="4" w:space="0" w:color="auto"/>
              <w:right w:val="single" w:sz="4" w:space="0" w:color="auto"/>
            </w:tcBorders>
          </w:tcPr>
          <w:p w14:paraId="01CF7D6E" w14:textId="77777777" w:rsidR="00D63202" w:rsidRDefault="00D63202">
            <w:pPr>
              <w:rPr>
                <w:b/>
                <w:szCs w:val="21"/>
              </w:rPr>
            </w:pPr>
          </w:p>
        </w:tc>
      </w:tr>
      <w:tr w:rsidR="00D63202" w14:paraId="314B5143" w14:textId="77777777">
        <w:trPr>
          <w:trHeight w:val="5368"/>
          <w:jc w:val="center"/>
        </w:trPr>
        <w:tc>
          <w:tcPr>
            <w:tcW w:w="9138" w:type="dxa"/>
            <w:gridSpan w:val="3"/>
            <w:tcBorders>
              <w:top w:val="single" w:sz="4" w:space="0" w:color="auto"/>
              <w:left w:val="single" w:sz="4" w:space="0" w:color="auto"/>
              <w:bottom w:val="nil"/>
              <w:right w:val="single" w:sz="4" w:space="0" w:color="auto"/>
            </w:tcBorders>
          </w:tcPr>
          <w:p w14:paraId="2537B125" w14:textId="77777777" w:rsidR="00D63202" w:rsidRDefault="00D63202">
            <w:pPr>
              <w:rPr>
                <w:sz w:val="10"/>
              </w:rPr>
            </w:pPr>
          </w:p>
          <w:p w14:paraId="649391D6" w14:textId="77777777" w:rsidR="00D63202" w:rsidRDefault="00000000">
            <w:pPr>
              <w:rPr>
                <w:b/>
              </w:rPr>
            </w:pPr>
            <w:r>
              <w:rPr>
                <w:rFonts w:hint="eastAsia"/>
                <w:b/>
              </w:rPr>
              <w:t>评阅小组或评阅人对毕业设计（论文）的评语及能否参加答辩的意见：</w:t>
            </w:r>
          </w:p>
          <w:p w14:paraId="0C4E9DD4" w14:textId="77777777" w:rsidR="00D63202" w:rsidRDefault="00D63202">
            <w:pPr>
              <w:pStyle w:val="af5"/>
              <w:rPr>
                <w:b/>
              </w:rPr>
            </w:pPr>
          </w:p>
          <w:p w14:paraId="3F0994C0" w14:textId="77777777" w:rsidR="00D63202" w:rsidRDefault="00D63202">
            <w:pPr>
              <w:pStyle w:val="af5"/>
              <w:rPr>
                <w:b/>
              </w:rPr>
            </w:pPr>
          </w:p>
          <w:p w14:paraId="6D9C4F35" w14:textId="77777777" w:rsidR="00D63202" w:rsidRDefault="00D63202">
            <w:pPr>
              <w:pStyle w:val="af5"/>
              <w:rPr>
                <w:b/>
              </w:rPr>
            </w:pPr>
          </w:p>
          <w:p w14:paraId="20978CB5" w14:textId="77777777" w:rsidR="00D63202" w:rsidRDefault="00D63202">
            <w:pPr>
              <w:pStyle w:val="af5"/>
              <w:rPr>
                <w:b/>
              </w:rPr>
            </w:pPr>
          </w:p>
          <w:p w14:paraId="70FDB752" w14:textId="77777777" w:rsidR="00D63202" w:rsidRDefault="00D63202">
            <w:pPr>
              <w:pStyle w:val="af5"/>
              <w:rPr>
                <w:b/>
              </w:rPr>
            </w:pPr>
          </w:p>
          <w:p w14:paraId="506EAE23" w14:textId="77777777" w:rsidR="00D63202" w:rsidRDefault="00D63202">
            <w:pPr>
              <w:pStyle w:val="af5"/>
              <w:rPr>
                <w:b/>
              </w:rPr>
            </w:pPr>
          </w:p>
          <w:p w14:paraId="411B5D8A" w14:textId="77777777" w:rsidR="00D63202" w:rsidRDefault="00D63202">
            <w:pPr>
              <w:pStyle w:val="af5"/>
              <w:rPr>
                <w:b/>
              </w:rPr>
            </w:pPr>
          </w:p>
          <w:p w14:paraId="51E05564" w14:textId="77777777" w:rsidR="00D63202" w:rsidRDefault="00D63202">
            <w:pPr>
              <w:pStyle w:val="af5"/>
              <w:rPr>
                <w:b/>
              </w:rPr>
            </w:pPr>
          </w:p>
          <w:p w14:paraId="2638CA80" w14:textId="77777777" w:rsidR="00D63202" w:rsidRDefault="00D63202">
            <w:pPr>
              <w:pStyle w:val="af5"/>
              <w:rPr>
                <w:b/>
              </w:rPr>
            </w:pPr>
          </w:p>
          <w:p w14:paraId="6BBD5CED" w14:textId="77777777" w:rsidR="00D63202" w:rsidRDefault="00D63202">
            <w:pPr>
              <w:pStyle w:val="af5"/>
              <w:rPr>
                <w:b/>
              </w:rPr>
            </w:pPr>
          </w:p>
          <w:p w14:paraId="5AA2D46D" w14:textId="77777777" w:rsidR="00D63202" w:rsidRDefault="00D63202">
            <w:pPr>
              <w:pStyle w:val="af5"/>
              <w:rPr>
                <w:b/>
              </w:rPr>
            </w:pPr>
          </w:p>
          <w:p w14:paraId="33BC3BD4" w14:textId="77777777" w:rsidR="00D63202" w:rsidRDefault="00D63202">
            <w:pPr>
              <w:pStyle w:val="af5"/>
              <w:rPr>
                <w:b/>
              </w:rPr>
            </w:pPr>
          </w:p>
          <w:p w14:paraId="575012E0" w14:textId="77777777" w:rsidR="00D63202" w:rsidRDefault="00D63202">
            <w:pPr>
              <w:pStyle w:val="af5"/>
              <w:rPr>
                <w:b/>
              </w:rPr>
            </w:pPr>
          </w:p>
          <w:p w14:paraId="35F0F391" w14:textId="77777777" w:rsidR="00D63202" w:rsidRDefault="00D63202">
            <w:pPr>
              <w:pStyle w:val="af5"/>
              <w:rPr>
                <w:b/>
              </w:rPr>
            </w:pPr>
          </w:p>
          <w:p w14:paraId="77BCD37F" w14:textId="77777777" w:rsidR="00D63202" w:rsidRDefault="00D63202">
            <w:pPr>
              <w:pStyle w:val="af5"/>
              <w:tabs>
                <w:tab w:val="left" w:pos="7561"/>
                <w:tab w:val="left" w:pos="8011"/>
              </w:tabs>
              <w:rPr>
                <w:b/>
              </w:rPr>
            </w:pPr>
          </w:p>
          <w:p w14:paraId="220A9677" w14:textId="77777777" w:rsidR="00D63202" w:rsidRDefault="00D63202">
            <w:pPr>
              <w:ind w:firstLineChars="1281" w:firstLine="2701"/>
              <w:rPr>
                <w:b/>
              </w:rPr>
            </w:pPr>
          </w:p>
          <w:p w14:paraId="0B3B194B" w14:textId="77777777" w:rsidR="00D63202" w:rsidRDefault="00000000">
            <w:pPr>
              <w:tabs>
                <w:tab w:val="left" w:pos="7966"/>
              </w:tabs>
              <w:ind w:firstLineChars="1652" w:firstLine="3483"/>
              <w:rPr>
                <w:b/>
                <w:sz w:val="10"/>
              </w:rPr>
            </w:pPr>
            <w:r>
              <w:rPr>
                <w:rFonts w:hint="eastAsia"/>
                <w:b/>
              </w:rPr>
              <w:t>评阅小组负责人或评阅人</w:t>
            </w:r>
            <w:r>
              <w:rPr>
                <w:rFonts w:hint="eastAsia"/>
                <w:b/>
              </w:rPr>
              <w:t xml:space="preserve"> </w:t>
            </w:r>
            <w:r>
              <w:rPr>
                <w:b/>
                <w:u w:val="single"/>
              </w:rPr>
              <w:t xml:space="preserve">        </w:t>
            </w:r>
            <w:r>
              <w:rPr>
                <w:rFonts w:hint="eastAsia"/>
                <w:b/>
                <w:u w:val="single"/>
              </w:rPr>
              <w:t xml:space="preserve">     </w:t>
            </w:r>
            <w:r>
              <w:rPr>
                <w:rFonts w:hint="eastAsia"/>
                <w:b/>
              </w:rPr>
              <w:t>（签名）</w:t>
            </w:r>
          </w:p>
          <w:p w14:paraId="7545FF5A" w14:textId="77777777" w:rsidR="00D63202" w:rsidRDefault="00D63202">
            <w:pPr>
              <w:ind w:firstLine="2955"/>
              <w:rPr>
                <w:b/>
                <w:sz w:val="10"/>
              </w:rPr>
            </w:pPr>
          </w:p>
          <w:p w14:paraId="196206E0" w14:textId="77777777" w:rsidR="00D63202" w:rsidRDefault="00000000">
            <w:pPr>
              <w:rPr>
                <w:b/>
              </w:rPr>
            </w:pPr>
            <w:r>
              <w:rPr>
                <w:b/>
              </w:rPr>
              <w:t xml:space="preserve">                                   </w:t>
            </w:r>
            <w:r>
              <w:rPr>
                <w:rFonts w:hint="eastAsia"/>
                <w:b/>
              </w:rPr>
              <w:t xml:space="preserve">         </w:t>
            </w:r>
          </w:p>
          <w:p w14:paraId="60AE777F" w14:textId="77777777" w:rsidR="00D63202" w:rsidRDefault="00000000">
            <w:pPr>
              <w:ind w:right="480"/>
              <w:jc w:val="center"/>
              <w:rPr>
                <w:b/>
              </w:rPr>
            </w:pPr>
            <w:r>
              <w:rPr>
                <w:rFonts w:hint="eastAsia"/>
                <w:b/>
              </w:rPr>
              <w:t xml:space="preserve">                                                    </w:t>
            </w:r>
            <w:r>
              <w:rPr>
                <w:rFonts w:hint="eastAsia"/>
                <w:b/>
              </w:rPr>
              <w:t>年</w:t>
            </w:r>
            <w:r>
              <w:rPr>
                <w:b/>
              </w:rPr>
              <w:t xml:space="preserve"> </w:t>
            </w:r>
            <w:r>
              <w:rPr>
                <w:rFonts w:hint="eastAsia"/>
                <w:b/>
              </w:rPr>
              <w:t xml:space="preserve">  </w:t>
            </w:r>
            <w:r>
              <w:rPr>
                <w:b/>
              </w:rPr>
              <w:t xml:space="preserve"> </w:t>
            </w:r>
            <w:r>
              <w:rPr>
                <w:rFonts w:hint="eastAsia"/>
                <w:b/>
              </w:rPr>
              <w:t>月</w:t>
            </w:r>
            <w:r>
              <w:rPr>
                <w:b/>
              </w:rPr>
              <w:t xml:space="preserve"> </w:t>
            </w:r>
            <w:r>
              <w:rPr>
                <w:rFonts w:hint="eastAsia"/>
                <w:b/>
              </w:rPr>
              <w:t xml:space="preserve">  </w:t>
            </w:r>
            <w:r>
              <w:rPr>
                <w:b/>
              </w:rPr>
              <w:t xml:space="preserve"> </w:t>
            </w:r>
            <w:r>
              <w:rPr>
                <w:rFonts w:hint="eastAsia"/>
                <w:b/>
              </w:rPr>
              <w:t>日</w:t>
            </w:r>
          </w:p>
          <w:p w14:paraId="202B1EDA" w14:textId="77777777" w:rsidR="00D63202" w:rsidRDefault="00D63202"/>
        </w:tc>
      </w:tr>
      <w:tr w:rsidR="00D63202" w14:paraId="0C75E91D" w14:textId="77777777">
        <w:trPr>
          <w:trHeight w:val="639"/>
          <w:jc w:val="center"/>
        </w:trPr>
        <w:tc>
          <w:tcPr>
            <w:tcW w:w="6649" w:type="dxa"/>
            <w:tcBorders>
              <w:top w:val="nil"/>
              <w:left w:val="single" w:sz="4" w:space="0" w:color="auto"/>
              <w:bottom w:val="single" w:sz="4" w:space="0" w:color="auto"/>
              <w:right w:val="single" w:sz="4" w:space="0" w:color="auto"/>
            </w:tcBorders>
          </w:tcPr>
          <w:p w14:paraId="3179366E" w14:textId="77777777" w:rsidR="00D63202" w:rsidRDefault="00000000">
            <w:pPr>
              <w:rPr>
                <w:sz w:val="10"/>
              </w:rPr>
            </w:pPr>
            <w:r>
              <w:rPr>
                <w:rFonts w:hint="eastAsia"/>
                <w:b/>
              </w:rPr>
              <w:t xml:space="preserve">                                                </w:t>
            </w:r>
          </w:p>
        </w:tc>
        <w:tc>
          <w:tcPr>
            <w:tcW w:w="1260" w:type="dxa"/>
            <w:tcBorders>
              <w:top w:val="single" w:sz="4" w:space="0" w:color="auto"/>
              <w:left w:val="single" w:sz="4" w:space="0" w:color="auto"/>
              <w:bottom w:val="single" w:sz="4" w:space="0" w:color="auto"/>
              <w:right w:val="single" w:sz="4" w:space="0" w:color="auto"/>
            </w:tcBorders>
            <w:vAlign w:val="center"/>
          </w:tcPr>
          <w:p w14:paraId="1229F18E" w14:textId="77777777" w:rsidR="00D63202" w:rsidRDefault="00000000">
            <w:pPr>
              <w:jc w:val="center"/>
              <w:rPr>
                <w:b/>
                <w:szCs w:val="21"/>
              </w:rPr>
            </w:pPr>
            <w:r>
              <w:rPr>
                <w:rFonts w:hint="eastAsia"/>
                <w:b/>
                <w:szCs w:val="21"/>
              </w:rPr>
              <w:t>建议成绩</w:t>
            </w:r>
          </w:p>
        </w:tc>
        <w:tc>
          <w:tcPr>
            <w:tcW w:w="1229" w:type="dxa"/>
            <w:tcBorders>
              <w:top w:val="single" w:sz="4" w:space="0" w:color="auto"/>
              <w:left w:val="single" w:sz="4" w:space="0" w:color="auto"/>
              <w:bottom w:val="single" w:sz="4" w:space="0" w:color="auto"/>
              <w:right w:val="single" w:sz="4" w:space="0" w:color="auto"/>
            </w:tcBorders>
          </w:tcPr>
          <w:p w14:paraId="6E249506" w14:textId="77777777" w:rsidR="00D63202" w:rsidRDefault="00D63202">
            <w:pPr>
              <w:rPr>
                <w:b/>
                <w:szCs w:val="21"/>
              </w:rPr>
            </w:pPr>
          </w:p>
        </w:tc>
      </w:tr>
    </w:tbl>
    <w:p w14:paraId="227CC099" w14:textId="77777777" w:rsidR="00D63202" w:rsidRDefault="00D63202">
      <w:pPr>
        <w:rPr>
          <w:vanish/>
        </w:rPr>
      </w:pPr>
    </w:p>
    <w:tbl>
      <w:tblPr>
        <w:tblpPr w:leftFromText="180" w:rightFromText="180" w:vertAnchor="page" w:horzAnchor="margin" w:tblpXSpec="center" w:tblpY="1291"/>
        <w:tblW w:w="9135"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618"/>
        <w:gridCol w:w="27"/>
        <w:gridCol w:w="1233"/>
        <w:gridCol w:w="27"/>
        <w:gridCol w:w="1230"/>
      </w:tblGrid>
      <w:tr w:rsidR="00D63202" w14:paraId="5F55B2CF" w14:textId="77777777">
        <w:trPr>
          <w:trHeight w:val="4425"/>
        </w:trPr>
        <w:tc>
          <w:tcPr>
            <w:tcW w:w="9135" w:type="dxa"/>
            <w:gridSpan w:val="5"/>
            <w:tcBorders>
              <w:top w:val="single" w:sz="4" w:space="0" w:color="auto"/>
              <w:left w:val="single" w:sz="4" w:space="0" w:color="auto"/>
              <w:bottom w:val="nil"/>
              <w:right w:val="single" w:sz="4" w:space="0" w:color="auto"/>
            </w:tcBorders>
          </w:tcPr>
          <w:p w14:paraId="26F576DD" w14:textId="77777777" w:rsidR="00D63202" w:rsidRDefault="00D63202">
            <w:pPr>
              <w:rPr>
                <w:b/>
                <w:sz w:val="10"/>
              </w:rPr>
            </w:pPr>
          </w:p>
          <w:p w14:paraId="31DDC87D" w14:textId="77777777" w:rsidR="00D63202" w:rsidRDefault="00000000">
            <w:pPr>
              <w:rPr>
                <w:b/>
              </w:rPr>
            </w:pPr>
            <w:r>
              <w:rPr>
                <w:rFonts w:hint="eastAsia"/>
                <w:b/>
              </w:rPr>
              <w:t>毕业设计（论文）答辩评语：</w:t>
            </w:r>
          </w:p>
          <w:p w14:paraId="246132D6" w14:textId="77777777" w:rsidR="00D63202" w:rsidRDefault="00D63202">
            <w:pPr>
              <w:pStyle w:val="af5"/>
              <w:rPr>
                <w:b/>
              </w:rPr>
            </w:pPr>
          </w:p>
          <w:p w14:paraId="3FE803E6" w14:textId="77777777" w:rsidR="00D63202" w:rsidRDefault="00D63202">
            <w:pPr>
              <w:pStyle w:val="af5"/>
              <w:rPr>
                <w:b/>
              </w:rPr>
            </w:pPr>
          </w:p>
          <w:p w14:paraId="42EA6552" w14:textId="77777777" w:rsidR="00D63202" w:rsidRDefault="00D63202">
            <w:pPr>
              <w:pStyle w:val="af5"/>
              <w:rPr>
                <w:b/>
              </w:rPr>
            </w:pPr>
          </w:p>
          <w:p w14:paraId="353DE1AB" w14:textId="77777777" w:rsidR="00D63202" w:rsidRDefault="00D63202">
            <w:pPr>
              <w:pStyle w:val="af5"/>
              <w:rPr>
                <w:b/>
              </w:rPr>
            </w:pPr>
          </w:p>
          <w:p w14:paraId="22071FA9" w14:textId="77777777" w:rsidR="00D63202" w:rsidRDefault="00D63202">
            <w:pPr>
              <w:pStyle w:val="af5"/>
              <w:rPr>
                <w:b/>
              </w:rPr>
            </w:pPr>
          </w:p>
          <w:p w14:paraId="06565543" w14:textId="77777777" w:rsidR="00D63202" w:rsidRDefault="00D63202">
            <w:pPr>
              <w:pStyle w:val="af5"/>
              <w:rPr>
                <w:b/>
              </w:rPr>
            </w:pPr>
          </w:p>
          <w:p w14:paraId="3911AE07" w14:textId="77777777" w:rsidR="00D63202" w:rsidRDefault="00D63202">
            <w:pPr>
              <w:pStyle w:val="af5"/>
              <w:rPr>
                <w:b/>
              </w:rPr>
            </w:pPr>
          </w:p>
          <w:p w14:paraId="764E0F57" w14:textId="77777777" w:rsidR="00D63202" w:rsidRDefault="00D63202">
            <w:pPr>
              <w:pStyle w:val="af5"/>
              <w:rPr>
                <w:b/>
              </w:rPr>
            </w:pPr>
          </w:p>
          <w:p w14:paraId="2BAF83C7" w14:textId="77777777" w:rsidR="00D63202" w:rsidRDefault="00D63202">
            <w:pPr>
              <w:pStyle w:val="af5"/>
              <w:rPr>
                <w:b/>
              </w:rPr>
            </w:pPr>
          </w:p>
          <w:p w14:paraId="075F36D9" w14:textId="77777777" w:rsidR="00D63202" w:rsidRDefault="00D63202">
            <w:pPr>
              <w:pStyle w:val="af5"/>
              <w:rPr>
                <w:b/>
              </w:rPr>
            </w:pPr>
          </w:p>
          <w:p w14:paraId="6AC7D63B" w14:textId="77777777" w:rsidR="00D63202" w:rsidRDefault="00D63202">
            <w:pPr>
              <w:pStyle w:val="af5"/>
              <w:rPr>
                <w:b/>
              </w:rPr>
            </w:pPr>
          </w:p>
          <w:p w14:paraId="0F728681" w14:textId="77777777" w:rsidR="00D63202" w:rsidRDefault="00000000">
            <w:pPr>
              <w:tabs>
                <w:tab w:val="left" w:pos="7965"/>
              </w:tabs>
              <w:spacing w:line="480" w:lineRule="auto"/>
              <w:ind w:firstLineChars="1988" w:firstLine="4191"/>
              <w:rPr>
                <w:b/>
              </w:rPr>
            </w:pPr>
            <w:r>
              <w:rPr>
                <w:rFonts w:hint="eastAsia"/>
                <w:b/>
              </w:rPr>
              <w:t>答辩小组负责人</w:t>
            </w:r>
            <w:r>
              <w:rPr>
                <w:rFonts w:hint="eastAsia"/>
                <w:b/>
              </w:rPr>
              <w:t xml:space="preserve"> </w:t>
            </w:r>
            <w:r>
              <w:rPr>
                <w:b/>
                <w:u w:val="single"/>
              </w:rPr>
              <w:t xml:space="preserve">       </w:t>
            </w:r>
            <w:r>
              <w:rPr>
                <w:rFonts w:hint="eastAsia"/>
                <w:b/>
                <w:u w:val="single"/>
              </w:rPr>
              <w:t xml:space="preserve">       </w:t>
            </w:r>
            <w:r>
              <w:rPr>
                <w:rFonts w:hint="eastAsia"/>
                <w:b/>
              </w:rPr>
              <w:t>（签名）</w:t>
            </w:r>
          </w:p>
          <w:p w14:paraId="379EBA16" w14:textId="77777777" w:rsidR="00D63202" w:rsidRDefault="00000000">
            <w:pPr>
              <w:tabs>
                <w:tab w:val="left" w:pos="7560"/>
              </w:tabs>
              <w:spacing w:line="480" w:lineRule="auto"/>
              <w:ind w:leftChars="1690" w:left="4978" w:hangingChars="678" w:hanging="1429"/>
              <w:rPr>
                <w:b/>
              </w:rPr>
            </w:pPr>
            <w:r>
              <w:rPr>
                <w:b/>
              </w:rPr>
              <w:t xml:space="preserve">          </w:t>
            </w:r>
            <w:r>
              <w:rPr>
                <w:rFonts w:hint="eastAsia"/>
                <w:b/>
              </w:rPr>
              <w:t xml:space="preserve">               </w:t>
            </w:r>
            <w:r>
              <w:rPr>
                <w:rFonts w:hint="eastAsia"/>
                <w:b/>
              </w:rPr>
              <w:t>年</w:t>
            </w:r>
            <w:r>
              <w:rPr>
                <w:b/>
              </w:rPr>
              <w:t xml:space="preserve"> </w:t>
            </w:r>
            <w:r>
              <w:rPr>
                <w:rFonts w:hint="eastAsia"/>
                <w:b/>
              </w:rPr>
              <w:t xml:space="preserve"> </w:t>
            </w:r>
            <w:r>
              <w:rPr>
                <w:b/>
              </w:rPr>
              <w:t xml:space="preserve"> </w:t>
            </w:r>
            <w:r>
              <w:rPr>
                <w:rFonts w:hint="eastAsia"/>
                <w:b/>
              </w:rPr>
              <w:t xml:space="preserve"> </w:t>
            </w:r>
            <w:r>
              <w:rPr>
                <w:rFonts w:hint="eastAsia"/>
                <w:b/>
              </w:rPr>
              <w:t>月</w:t>
            </w:r>
            <w:r>
              <w:rPr>
                <w:b/>
              </w:rPr>
              <w:t xml:space="preserve"> </w:t>
            </w:r>
            <w:r>
              <w:rPr>
                <w:rFonts w:hint="eastAsia"/>
                <w:b/>
              </w:rPr>
              <w:t xml:space="preserve">  </w:t>
            </w:r>
            <w:r>
              <w:rPr>
                <w:b/>
              </w:rPr>
              <w:t xml:space="preserve"> </w:t>
            </w:r>
            <w:r>
              <w:rPr>
                <w:rFonts w:hint="eastAsia"/>
                <w:b/>
              </w:rPr>
              <w:t>日</w:t>
            </w:r>
          </w:p>
        </w:tc>
      </w:tr>
      <w:tr w:rsidR="00D63202" w14:paraId="135378B0" w14:textId="77777777">
        <w:trPr>
          <w:trHeight w:val="615"/>
        </w:trPr>
        <w:tc>
          <w:tcPr>
            <w:tcW w:w="6618" w:type="dxa"/>
            <w:tcBorders>
              <w:top w:val="nil"/>
              <w:left w:val="single" w:sz="4" w:space="0" w:color="auto"/>
              <w:bottom w:val="single" w:sz="4" w:space="0" w:color="auto"/>
              <w:right w:val="single" w:sz="4" w:space="0" w:color="auto"/>
            </w:tcBorders>
          </w:tcPr>
          <w:p w14:paraId="75B9A0B6" w14:textId="77777777" w:rsidR="00D63202" w:rsidRDefault="00D63202">
            <w:pPr>
              <w:rPr>
                <w:b/>
                <w:sz w:val="10"/>
              </w:rPr>
            </w:pPr>
          </w:p>
        </w:tc>
        <w:tc>
          <w:tcPr>
            <w:tcW w:w="1260" w:type="dxa"/>
            <w:gridSpan w:val="2"/>
            <w:tcBorders>
              <w:top w:val="single" w:sz="4" w:space="0" w:color="auto"/>
              <w:left w:val="single" w:sz="4" w:space="0" w:color="auto"/>
              <w:bottom w:val="single" w:sz="4" w:space="0" w:color="auto"/>
              <w:right w:val="single" w:sz="4" w:space="0" w:color="auto"/>
            </w:tcBorders>
            <w:vAlign w:val="center"/>
          </w:tcPr>
          <w:p w14:paraId="6D576D6F" w14:textId="77777777" w:rsidR="00D63202" w:rsidRDefault="00000000">
            <w:pPr>
              <w:jc w:val="center"/>
              <w:rPr>
                <w:b/>
                <w:szCs w:val="21"/>
              </w:rPr>
            </w:pPr>
            <w:r>
              <w:rPr>
                <w:rFonts w:hint="eastAsia"/>
                <w:b/>
                <w:szCs w:val="21"/>
              </w:rPr>
              <w:t>建议成绩</w:t>
            </w:r>
          </w:p>
        </w:tc>
        <w:tc>
          <w:tcPr>
            <w:tcW w:w="1257" w:type="dxa"/>
            <w:gridSpan w:val="2"/>
            <w:tcBorders>
              <w:top w:val="single" w:sz="4" w:space="0" w:color="auto"/>
              <w:left w:val="single" w:sz="4" w:space="0" w:color="auto"/>
              <w:bottom w:val="single" w:sz="4" w:space="0" w:color="auto"/>
              <w:right w:val="single" w:sz="4" w:space="0" w:color="auto"/>
            </w:tcBorders>
          </w:tcPr>
          <w:p w14:paraId="4E0E3D53" w14:textId="77777777" w:rsidR="00D63202" w:rsidRDefault="00D63202">
            <w:pPr>
              <w:rPr>
                <w:b/>
                <w:sz w:val="10"/>
              </w:rPr>
            </w:pPr>
          </w:p>
        </w:tc>
      </w:tr>
      <w:tr w:rsidR="00D63202" w14:paraId="16A73E2E" w14:textId="77777777">
        <w:trPr>
          <w:trHeight w:val="4065"/>
        </w:trPr>
        <w:tc>
          <w:tcPr>
            <w:tcW w:w="9135" w:type="dxa"/>
            <w:gridSpan w:val="5"/>
            <w:tcBorders>
              <w:top w:val="single" w:sz="4" w:space="0" w:color="auto"/>
              <w:left w:val="single" w:sz="4" w:space="0" w:color="auto"/>
              <w:bottom w:val="nil"/>
              <w:right w:val="single" w:sz="4" w:space="0" w:color="auto"/>
            </w:tcBorders>
          </w:tcPr>
          <w:p w14:paraId="0449C21F" w14:textId="77777777" w:rsidR="00D63202" w:rsidRDefault="00D63202">
            <w:pPr>
              <w:rPr>
                <w:b/>
                <w:sz w:val="10"/>
              </w:rPr>
            </w:pPr>
          </w:p>
          <w:p w14:paraId="1CA8CBFF" w14:textId="77777777" w:rsidR="00D63202" w:rsidRDefault="00000000">
            <w:pPr>
              <w:rPr>
                <w:b/>
              </w:rPr>
            </w:pPr>
            <w:r>
              <w:rPr>
                <w:rFonts w:hint="eastAsia"/>
                <w:b/>
              </w:rPr>
              <w:t>答辩委员会意见：</w:t>
            </w:r>
          </w:p>
          <w:p w14:paraId="12A6B9F9" w14:textId="77777777" w:rsidR="00D63202" w:rsidRDefault="00D63202">
            <w:pPr>
              <w:pStyle w:val="af5"/>
              <w:rPr>
                <w:b/>
              </w:rPr>
            </w:pPr>
          </w:p>
          <w:p w14:paraId="2139521C" w14:textId="77777777" w:rsidR="00D63202" w:rsidRDefault="00D63202">
            <w:pPr>
              <w:pStyle w:val="af5"/>
              <w:rPr>
                <w:b/>
              </w:rPr>
            </w:pPr>
          </w:p>
          <w:p w14:paraId="2F0FCF0B" w14:textId="77777777" w:rsidR="00D63202" w:rsidRDefault="00D63202">
            <w:pPr>
              <w:pStyle w:val="af5"/>
              <w:rPr>
                <w:b/>
              </w:rPr>
            </w:pPr>
          </w:p>
          <w:p w14:paraId="0C86AECB" w14:textId="77777777" w:rsidR="00D63202" w:rsidRDefault="00D63202">
            <w:pPr>
              <w:pStyle w:val="af5"/>
              <w:rPr>
                <w:b/>
              </w:rPr>
            </w:pPr>
          </w:p>
          <w:p w14:paraId="25EC5466" w14:textId="77777777" w:rsidR="00D63202" w:rsidRDefault="00D63202">
            <w:pPr>
              <w:ind w:firstLineChars="200" w:firstLine="422"/>
              <w:jc w:val="left"/>
              <w:rPr>
                <w:b/>
              </w:rPr>
            </w:pPr>
          </w:p>
          <w:p w14:paraId="766E9ECC" w14:textId="77777777" w:rsidR="00D63202" w:rsidRDefault="00D63202">
            <w:pPr>
              <w:ind w:firstLineChars="200" w:firstLine="422"/>
              <w:jc w:val="left"/>
              <w:rPr>
                <w:b/>
              </w:rPr>
            </w:pPr>
          </w:p>
          <w:p w14:paraId="0CCEFED5" w14:textId="77777777" w:rsidR="00D63202" w:rsidRDefault="00D63202"/>
          <w:p w14:paraId="7C12FBA1" w14:textId="77777777" w:rsidR="00D63202" w:rsidRDefault="00D63202"/>
          <w:p w14:paraId="7F4C4FE9" w14:textId="77777777" w:rsidR="00D63202" w:rsidRDefault="00D63202"/>
          <w:p w14:paraId="2DA2AABC" w14:textId="77777777" w:rsidR="00D63202" w:rsidRDefault="00D63202"/>
          <w:p w14:paraId="547CC955" w14:textId="77777777" w:rsidR="00D63202" w:rsidRDefault="00000000">
            <w:pPr>
              <w:tabs>
                <w:tab w:val="left" w:pos="7980"/>
              </w:tabs>
              <w:ind w:firstLineChars="1840" w:firstLine="3879"/>
              <w:rPr>
                <w:b/>
              </w:rPr>
            </w:pPr>
            <w:r>
              <w:rPr>
                <w:rFonts w:hint="eastAsia"/>
                <w:b/>
              </w:rPr>
              <w:t>答辩委员会负责人</w:t>
            </w:r>
            <w:r>
              <w:rPr>
                <w:rFonts w:hint="eastAsia"/>
                <w:b/>
              </w:rPr>
              <w:t xml:space="preserve"> </w:t>
            </w:r>
            <w:r>
              <w:rPr>
                <w:b/>
                <w:u w:val="single"/>
              </w:rPr>
              <w:t xml:space="preserve">       </w:t>
            </w:r>
            <w:r>
              <w:rPr>
                <w:rFonts w:hint="eastAsia"/>
                <w:b/>
                <w:u w:val="single"/>
              </w:rPr>
              <w:t xml:space="preserve">        </w:t>
            </w:r>
            <w:r>
              <w:rPr>
                <w:rFonts w:hint="eastAsia"/>
                <w:b/>
              </w:rPr>
              <w:t>（签名）</w:t>
            </w:r>
          </w:p>
          <w:p w14:paraId="5244B651" w14:textId="77777777" w:rsidR="00D63202" w:rsidRDefault="00D63202"/>
          <w:p w14:paraId="3113259B" w14:textId="77777777" w:rsidR="00D63202" w:rsidRDefault="00D63202">
            <w:pPr>
              <w:ind w:firstLine="3810"/>
              <w:rPr>
                <w:b/>
                <w:sz w:val="10"/>
              </w:rPr>
            </w:pPr>
          </w:p>
          <w:p w14:paraId="46967F87" w14:textId="77777777" w:rsidR="00D63202" w:rsidRDefault="00000000">
            <w:pPr>
              <w:tabs>
                <w:tab w:val="left" w:pos="6735"/>
                <w:tab w:val="left" w:pos="7530"/>
              </w:tabs>
              <w:rPr>
                <w:b/>
              </w:rPr>
            </w:pPr>
            <w:r>
              <w:rPr>
                <w:b/>
              </w:rPr>
              <w:t xml:space="preserve">                                       </w:t>
            </w:r>
            <w:r>
              <w:rPr>
                <w:rFonts w:hint="eastAsia"/>
                <w:b/>
              </w:rPr>
              <w:t xml:space="preserve">                    </w:t>
            </w:r>
            <w:r>
              <w:rPr>
                <w:rFonts w:hint="eastAsia"/>
                <w:b/>
              </w:rPr>
              <w:t>年</w:t>
            </w:r>
            <w:r>
              <w:rPr>
                <w:b/>
              </w:rPr>
              <w:t xml:space="preserve"> </w:t>
            </w:r>
            <w:r>
              <w:rPr>
                <w:rFonts w:hint="eastAsia"/>
                <w:b/>
              </w:rPr>
              <w:t xml:space="preserve"> </w:t>
            </w:r>
            <w:r>
              <w:rPr>
                <w:b/>
              </w:rPr>
              <w:t xml:space="preserve"> </w:t>
            </w:r>
            <w:r>
              <w:rPr>
                <w:rFonts w:hint="eastAsia"/>
                <w:b/>
              </w:rPr>
              <w:t xml:space="preserve"> </w:t>
            </w:r>
            <w:r>
              <w:rPr>
                <w:rFonts w:hint="eastAsia"/>
                <w:b/>
              </w:rPr>
              <w:t>月</w:t>
            </w:r>
            <w:r>
              <w:rPr>
                <w:b/>
              </w:rPr>
              <w:t xml:space="preserve"> </w:t>
            </w:r>
            <w:r>
              <w:rPr>
                <w:rFonts w:hint="eastAsia"/>
                <w:b/>
              </w:rPr>
              <w:t xml:space="preserve">  </w:t>
            </w:r>
            <w:r>
              <w:rPr>
                <w:b/>
              </w:rPr>
              <w:t xml:space="preserve"> </w:t>
            </w:r>
            <w:r>
              <w:rPr>
                <w:rFonts w:hint="eastAsia"/>
                <w:b/>
              </w:rPr>
              <w:t>日</w:t>
            </w:r>
          </w:p>
        </w:tc>
      </w:tr>
      <w:tr w:rsidR="00D63202" w14:paraId="305B8734" w14:textId="77777777">
        <w:trPr>
          <w:trHeight w:val="630"/>
        </w:trPr>
        <w:tc>
          <w:tcPr>
            <w:tcW w:w="6645" w:type="dxa"/>
            <w:gridSpan w:val="2"/>
            <w:tcBorders>
              <w:top w:val="nil"/>
              <w:left w:val="single" w:sz="4" w:space="0" w:color="auto"/>
              <w:bottom w:val="single" w:sz="4" w:space="0" w:color="auto"/>
              <w:right w:val="single" w:sz="4" w:space="0" w:color="auto"/>
            </w:tcBorders>
          </w:tcPr>
          <w:p w14:paraId="29091FE9" w14:textId="77777777" w:rsidR="00D63202" w:rsidRDefault="00D63202">
            <w:pPr>
              <w:rPr>
                <w:b/>
                <w:sz w:val="10"/>
              </w:rPr>
            </w:pPr>
          </w:p>
        </w:tc>
        <w:tc>
          <w:tcPr>
            <w:tcW w:w="1260" w:type="dxa"/>
            <w:gridSpan w:val="2"/>
            <w:tcBorders>
              <w:top w:val="single" w:sz="4" w:space="0" w:color="auto"/>
              <w:left w:val="single" w:sz="4" w:space="0" w:color="auto"/>
              <w:bottom w:val="single" w:sz="4" w:space="0" w:color="auto"/>
              <w:right w:val="single" w:sz="4" w:space="0" w:color="auto"/>
            </w:tcBorders>
            <w:vAlign w:val="center"/>
          </w:tcPr>
          <w:p w14:paraId="5E1A0622" w14:textId="77777777" w:rsidR="00D63202" w:rsidRDefault="00000000">
            <w:pPr>
              <w:jc w:val="center"/>
              <w:rPr>
                <w:b/>
                <w:szCs w:val="21"/>
              </w:rPr>
            </w:pPr>
            <w:r>
              <w:rPr>
                <w:rFonts w:hint="eastAsia"/>
                <w:b/>
                <w:szCs w:val="21"/>
              </w:rPr>
              <w:t>成</w:t>
            </w:r>
            <w:r>
              <w:rPr>
                <w:rFonts w:hint="eastAsia"/>
                <w:b/>
                <w:szCs w:val="21"/>
              </w:rPr>
              <w:t xml:space="preserve">  </w:t>
            </w:r>
            <w:r>
              <w:rPr>
                <w:rFonts w:hint="eastAsia"/>
                <w:b/>
                <w:szCs w:val="21"/>
              </w:rPr>
              <w:t>绩</w:t>
            </w:r>
          </w:p>
        </w:tc>
        <w:tc>
          <w:tcPr>
            <w:tcW w:w="1230" w:type="dxa"/>
            <w:tcBorders>
              <w:top w:val="single" w:sz="4" w:space="0" w:color="auto"/>
              <w:left w:val="single" w:sz="4" w:space="0" w:color="auto"/>
              <w:bottom w:val="single" w:sz="4" w:space="0" w:color="auto"/>
              <w:right w:val="single" w:sz="4" w:space="0" w:color="auto"/>
            </w:tcBorders>
            <w:vAlign w:val="center"/>
          </w:tcPr>
          <w:p w14:paraId="276A340C" w14:textId="77777777" w:rsidR="00D63202" w:rsidRDefault="00D63202">
            <w:pPr>
              <w:jc w:val="center"/>
              <w:rPr>
                <w:b/>
                <w:szCs w:val="21"/>
              </w:rPr>
            </w:pPr>
          </w:p>
        </w:tc>
      </w:tr>
    </w:tbl>
    <w:p w14:paraId="425E9D5F" w14:textId="77777777" w:rsidR="00D63202" w:rsidRDefault="00D63202"/>
    <w:p w14:paraId="42C82A4A" w14:textId="77777777" w:rsidR="00214B93" w:rsidRDefault="00214B93"/>
    <w:sectPr w:rsidR="00214B93">
      <w:footerReference w:type="default" r:id="rId65"/>
      <w:footnotePr>
        <w:numRestart w:val="eachPage"/>
      </w:footnotePr>
      <w:pgSz w:w="11906" w:h="16838"/>
      <w:pgMar w:top="1134" w:right="1134" w:bottom="1134" w:left="1701" w:header="851" w:footer="992"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B3A45D" w14:textId="77777777" w:rsidR="00FC51DF" w:rsidRDefault="00FC51DF">
      <w:r>
        <w:separator/>
      </w:r>
    </w:p>
  </w:endnote>
  <w:endnote w:type="continuationSeparator" w:id="0">
    <w:p w14:paraId="7AFDD2FC" w14:textId="77777777" w:rsidR="00FC51DF" w:rsidRDefault="00FC51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oogle Sans Text">
    <w:altName w:val="Calibri"/>
    <w:charset w:val="00"/>
    <w:family w:val="auto"/>
    <w:pitch w:val="default"/>
    <w:sig w:usb0="00000000" w:usb1="00000000" w:usb2="00000000"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新宋体">
    <w:panose1 w:val="02010609030101010101"/>
    <w:charset w:val="86"/>
    <w:family w:val="modern"/>
    <w:pitch w:val="fixed"/>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楷体_GB2312">
    <w:altName w:val="楷体"/>
    <w:charset w:val="86"/>
    <w:family w:val="modern"/>
    <w:pitch w:val="default"/>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9B846" w14:textId="77777777" w:rsidR="00D63202" w:rsidRDefault="00000000">
    <w:pPr>
      <w:pStyle w:val="a8"/>
      <w:framePr w:wrap="around" w:vAnchor="text" w:hAnchor="margin" w:xAlign="right" w:y="1"/>
      <w:rPr>
        <w:rStyle w:val="af"/>
      </w:rPr>
    </w:pPr>
    <w:r>
      <w:rPr>
        <w:rStyle w:val="af"/>
      </w:rPr>
      <w:fldChar w:fldCharType="begin"/>
    </w:r>
    <w:r>
      <w:rPr>
        <w:rStyle w:val="af"/>
      </w:rPr>
      <w:instrText xml:space="preserve">PAGE  </w:instrText>
    </w:r>
    <w:r>
      <w:rPr>
        <w:rStyle w:val="af"/>
      </w:rPr>
      <w:fldChar w:fldCharType="end"/>
    </w:r>
  </w:p>
  <w:p w14:paraId="0F6F016A" w14:textId="77777777" w:rsidR="00D63202" w:rsidRDefault="00D63202">
    <w:pPr>
      <w:pStyle w:val="a8"/>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C75F8" w14:textId="77777777" w:rsidR="00D63202" w:rsidRDefault="00000000">
    <w:pPr>
      <w:pStyle w:val="a8"/>
      <w:framePr w:wrap="around" w:vAnchor="text" w:hAnchor="margin" w:xAlign="right" w:y="1"/>
      <w:rPr>
        <w:rStyle w:val="af"/>
      </w:rPr>
    </w:pPr>
    <w:r>
      <w:rPr>
        <w:rStyle w:val="af"/>
      </w:rPr>
      <w:fldChar w:fldCharType="begin"/>
    </w:r>
    <w:r>
      <w:rPr>
        <w:rStyle w:val="af"/>
      </w:rPr>
      <w:instrText xml:space="preserve">PAGE  </w:instrText>
    </w:r>
    <w:r>
      <w:rPr>
        <w:rStyle w:val="af"/>
      </w:rPr>
      <w:fldChar w:fldCharType="separate"/>
    </w:r>
    <w:r>
      <w:rPr>
        <w:rStyle w:val="af"/>
      </w:rPr>
      <w:t>6</w:t>
    </w:r>
    <w:r>
      <w:rPr>
        <w:rStyle w:val="af"/>
      </w:rPr>
      <w:fldChar w:fldCharType="end"/>
    </w:r>
  </w:p>
  <w:p w14:paraId="4FB653DB" w14:textId="77777777" w:rsidR="00D63202" w:rsidRDefault="00D63202">
    <w:pPr>
      <w:pStyle w:val="a8"/>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D96C23" w14:textId="77777777" w:rsidR="00FC51DF" w:rsidRDefault="00FC51DF">
      <w:r>
        <w:separator/>
      </w:r>
    </w:p>
  </w:footnote>
  <w:footnote w:type="continuationSeparator" w:id="0">
    <w:p w14:paraId="5883B922" w14:textId="77777777" w:rsidR="00FC51DF" w:rsidRDefault="00FC51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80324" w14:textId="77777777" w:rsidR="00D63202" w:rsidRDefault="00000000">
    <w:pPr>
      <w:pStyle w:val="a9"/>
      <w:numPr>
        <w:ins w:id="1" w:author="Unknown"/>
      </w:numPr>
      <w:rPr>
        <w:b/>
      </w:rPr>
    </w:pPr>
    <w:r>
      <w:rPr>
        <w:rFonts w:hint="eastAsia"/>
        <w:b/>
      </w:rPr>
      <w:t>杭州科技职业技术学院物联网技术学院毕业设计（论文）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E1EEB"/>
    <w:multiLevelType w:val="multilevel"/>
    <w:tmpl w:val="007E1EEB"/>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2042F"/>
    <w:multiLevelType w:val="multilevel"/>
    <w:tmpl w:val="0132042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24D77"/>
    <w:multiLevelType w:val="multilevel"/>
    <w:tmpl w:val="04624D77"/>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3A44E7"/>
    <w:multiLevelType w:val="multilevel"/>
    <w:tmpl w:val="053A44E7"/>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AA60BA"/>
    <w:multiLevelType w:val="multilevel"/>
    <w:tmpl w:val="06AA60B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08903FC8"/>
    <w:multiLevelType w:val="multilevel"/>
    <w:tmpl w:val="08903F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3F57D6"/>
    <w:multiLevelType w:val="multilevel"/>
    <w:tmpl w:val="093F5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D0749F"/>
    <w:multiLevelType w:val="multilevel"/>
    <w:tmpl w:val="0AD0749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335A16"/>
    <w:multiLevelType w:val="multilevel"/>
    <w:tmpl w:val="0B335A1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0B3A705B"/>
    <w:multiLevelType w:val="multilevel"/>
    <w:tmpl w:val="0B3A705B"/>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F270BE"/>
    <w:multiLevelType w:val="multilevel"/>
    <w:tmpl w:val="0BF270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901168"/>
    <w:multiLevelType w:val="multilevel"/>
    <w:tmpl w:val="0D9011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A075FA"/>
    <w:multiLevelType w:val="multilevel"/>
    <w:tmpl w:val="0DA075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1A6EF0"/>
    <w:multiLevelType w:val="multilevel"/>
    <w:tmpl w:val="101A6E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10746069"/>
    <w:multiLevelType w:val="multilevel"/>
    <w:tmpl w:val="10746069"/>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5A615E"/>
    <w:multiLevelType w:val="multilevel"/>
    <w:tmpl w:val="115A61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0F3694"/>
    <w:multiLevelType w:val="multilevel"/>
    <w:tmpl w:val="140F36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135F81"/>
    <w:multiLevelType w:val="multilevel"/>
    <w:tmpl w:val="14135F81"/>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A40B1B"/>
    <w:multiLevelType w:val="multilevel"/>
    <w:tmpl w:val="14A40B1B"/>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9F2112"/>
    <w:multiLevelType w:val="multilevel"/>
    <w:tmpl w:val="159F21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BA4523"/>
    <w:multiLevelType w:val="multilevel"/>
    <w:tmpl w:val="15BA4523"/>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8F2AD6"/>
    <w:multiLevelType w:val="multilevel"/>
    <w:tmpl w:val="168F2A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A73185"/>
    <w:multiLevelType w:val="multilevel"/>
    <w:tmpl w:val="16A73185"/>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B55CE1"/>
    <w:multiLevelType w:val="multilevel"/>
    <w:tmpl w:val="16B55CE1"/>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D40B2B"/>
    <w:multiLevelType w:val="multilevel"/>
    <w:tmpl w:val="16D40B2B"/>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4E40C4"/>
    <w:multiLevelType w:val="multilevel"/>
    <w:tmpl w:val="174E40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1348AC"/>
    <w:multiLevelType w:val="multilevel"/>
    <w:tmpl w:val="181348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656A6C"/>
    <w:multiLevelType w:val="multilevel"/>
    <w:tmpl w:val="19656A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A21C40"/>
    <w:multiLevelType w:val="multilevel"/>
    <w:tmpl w:val="19A21C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9A46592"/>
    <w:multiLevelType w:val="multilevel"/>
    <w:tmpl w:val="19A465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B1F3B2C"/>
    <w:multiLevelType w:val="multilevel"/>
    <w:tmpl w:val="1B1F3B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B51360D"/>
    <w:multiLevelType w:val="multilevel"/>
    <w:tmpl w:val="1B51360D"/>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B7510F5"/>
    <w:multiLevelType w:val="multilevel"/>
    <w:tmpl w:val="1B7510F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3" w15:restartNumberingAfterBreak="0">
    <w:nsid w:val="1C371B07"/>
    <w:multiLevelType w:val="multilevel"/>
    <w:tmpl w:val="1C371B0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4" w15:restartNumberingAfterBreak="0">
    <w:nsid w:val="1C576197"/>
    <w:multiLevelType w:val="multilevel"/>
    <w:tmpl w:val="1C576197"/>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C657717"/>
    <w:multiLevelType w:val="multilevel"/>
    <w:tmpl w:val="1C657717"/>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CAD5C60"/>
    <w:multiLevelType w:val="multilevel"/>
    <w:tmpl w:val="1CAD5C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DB9029E"/>
    <w:multiLevelType w:val="multilevel"/>
    <w:tmpl w:val="1DB902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DEB7527"/>
    <w:multiLevelType w:val="multilevel"/>
    <w:tmpl w:val="1DEB752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9" w15:restartNumberingAfterBreak="0">
    <w:nsid w:val="1E072F70"/>
    <w:multiLevelType w:val="multilevel"/>
    <w:tmpl w:val="1E072F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E4F0461"/>
    <w:multiLevelType w:val="multilevel"/>
    <w:tmpl w:val="1E4F0461"/>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FB9330A"/>
    <w:multiLevelType w:val="multilevel"/>
    <w:tmpl w:val="1FB933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0035697"/>
    <w:multiLevelType w:val="multilevel"/>
    <w:tmpl w:val="20035697"/>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0866C2B"/>
    <w:multiLevelType w:val="multilevel"/>
    <w:tmpl w:val="20866C2B"/>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08C614C"/>
    <w:multiLevelType w:val="multilevel"/>
    <w:tmpl w:val="208C61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10B52DC"/>
    <w:multiLevelType w:val="multilevel"/>
    <w:tmpl w:val="210B52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1E32B40"/>
    <w:multiLevelType w:val="multilevel"/>
    <w:tmpl w:val="21E32B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2612752"/>
    <w:multiLevelType w:val="multilevel"/>
    <w:tmpl w:val="226127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2AD0B23"/>
    <w:multiLevelType w:val="multilevel"/>
    <w:tmpl w:val="22AD0B23"/>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30A7D9C"/>
    <w:multiLevelType w:val="multilevel"/>
    <w:tmpl w:val="230A7D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3775520"/>
    <w:multiLevelType w:val="multilevel"/>
    <w:tmpl w:val="2377552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1" w15:restartNumberingAfterBreak="0">
    <w:nsid w:val="23AD5D77"/>
    <w:multiLevelType w:val="multilevel"/>
    <w:tmpl w:val="23AD5D77"/>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5D10A75"/>
    <w:multiLevelType w:val="multilevel"/>
    <w:tmpl w:val="25D10A75"/>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68447D8"/>
    <w:multiLevelType w:val="multilevel"/>
    <w:tmpl w:val="268447D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4" w15:restartNumberingAfterBreak="0">
    <w:nsid w:val="26BF16BE"/>
    <w:multiLevelType w:val="multilevel"/>
    <w:tmpl w:val="26BF16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7B619FE"/>
    <w:multiLevelType w:val="multilevel"/>
    <w:tmpl w:val="27B619F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6" w15:restartNumberingAfterBreak="0">
    <w:nsid w:val="280508B7"/>
    <w:multiLevelType w:val="multilevel"/>
    <w:tmpl w:val="280508B7"/>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A17670F"/>
    <w:multiLevelType w:val="multilevel"/>
    <w:tmpl w:val="2A17670F"/>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8" w15:restartNumberingAfterBreak="0">
    <w:nsid w:val="2A5C520A"/>
    <w:multiLevelType w:val="multilevel"/>
    <w:tmpl w:val="2A5C52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A9A1671"/>
    <w:multiLevelType w:val="multilevel"/>
    <w:tmpl w:val="2A9A1671"/>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ADC02E2"/>
    <w:multiLevelType w:val="multilevel"/>
    <w:tmpl w:val="2ADC02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B866DD3"/>
    <w:multiLevelType w:val="multilevel"/>
    <w:tmpl w:val="2B866DD3"/>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BB50965"/>
    <w:multiLevelType w:val="multilevel"/>
    <w:tmpl w:val="2BB50965"/>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C3774E2"/>
    <w:multiLevelType w:val="multilevel"/>
    <w:tmpl w:val="2C3774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CF86EB7"/>
    <w:multiLevelType w:val="multilevel"/>
    <w:tmpl w:val="2CF86EB7"/>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5" w15:restartNumberingAfterBreak="0">
    <w:nsid w:val="2D7F208C"/>
    <w:multiLevelType w:val="multilevel"/>
    <w:tmpl w:val="2D7F2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E0D5D9A"/>
    <w:multiLevelType w:val="multilevel"/>
    <w:tmpl w:val="2E0D5D9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7" w15:restartNumberingAfterBreak="0">
    <w:nsid w:val="2E7C010A"/>
    <w:multiLevelType w:val="multilevel"/>
    <w:tmpl w:val="2E7C0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EBE65C9"/>
    <w:multiLevelType w:val="multilevel"/>
    <w:tmpl w:val="2EBE65C9"/>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F22567D"/>
    <w:multiLevelType w:val="multilevel"/>
    <w:tmpl w:val="2F22567D"/>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F435A03"/>
    <w:multiLevelType w:val="multilevel"/>
    <w:tmpl w:val="2F435A03"/>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FD008BC"/>
    <w:multiLevelType w:val="multilevel"/>
    <w:tmpl w:val="2FD008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FDB22F3"/>
    <w:multiLevelType w:val="multilevel"/>
    <w:tmpl w:val="2FDB22F3"/>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02837C5"/>
    <w:multiLevelType w:val="multilevel"/>
    <w:tmpl w:val="302837C5"/>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0D77283"/>
    <w:multiLevelType w:val="multilevel"/>
    <w:tmpl w:val="30D77283"/>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0FB4C11"/>
    <w:multiLevelType w:val="multilevel"/>
    <w:tmpl w:val="30FB4C11"/>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3DF28D3"/>
    <w:multiLevelType w:val="multilevel"/>
    <w:tmpl w:val="33DF28D3"/>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434713C"/>
    <w:multiLevelType w:val="multilevel"/>
    <w:tmpl w:val="343471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4F2621C"/>
    <w:multiLevelType w:val="multilevel"/>
    <w:tmpl w:val="34F262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591308F"/>
    <w:multiLevelType w:val="multilevel"/>
    <w:tmpl w:val="3591308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5984C56"/>
    <w:multiLevelType w:val="multilevel"/>
    <w:tmpl w:val="35984C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5DC738E"/>
    <w:multiLevelType w:val="multilevel"/>
    <w:tmpl w:val="35DC73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680042A"/>
    <w:multiLevelType w:val="multilevel"/>
    <w:tmpl w:val="368004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7E92A68"/>
    <w:multiLevelType w:val="multilevel"/>
    <w:tmpl w:val="37E92A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94B219D"/>
    <w:multiLevelType w:val="multilevel"/>
    <w:tmpl w:val="394B219D"/>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C7C2562"/>
    <w:multiLevelType w:val="multilevel"/>
    <w:tmpl w:val="3C7C25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CFF4BE7"/>
    <w:multiLevelType w:val="multilevel"/>
    <w:tmpl w:val="3CFF4BE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7" w15:restartNumberingAfterBreak="0">
    <w:nsid w:val="3D1B693E"/>
    <w:multiLevelType w:val="multilevel"/>
    <w:tmpl w:val="3D1B69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DCA3C82"/>
    <w:multiLevelType w:val="multilevel"/>
    <w:tmpl w:val="3DCA3C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F740F5A"/>
    <w:multiLevelType w:val="multilevel"/>
    <w:tmpl w:val="3F740F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02515AC"/>
    <w:multiLevelType w:val="hybridMultilevel"/>
    <w:tmpl w:val="59B27FBE"/>
    <w:lvl w:ilvl="0" w:tplc="4FFCDF12">
      <w:start w:val="7"/>
      <w:numFmt w:val="decimalEnclosedCircle"/>
      <w:lvlText w:val="%1"/>
      <w:lvlJc w:val="left"/>
      <w:pPr>
        <w:ind w:left="360" w:hanging="360"/>
      </w:pPr>
      <w:rPr>
        <w:rFonts w:cs="Google Sans Text" w:hint="default"/>
        <w:b/>
        <w:color w:val="1F1F1F"/>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1" w15:restartNumberingAfterBreak="0">
    <w:nsid w:val="406C28FF"/>
    <w:multiLevelType w:val="multilevel"/>
    <w:tmpl w:val="406C28FF"/>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2" w15:restartNumberingAfterBreak="0">
    <w:nsid w:val="43A30A1C"/>
    <w:multiLevelType w:val="multilevel"/>
    <w:tmpl w:val="E59AD036"/>
    <w:lvl w:ilvl="0">
      <w:start w:val="5"/>
      <w:numFmt w:val="decimal"/>
      <w:lvlText w:val="%1"/>
      <w:lvlJc w:val="left"/>
      <w:pPr>
        <w:ind w:left="600" w:hanging="600"/>
      </w:pPr>
      <w:rPr>
        <w:rFonts w:hint="default"/>
      </w:rPr>
    </w:lvl>
    <w:lvl w:ilvl="1">
      <w:start w:val="2"/>
      <w:numFmt w:val="decimal"/>
      <w:lvlText w:val="%1.%2"/>
      <w:lvlJc w:val="left"/>
      <w:pPr>
        <w:ind w:left="840" w:hanging="600"/>
      </w:pPr>
      <w:rPr>
        <w:rFonts w:hint="default"/>
      </w:rPr>
    </w:lvl>
    <w:lvl w:ilvl="2">
      <w:start w:val="1"/>
      <w:numFmt w:val="decimal"/>
      <w:lvlText w:val="%1.%2.%3"/>
      <w:lvlJc w:val="left"/>
      <w:pPr>
        <w:ind w:left="1200" w:hanging="720"/>
      </w:pPr>
      <w:rPr>
        <w:rFonts w:hint="default"/>
      </w:rPr>
    </w:lvl>
    <w:lvl w:ilvl="3">
      <w:start w:val="1"/>
      <w:numFmt w:val="decimal"/>
      <w:lvlText w:val="%1.%2.%3.%4"/>
      <w:lvlJc w:val="left"/>
      <w:pPr>
        <w:ind w:left="1800" w:hanging="108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640" w:hanging="144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480" w:hanging="1800"/>
      </w:pPr>
      <w:rPr>
        <w:rFonts w:hint="default"/>
      </w:rPr>
    </w:lvl>
    <w:lvl w:ilvl="8">
      <w:start w:val="1"/>
      <w:numFmt w:val="decimal"/>
      <w:lvlText w:val="%1.%2.%3.%4.%5.%6.%7.%8.%9"/>
      <w:lvlJc w:val="left"/>
      <w:pPr>
        <w:ind w:left="3720" w:hanging="1800"/>
      </w:pPr>
      <w:rPr>
        <w:rFonts w:hint="default"/>
      </w:rPr>
    </w:lvl>
  </w:abstractNum>
  <w:abstractNum w:abstractNumId="93" w15:restartNumberingAfterBreak="0">
    <w:nsid w:val="43D17910"/>
    <w:multiLevelType w:val="multilevel"/>
    <w:tmpl w:val="43D179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42501D2"/>
    <w:multiLevelType w:val="multilevel"/>
    <w:tmpl w:val="442501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45C2E79"/>
    <w:multiLevelType w:val="multilevel"/>
    <w:tmpl w:val="445C2E79"/>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4AA66D6"/>
    <w:multiLevelType w:val="multilevel"/>
    <w:tmpl w:val="44AA66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5FA59B8"/>
    <w:multiLevelType w:val="multilevel"/>
    <w:tmpl w:val="45FA59B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8" w15:restartNumberingAfterBreak="0">
    <w:nsid w:val="462412D5"/>
    <w:multiLevelType w:val="multilevel"/>
    <w:tmpl w:val="462412D5"/>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63E0ED2"/>
    <w:multiLevelType w:val="multilevel"/>
    <w:tmpl w:val="463E0E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6975CB5"/>
    <w:multiLevelType w:val="multilevel"/>
    <w:tmpl w:val="46975CB5"/>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6AF7BE1"/>
    <w:multiLevelType w:val="multilevel"/>
    <w:tmpl w:val="46AF7BE1"/>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9AD39BB"/>
    <w:multiLevelType w:val="multilevel"/>
    <w:tmpl w:val="49AD39BB"/>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9EB00EE"/>
    <w:multiLevelType w:val="multilevel"/>
    <w:tmpl w:val="49EB00E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4" w15:restartNumberingAfterBreak="0">
    <w:nsid w:val="4A0026DB"/>
    <w:multiLevelType w:val="multilevel"/>
    <w:tmpl w:val="4A0026DB"/>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B04157F"/>
    <w:multiLevelType w:val="multilevel"/>
    <w:tmpl w:val="4B04157F"/>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6" w15:restartNumberingAfterBreak="0">
    <w:nsid w:val="4B263B11"/>
    <w:multiLevelType w:val="multilevel"/>
    <w:tmpl w:val="4B263B1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7" w15:restartNumberingAfterBreak="0">
    <w:nsid w:val="4D091D42"/>
    <w:multiLevelType w:val="multilevel"/>
    <w:tmpl w:val="4D091D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D883104"/>
    <w:multiLevelType w:val="multilevel"/>
    <w:tmpl w:val="4D8831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F5665F8"/>
    <w:multiLevelType w:val="multilevel"/>
    <w:tmpl w:val="58EE11E0"/>
    <w:lvl w:ilvl="0">
      <w:start w:val="5"/>
      <w:numFmt w:val="decimal"/>
      <w:lvlText w:val="%1"/>
      <w:lvlJc w:val="left"/>
      <w:pPr>
        <w:ind w:left="600" w:hanging="600"/>
      </w:pPr>
      <w:rPr>
        <w:rFonts w:hint="default"/>
      </w:rPr>
    </w:lvl>
    <w:lvl w:ilvl="1">
      <w:start w:val="3"/>
      <w:numFmt w:val="decimal"/>
      <w:lvlText w:val="%1.%2"/>
      <w:lvlJc w:val="left"/>
      <w:pPr>
        <w:ind w:left="840" w:hanging="600"/>
      </w:pPr>
      <w:rPr>
        <w:rFonts w:hint="default"/>
      </w:rPr>
    </w:lvl>
    <w:lvl w:ilvl="2">
      <w:start w:val="1"/>
      <w:numFmt w:val="decimal"/>
      <w:lvlText w:val="%1.%2.%3"/>
      <w:lvlJc w:val="left"/>
      <w:pPr>
        <w:ind w:left="1200" w:hanging="720"/>
      </w:pPr>
      <w:rPr>
        <w:rFonts w:hint="default"/>
      </w:rPr>
    </w:lvl>
    <w:lvl w:ilvl="3">
      <w:start w:val="1"/>
      <w:numFmt w:val="decimal"/>
      <w:lvlText w:val="%1.%2.%3.%4"/>
      <w:lvlJc w:val="left"/>
      <w:pPr>
        <w:ind w:left="1800" w:hanging="108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640" w:hanging="144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480" w:hanging="1800"/>
      </w:pPr>
      <w:rPr>
        <w:rFonts w:hint="default"/>
      </w:rPr>
    </w:lvl>
    <w:lvl w:ilvl="8">
      <w:start w:val="1"/>
      <w:numFmt w:val="decimal"/>
      <w:lvlText w:val="%1.%2.%3.%4.%5.%6.%7.%8.%9"/>
      <w:lvlJc w:val="left"/>
      <w:pPr>
        <w:ind w:left="3720" w:hanging="1800"/>
      </w:pPr>
      <w:rPr>
        <w:rFonts w:hint="default"/>
      </w:rPr>
    </w:lvl>
  </w:abstractNum>
  <w:abstractNum w:abstractNumId="110" w15:restartNumberingAfterBreak="0">
    <w:nsid w:val="4F6A5807"/>
    <w:multiLevelType w:val="multilevel"/>
    <w:tmpl w:val="4F6A580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1" w15:restartNumberingAfterBreak="0">
    <w:nsid w:val="50A51973"/>
    <w:multiLevelType w:val="multilevel"/>
    <w:tmpl w:val="50A51973"/>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0E22A0C"/>
    <w:multiLevelType w:val="multilevel"/>
    <w:tmpl w:val="50E22A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1770418"/>
    <w:multiLevelType w:val="multilevel"/>
    <w:tmpl w:val="51770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17C5237"/>
    <w:multiLevelType w:val="multilevel"/>
    <w:tmpl w:val="517C5237"/>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18A600B"/>
    <w:multiLevelType w:val="multilevel"/>
    <w:tmpl w:val="518A600B"/>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6" w15:restartNumberingAfterBreak="0">
    <w:nsid w:val="51EA5043"/>
    <w:multiLevelType w:val="multilevel"/>
    <w:tmpl w:val="51EA5043"/>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2251852"/>
    <w:multiLevelType w:val="multilevel"/>
    <w:tmpl w:val="522518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27B6F9C"/>
    <w:multiLevelType w:val="multilevel"/>
    <w:tmpl w:val="527B6F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3AF2C5C"/>
    <w:multiLevelType w:val="multilevel"/>
    <w:tmpl w:val="53AF2C5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0" w15:restartNumberingAfterBreak="0">
    <w:nsid w:val="53D85101"/>
    <w:multiLevelType w:val="multilevel"/>
    <w:tmpl w:val="53D85101"/>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4977B54"/>
    <w:multiLevelType w:val="multilevel"/>
    <w:tmpl w:val="54977B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2" w15:restartNumberingAfterBreak="0">
    <w:nsid w:val="549E0A36"/>
    <w:multiLevelType w:val="multilevel"/>
    <w:tmpl w:val="549E0A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4AB5D99"/>
    <w:multiLevelType w:val="multilevel"/>
    <w:tmpl w:val="54AB5D99"/>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5EA3AB9"/>
    <w:multiLevelType w:val="multilevel"/>
    <w:tmpl w:val="55EA3AB9"/>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7465DE4"/>
    <w:multiLevelType w:val="multilevel"/>
    <w:tmpl w:val="57465D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78009D5"/>
    <w:multiLevelType w:val="multilevel"/>
    <w:tmpl w:val="578009D5"/>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7897741"/>
    <w:multiLevelType w:val="multilevel"/>
    <w:tmpl w:val="57897741"/>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8" w15:restartNumberingAfterBreak="0">
    <w:nsid w:val="599A3250"/>
    <w:multiLevelType w:val="multilevel"/>
    <w:tmpl w:val="599A32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BDF4F42"/>
    <w:multiLevelType w:val="multilevel"/>
    <w:tmpl w:val="5BDF4F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0" w15:restartNumberingAfterBreak="0">
    <w:nsid w:val="5BFD487D"/>
    <w:multiLevelType w:val="multilevel"/>
    <w:tmpl w:val="5BFD487D"/>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C156C55"/>
    <w:multiLevelType w:val="multilevel"/>
    <w:tmpl w:val="5C156C55"/>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D61238F"/>
    <w:multiLevelType w:val="multilevel"/>
    <w:tmpl w:val="5D61238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EA64B39"/>
    <w:multiLevelType w:val="multilevel"/>
    <w:tmpl w:val="5EA64B39"/>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1984EE0"/>
    <w:multiLevelType w:val="multilevel"/>
    <w:tmpl w:val="61984E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2884101"/>
    <w:multiLevelType w:val="multilevel"/>
    <w:tmpl w:val="62884101"/>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3452A44"/>
    <w:multiLevelType w:val="multilevel"/>
    <w:tmpl w:val="63452A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3B13D45"/>
    <w:multiLevelType w:val="multilevel"/>
    <w:tmpl w:val="63B13D45"/>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8" w15:restartNumberingAfterBreak="0">
    <w:nsid w:val="64EC7B33"/>
    <w:multiLevelType w:val="multilevel"/>
    <w:tmpl w:val="64EC7B3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9" w15:restartNumberingAfterBreak="0">
    <w:nsid w:val="65C217EC"/>
    <w:multiLevelType w:val="multilevel"/>
    <w:tmpl w:val="65C21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60A5C7B"/>
    <w:multiLevelType w:val="multilevel"/>
    <w:tmpl w:val="660A5C7B"/>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62C0245"/>
    <w:multiLevelType w:val="multilevel"/>
    <w:tmpl w:val="662C0245"/>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63F38A6"/>
    <w:multiLevelType w:val="multilevel"/>
    <w:tmpl w:val="663F38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65527E3"/>
    <w:multiLevelType w:val="multilevel"/>
    <w:tmpl w:val="665527E3"/>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4" w15:restartNumberingAfterBreak="0">
    <w:nsid w:val="66690BDF"/>
    <w:multiLevelType w:val="multilevel"/>
    <w:tmpl w:val="66690BD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73E0CEA"/>
    <w:multiLevelType w:val="multilevel"/>
    <w:tmpl w:val="673E0CEA"/>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6" w15:restartNumberingAfterBreak="0">
    <w:nsid w:val="67A572B1"/>
    <w:multiLevelType w:val="multilevel"/>
    <w:tmpl w:val="67A572B1"/>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7C539C5"/>
    <w:multiLevelType w:val="multilevel"/>
    <w:tmpl w:val="67C539C5"/>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7F57C09"/>
    <w:multiLevelType w:val="multilevel"/>
    <w:tmpl w:val="67F57C09"/>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838702D"/>
    <w:multiLevelType w:val="multilevel"/>
    <w:tmpl w:val="6838702D"/>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0" w15:restartNumberingAfterBreak="0">
    <w:nsid w:val="696F0A3C"/>
    <w:multiLevelType w:val="multilevel"/>
    <w:tmpl w:val="696F0A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9FC495B"/>
    <w:multiLevelType w:val="multilevel"/>
    <w:tmpl w:val="69FC495B"/>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2" w15:restartNumberingAfterBreak="0">
    <w:nsid w:val="6A0F1C6F"/>
    <w:multiLevelType w:val="multilevel"/>
    <w:tmpl w:val="6A0F1C6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B474BEE"/>
    <w:multiLevelType w:val="multilevel"/>
    <w:tmpl w:val="6B474B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BF972E1"/>
    <w:multiLevelType w:val="multilevel"/>
    <w:tmpl w:val="6BF972E1"/>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CFD0482"/>
    <w:multiLevelType w:val="multilevel"/>
    <w:tmpl w:val="6CFD04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D0645E8"/>
    <w:multiLevelType w:val="multilevel"/>
    <w:tmpl w:val="6D0645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D4C5E4F"/>
    <w:multiLevelType w:val="multilevel"/>
    <w:tmpl w:val="6D4C5E4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E0D33E5"/>
    <w:multiLevelType w:val="multilevel"/>
    <w:tmpl w:val="6E0D33E5"/>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E8664A5"/>
    <w:multiLevelType w:val="multilevel"/>
    <w:tmpl w:val="6E8664A5"/>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FC351EC"/>
    <w:multiLevelType w:val="multilevel"/>
    <w:tmpl w:val="6FC351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FD635B4"/>
    <w:multiLevelType w:val="multilevel"/>
    <w:tmpl w:val="6FD635B4"/>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2" w15:restartNumberingAfterBreak="0">
    <w:nsid w:val="703445E7"/>
    <w:multiLevelType w:val="multilevel"/>
    <w:tmpl w:val="703445E7"/>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16B683D"/>
    <w:multiLevelType w:val="multilevel"/>
    <w:tmpl w:val="716B683D"/>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18673E2"/>
    <w:multiLevelType w:val="multilevel"/>
    <w:tmpl w:val="718673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1BE4C1C"/>
    <w:multiLevelType w:val="hybridMultilevel"/>
    <w:tmpl w:val="05B65F78"/>
    <w:lvl w:ilvl="0" w:tplc="B57A9B58">
      <w:start w:val="2"/>
      <w:numFmt w:val="decimal"/>
      <w:lvlText w:val="%1."/>
      <w:lvlJc w:val="left"/>
      <w:pPr>
        <w:ind w:left="360" w:hanging="36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6" w15:restartNumberingAfterBreak="0">
    <w:nsid w:val="71CE3161"/>
    <w:multiLevelType w:val="multilevel"/>
    <w:tmpl w:val="71CE3161"/>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44541AA"/>
    <w:multiLevelType w:val="multilevel"/>
    <w:tmpl w:val="744541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47203FE"/>
    <w:multiLevelType w:val="multilevel"/>
    <w:tmpl w:val="747203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4B80B76"/>
    <w:multiLevelType w:val="multilevel"/>
    <w:tmpl w:val="74B80B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4E25D83"/>
    <w:multiLevelType w:val="multilevel"/>
    <w:tmpl w:val="74E25D83"/>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6E45209"/>
    <w:multiLevelType w:val="multilevel"/>
    <w:tmpl w:val="76E45209"/>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7293968"/>
    <w:multiLevelType w:val="multilevel"/>
    <w:tmpl w:val="77293968"/>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3" w15:restartNumberingAfterBreak="0">
    <w:nsid w:val="797973AE"/>
    <w:multiLevelType w:val="multilevel"/>
    <w:tmpl w:val="797973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AA13A5D"/>
    <w:multiLevelType w:val="multilevel"/>
    <w:tmpl w:val="7AA13A5D"/>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AD7686B"/>
    <w:multiLevelType w:val="multilevel"/>
    <w:tmpl w:val="7AD7686B"/>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BD14AFB"/>
    <w:multiLevelType w:val="multilevel"/>
    <w:tmpl w:val="7BD14AFB"/>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BD85BE7"/>
    <w:multiLevelType w:val="multilevel"/>
    <w:tmpl w:val="7BD85BE7"/>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C7607DB"/>
    <w:multiLevelType w:val="multilevel"/>
    <w:tmpl w:val="7C7607DB"/>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D1602E4"/>
    <w:multiLevelType w:val="multilevel"/>
    <w:tmpl w:val="7D1602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E735B4B"/>
    <w:multiLevelType w:val="multilevel"/>
    <w:tmpl w:val="7E735B4B"/>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F582DE7"/>
    <w:multiLevelType w:val="multilevel"/>
    <w:tmpl w:val="7F582DE7"/>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281259030">
    <w:abstractNumId w:val="145"/>
  </w:num>
  <w:num w:numId="2" w16cid:durableId="1947734379">
    <w:abstractNumId w:val="68"/>
  </w:num>
  <w:num w:numId="3" w16cid:durableId="2021228288">
    <w:abstractNumId w:val="57"/>
  </w:num>
  <w:num w:numId="4" w16cid:durableId="1698040591">
    <w:abstractNumId w:val="140"/>
  </w:num>
  <w:num w:numId="5" w16cid:durableId="1654602076">
    <w:abstractNumId w:val="45"/>
  </w:num>
  <w:num w:numId="6" w16cid:durableId="977302280">
    <w:abstractNumId w:val="94"/>
  </w:num>
  <w:num w:numId="7" w16cid:durableId="1032849035">
    <w:abstractNumId w:val="23"/>
  </w:num>
  <w:num w:numId="8" w16cid:durableId="1100224186">
    <w:abstractNumId w:val="55"/>
  </w:num>
  <w:num w:numId="9" w16cid:durableId="170026052">
    <w:abstractNumId w:val="53"/>
  </w:num>
  <w:num w:numId="10" w16cid:durableId="1615206165">
    <w:abstractNumId w:val="26"/>
  </w:num>
  <w:num w:numId="11" w16cid:durableId="1169910892">
    <w:abstractNumId w:val="9"/>
  </w:num>
  <w:num w:numId="12" w16cid:durableId="1082992262">
    <w:abstractNumId w:val="148"/>
  </w:num>
  <w:num w:numId="13" w16cid:durableId="213784882">
    <w:abstractNumId w:val="30"/>
  </w:num>
  <w:num w:numId="14" w16cid:durableId="1346664857">
    <w:abstractNumId w:val="160"/>
  </w:num>
  <w:num w:numId="15" w16cid:durableId="1018196974">
    <w:abstractNumId w:val="73"/>
  </w:num>
  <w:num w:numId="16" w16cid:durableId="982193001">
    <w:abstractNumId w:val="105"/>
  </w:num>
  <w:num w:numId="17" w16cid:durableId="1562058659">
    <w:abstractNumId w:val="172"/>
  </w:num>
  <w:num w:numId="18" w16cid:durableId="1447655500">
    <w:abstractNumId w:val="161"/>
  </w:num>
  <w:num w:numId="19" w16cid:durableId="1572428053">
    <w:abstractNumId w:val="151"/>
  </w:num>
  <w:num w:numId="20" w16cid:durableId="840002750">
    <w:abstractNumId w:val="149"/>
  </w:num>
  <w:num w:numId="21" w16cid:durableId="2110422769">
    <w:abstractNumId w:val="8"/>
  </w:num>
  <w:num w:numId="22" w16cid:durableId="785588229">
    <w:abstractNumId w:val="93"/>
  </w:num>
  <w:num w:numId="23" w16cid:durableId="574896408">
    <w:abstractNumId w:val="150"/>
  </w:num>
  <w:num w:numId="24" w16cid:durableId="2065909613">
    <w:abstractNumId w:val="34"/>
  </w:num>
  <w:num w:numId="25" w16cid:durableId="1669167307">
    <w:abstractNumId w:val="113"/>
  </w:num>
  <w:num w:numId="26" w16cid:durableId="1634482217">
    <w:abstractNumId w:val="98"/>
  </w:num>
  <w:num w:numId="27" w16cid:durableId="1101949738">
    <w:abstractNumId w:val="78"/>
  </w:num>
  <w:num w:numId="28" w16cid:durableId="1818256919">
    <w:abstractNumId w:val="65"/>
  </w:num>
  <w:num w:numId="29" w16cid:durableId="1149857823">
    <w:abstractNumId w:val="74"/>
  </w:num>
  <w:num w:numId="30" w16cid:durableId="360938505">
    <w:abstractNumId w:val="41"/>
  </w:num>
  <w:num w:numId="31" w16cid:durableId="1190876366">
    <w:abstractNumId w:val="56"/>
  </w:num>
  <w:num w:numId="32" w16cid:durableId="841890506">
    <w:abstractNumId w:val="117"/>
  </w:num>
  <w:num w:numId="33" w16cid:durableId="462576223">
    <w:abstractNumId w:val="11"/>
  </w:num>
  <w:num w:numId="34" w16cid:durableId="1025061166">
    <w:abstractNumId w:val="108"/>
  </w:num>
  <w:num w:numId="35" w16cid:durableId="2002078002">
    <w:abstractNumId w:val="102"/>
  </w:num>
  <w:num w:numId="36" w16cid:durableId="924873607">
    <w:abstractNumId w:val="131"/>
  </w:num>
  <w:num w:numId="37" w16cid:durableId="1220097250">
    <w:abstractNumId w:val="124"/>
  </w:num>
  <w:num w:numId="38" w16cid:durableId="170728047">
    <w:abstractNumId w:val="6"/>
  </w:num>
  <w:num w:numId="39" w16cid:durableId="968245487">
    <w:abstractNumId w:val="77"/>
  </w:num>
  <w:num w:numId="40" w16cid:durableId="1592079267">
    <w:abstractNumId w:val="27"/>
  </w:num>
  <w:num w:numId="41" w16cid:durableId="1067268845">
    <w:abstractNumId w:val="155"/>
  </w:num>
  <w:num w:numId="42" w16cid:durableId="1256672574">
    <w:abstractNumId w:val="72"/>
  </w:num>
  <w:num w:numId="43" w16cid:durableId="2062097383">
    <w:abstractNumId w:val="32"/>
  </w:num>
  <w:num w:numId="44" w16cid:durableId="647973729">
    <w:abstractNumId w:val="162"/>
  </w:num>
  <w:num w:numId="45" w16cid:durableId="369190042">
    <w:abstractNumId w:val="147"/>
  </w:num>
  <w:num w:numId="46" w16cid:durableId="914238442">
    <w:abstractNumId w:val="7"/>
  </w:num>
  <w:num w:numId="47" w16cid:durableId="1772583864">
    <w:abstractNumId w:val="76"/>
  </w:num>
  <w:num w:numId="48" w16cid:durableId="526255406">
    <w:abstractNumId w:val="36"/>
  </w:num>
  <w:num w:numId="49" w16cid:durableId="1893493243">
    <w:abstractNumId w:val="24"/>
  </w:num>
  <w:num w:numId="50" w16cid:durableId="529606080">
    <w:abstractNumId w:val="31"/>
  </w:num>
  <w:num w:numId="51" w16cid:durableId="1951813868">
    <w:abstractNumId w:val="39"/>
  </w:num>
  <w:num w:numId="52" w16cid:durableId="623848053">
    <w:abstractNumId w:val="175"/>
  </w:num>
  <w:num w:numId="53" w16cid:durableId="365330347">
    <w:abstractNumId w:val="97"/>
  </w:num>
  <w:num w:numId="54" w16cid:durableId="147400512">
    <w:abstractNumId w:val="130"/>
  </w:num>
  <w:num w:numId="55" w16cid:durableId="1885216257">
    <w:abstractNumId w:val="181"/>
  </w:num>
  <w:num w:numId="56" w16cid:durableId="930897112">
    <w:abstractNumId w:val="104"/>
  </w:num>
  <w:num w:numId="57" w16cid:durableId="443773270">
    <w:abstractNumId w:val="123"/>
  </w:num>
  <w:num w:numId="58" w16cid:durableId="867572703">
    <w:abstractNumId w:val="63"/>
  </w:num>
  <w:num w:numId="59" w16cid:durableId="1854025852">
    <w:abstractNumId w:val="95"/>
  </w:num>
  <w:num w:numId="60" w16cid:durableId="1327049170">
    <w:abstractNumId w:val="176"/>
  </w:num>
  <w:num w:numId="61" w16cid:durableId="609314703">
    <w:abstractNumId w:val="61"/>
  </w:num>
  <w:num w:numId="62" w16cid:durableId="544563684">
    <w:abstractNumId w:val="21"/>
  </w:num>
  <w:num w:numId="63" w16cid:durableId="817496438">
    <w:abstractNumId w:val="84"/>
  </w:num>
  <w:num w:numId="64" w16cid:durableId="1185902405">
    <w:abstractNumId w:val="163"/>
  </w:num>
  <w:num w:numId="65" w16cid:durableId="177086903">
    <w:abstractNumId w:val="15"/>
  </w:num>
  <w:num w:numId="66" w16cid:durableId="486244153">
    <w:abstractNumId w:val="18"/>
  </w:num>
  <w:num w:numId="67" w16cid:durableId="50691815">
    <w:abstractNumId w:val="85"/>
  </w:num>
  <w:num w:numId="68" w16cid:durableId="1064569101">
    <w:abstractNumId w:val="47"/>
  </w:num>
  <w:num w:numId="69" w16cid:durableId="1877084964">
    <w:abstractNumId w:val="174"/>
  </w:num>
  <w:num w:numId="70" w16cid:durableId="330841017">
    <w:abstractNumId w:val="177"/>
  </w:num>
  <w:num w:numId="71" w16cid:durableId="1543206525">
    <w:abstractNumId w:val="1"/>
  </w:num>
  <w:num w:numId="72" w16cid:durableId="2110813570">
    <w:abstractNumId w:val="107"/>
  </w:num>
  <w:num w:numId="73" w16cid:durableId="1502812628">
    <w:abstractNumId w:val="96"/>
  </w:num>
  <w:num w:numId="74" w16cid:durableId="121655771">
    <w:abstractNumId w:val="135"/>
  </w:num>
  <w:num w:numId="75" w16cid:durableId="195657137">
    <w:abstractNumId w:val="42"/>
  </w:num>
  <w:num w:numId="76" w16cid:durableId="1189686329">
    <w:abstractNumId w:val="111"/>
  </w:num>
  <w:num w:numId="77" w16cid:durableId="945892087">
    <w:abstractNumId w:val="20"/>
  </w:num>
  <w:num w:numId="78" w16cid:durableId="1880432863">
    <w:abstractNumId w:val="122"/>
  </w:num>
  <w:num w:numId="79" w16cid:durableId="1022126692">
    <w:abstractNumId w:val="69"/>
  </w:num>
  <w:num w:numId="80" w16cid:durableId="1002587186">
    <w:abstractNumId w:val="52"/>
  </w:num>
  <w:num w:numId="81" w16cid:durableId="1677264936">
    <w:abstractNumId w:val="179"/>
  </w:num>
  <w:num w:numId="82" w16cid:durableId="200481904">
    <w:abstractNumId w:val="43"/>
  </w:num>
  <w:num w:numId="83" w16cid:durableId="577204266">
    <w:abstractNumId w:val="29"/>
  </w:num>
  <w:num w:numId="84" w16cid:durableId="1520388221">
    <w:abstractNumId w:val="46"/>
  </w:num>
  <w:num w:numId="85" w16cid:durableId="535315906">
    <w:abstractNumId w:val="70"/>
  </w:num>
  <w:num w:numId="86" w16cid:durableId="1964117054">
    <w:abstractNumId w:val="48"/>
  </w:num>
  <w:num w:numId="87" w16cid:durableId="1673794902">
    <w:abstractNumId w:val="2"/>
  </w:num>
  <w:num w:numId="88" w16cid:durableId="1234466490">
    <w:abstractNumId w:val="81"/>
  </w:num>
  <w:num w:numId="89" w16cid:durableId="222840145">
    <w:abstractNumId w:val="125"/>
  </w:num>
  <w:num w:numId="90" w16cid:durableId="1951618839">
    <w:abstractNumId w:val="114"/>
  </w:num>
  <w:num w:numId="91" w16cid:durableId="1243837354">
    <w:abstractNumId w:val="10"/>
  </w:num>
  <w:num w:numId="92" w16cid:durableId="118957010">
    <w:abstractNumId w:val="60"/>
  </w:num>
  <w:num w:numId="93" w16cid:durableId="1775857298">
    <w:abstractNumId w:val="59"/>
  </w:num>
  <w:num w:numId="94" w16cid:durableId="882520478">
    <w:abstractNumId w:val="80"/>
  </w:num>
  <w:num w:numId="95" w16cid:durableId="1221207109">
    <w:abstractNumId w:val="38"/>
  </w:num>
  <w:num w:numId="96" w16cid:durableId="571744485">
    <w:abstractNumId w:val="138"/>
  </w:num>
  <w:num w:numId="97" w16cid:durableId="725184836">
    <w:abstractNumId w:val="50"/>
  </w:num>
  <w:num w:numId="98" w16cid:durableId="220949648">
    <w:abstractNumId w:val="4"/>
  </w:num>
  <w:num w:numId="99" w16cid:durableId="833301566">
    <w:abstractNumId w:val="137"/>
  </w:num>
  <w:num w:numId="100" w16cid:durableId="2056467363">
    <w:abstractNumId w:val="17"/>
  </w:num>
  <w:num w:numId="101" w16cid:durableId="915819345">
    <w:abstractNumId w:val="86"/>
  </w:num>
  <w:num w:numId="102" w16cid:durableId="552541819">
    <w:abstractNumId w:val="116"/>
  </w:num>
  <w:num w:numId="103" w16cid:durableId="316766517">
    <w:abstractNumId w:val="3"/>
  </w:num>
  <w:num w:numId="104" w16cid:durableId="861286474">
    <w:abstractNumId w:val="121"/>
  </w:num>
  <w:num w:numId="105" w16cid:durableId="975178656">
    <w:abstractNumId w:val="129"/>
  </w:num>
  <w:num w:numId="106" w16cid:durableId="529151076">
    <w:abstractNumId w:val="143"/>
  </w:num>
  <w:num w:numId="107" w16cid:durableId="732318494">
    <w:abstractNumId w:val="127"/>
  </w:num>
  <w:num w:numId="108" w16cid:durableId="258566497">
    <w:abstractNumId w:val="153"/>
  </w:num>
  <w:num w:numId="109" w16cid:durableId="2039163495">
    <w:abstractNumId w:val="171"/>
  </w:num>
  <w:num w:numId="110" w16cid:durableId="1845893364">
    <w:abstractNumId w:val="119"/>
  </w:num>
  <w:num w:numId="111" w16cid:durableId="198124952">
    <w:abstractNumId w:val="110"/>
  </w:num>
  <w:num w:numId="112" w16cid:durableId="1625773734">
    <w:abstractNumId w:val="159"/>
  </w:num>
  <w:num w:numId="113" w16cid:durableId="1518347028">
    <w:abstractNumId w:val="178"/>
  </w:num>
  <w:num w:numId="114" w16cid:durableId="30344521">
    <w:abstractNumId w:val="40"/>
  </w:num>
  <w:num w:numId="115" w16cid:durableId="46223465">
    <w:abstractNumId w:val="35"/>
  </w:num>
  <w:num w:numId="116" w16cid:durableId="492837463">
    <w:abstractNumId w:val="62"/>
  </w:num>
  <w:num w:numId="117" w16cid:durableId="848179091">
    <w:abstractNumId w:val="118"/>
  </w:num>
  <w:num w:numId="118" w16cid:durableId="1770274899">
    <w:abstractNumId w:val="169"/>
  </w:num>
  <w:num w:numId="119" w16cid:durableId="1994215627">
    <w:abstractNumId w:val="180"/>
  </w:num>
  <w:num w:numId="120" w16cid:durableId="1317538230">
    <w:abstractNumId w:val="158"/>
  </w:num>
  <w:num w:numId="121" w16cid:durableId="721254779">
    <w:abstractNumId w:val="100"/>
  </w:num>
  <w:num w:numId="122" w16cid:durableId="1080254578">
    <w:abstractNumId w:val="88"/>
  </w:num>
  <w:num w:numId="123" w16cid:durableId="1354725353">
    <w:abstractNumId w:val="83"/>
  </w:num>
  <w:num w:numId="124" w16cid:durableId="40328011">
    <w:abstractNumId w:val="146"/>
  </w:num>
  <w:num w:numId="125" w16cid:durableId="546767865">
    <w:abstractNumId w:val="49"/>
  </w:num>
  <w:num w:numId="126" w16cid:durableId="268438408">
    <w:abstractNumId w:val="120"/>
  </w:num>
  <w:num w:numId="127" w16cid:durableId="608246953">
    <w:abstractNumId w:val="166"/>
  </w:num>
  <w:num w:numId="128" w16cid:durableId="706486677">
    <w:abstractNumId w:val="128"/>
  </w:num>
  <w:num w:numId="129" w16cid:durableId="18624193">
    <w:abstractNumId w:val="71"/>
  </w:num>
  <w:num w:numId="130" w16cid:durableId="1847286638">
    <w:abstractNumId w:val="22"/>
  </w:num>
  <w:num w:numId="131" w16cid:durableId="1504776818">
    <w:abstractNumId w:val="101"/>
  </w:num>
  <w:num w:numId="132" w16cid:durableId="1097216932">
    <w:abstractNumId w:val="75"/>
  </w:num>
  <w:num w:numId="133" w16cid:durableId="1670330466">
    <w:abstractNumId w:val="44"/>
  </w:num>
  <w:num w:numId="134" w16cid:durableId="1272005564">
    <w:abstractNumId w:val="51"/>
  </w:num>
  <w:num w:numId="135" w16cid:durableId="1156069803">
    <w:abstractNumId w:val="139"/>
  </w:num>
  <w:num w:numId="136" w16cid:durableId="595674131">
    <w:abstractNumId w:val="87"/>
  </w:num>
  <w:num w:numId="137" w16cid:durableId="1633250246">
    <w:abstractNumId w:val="112"/>
  </w:num>
  <w:num w:numId="138" w16cid:durableId="1313945644">
    <w:abstractNumId w:val="133"/>
  </w:num>
  <w:num w:numId="139" w16cid:durableId="1072922327">
    <w:abstractNumId w:val="154"/>
  </w:num>
  <w:num w:numId="140" w16cid:durableId="1318076615">
    <w:abstractNumId w:val="0"/>
  </w:num>
  <w:num w:numId="141" w16cid:durableId="1408578069">
    <w:abstractNumId w:val="37"/>
  </w:num>
  <w:num w:numId="142" w16cid:durableId="419984653">
    <w:abstractNumId w:val="14"/>
  </w:num>
  <w:num w:numId="143" w16cid:durableId="1221744087">
    <w:abstractNumId w:val="173"/>
  </w:num>
  <w:num w:numId="144" w16cid:durableId="1683122805">
    <w:abstractNumId w:val="141"/>
  </w:num>
  <w:num w:numId="145" w16cid:durableId="1584530664">
    <w:abstractNumId w:val="170"/>
  </w:num>
  <w:num w:numId="146" w16cid:durableId="1721510849">
    <w:abstractNumId w:val="168"/>
  </w:num>
  <w:num w:numId="147" w16cid:durableId="910432860">
    <w:abstractNumId w:val="167"/>
  </w:num>
  <w:num w:numId="148" w16cid:durableId="1932279197">
    <w:abstractNumId w:val="99"/>
  </w:num>
  <w:num w:numId="149" w16cid:durableId="2102602057">
    <w:abstractNumId w:val="126"/>
  </w:num>
  <w:num w:numId="150" w16cid:durableId="30032813">
    <w:abstractNumId w:val="25"/>
  </w:num>
  <w:num w:numId="151" w16cid:durableId="181280912">
    <w:abstractNumId w:val="156"/>
  </w:num>
  <w:num w:numId="152" w16cid:durableId="2010331347">
    <w:abstractNumId w:val="132"/>
  </w:num>
  <w:num w:numId="153" w16cid:durableId="1142238423">
    <w:abstractNumId w:val="136"/>
  </w:num>
  <w:num w:numId="154" w16cid:durableId="2083796991">
    <w:abstractNumId w:val="5"/>
  </w:num>
  <w:num w:numId="155" w16cid:durableId="2112234213">
    <w:abstractNumId w:val="164"/>
  </w:num>
  <w:num w:numId="156" w16cid:durableId="1986814514">
    <w:abstractNumId w:val="144"/>
  </w:num>
  <w:num w:numId="157" w16cid:durableId="1876698232">
    <w:abstractNumId w:val="157"/>
  </w:num>
  <w:num w:numId="158" w16cid:durableId="1502968559">
    <w:abstractNumId w:val="16"/>
  </w:num>
  <w:num w:numId="159" w16cid:durableId="2061050012">
    <w:abstractNumId w:val="152"/>
  </w:num>
  <w:num w:numId="160" w16cid:durableId="1237284489">
    <w:abstractNumId w:val="67"/>
  </w:num>
  <w:num w:numId="161" w16cid:durableId="790589369">
    <w:abstractNumId w:val="12"/>
  </w:num>
  <w:num w:numId="162" w16cid:durableId="1696231786">
    <w:abstractNumId w:val="54"/>
  </w:num>
  <w:num w:numId="163" w16cid:durableId="1081178412">
    <w:abstractNumId w:val="134"/>
  </w:num>
  <w:num w:numId="164" w16cid:durableId="1470439185">
    <w:abstractNumId w:val="142"/>
  </w:num>
  <w:num w:numId="165" w16cid:durableId="78454903">
    <w:abstractNumId w:val="19"/>
  </w:num>
  <w:num w:numId="166" w16cid:durableId="516626839">
    <w:abstractNumId w:val="89"/>
  </w:num>
  <w:num w:numId="167" w16cid:durableId="1614745543">
    <w:abstractNumId w:val="82"/>
  </w:num>
  <w:num w:numId="168" w16cid:durableId="2029328881">
    <w:abstractNumId w:val="58"/>
  </w:num>
  <w:num w:numId="169" w16cid:durableId="1518696198">
    <w:abstractNumId w:val="28"/>
  </w:num>
  <w:num w:numId="170" w16cid:durableId="1694108771">
    <w:abstractNumId w:val="79"/>
  </w:num>
  <w:num w:numId="171" w16cid:durableId="1789619141">
    <w:abstractNumId w:val="13"/>
  </w:num>
  <w:num w:numId="172" w16cid:durableId="869340468">
    <w:abstractNumId w:val="33"/>
  </w:num>
  <w:num w:numId="173" w16cid:durableId="289015278">
    <w:abstractNumId w:val="66"/>
  </w:num>
  <w:num w:numId="174" w16cid:durableId="773986762">
    <w:abstractNumId w:val="103"/>
  </w:num>
  <w:num w:numId="175" w16cid:durableId="2109960208">
    <w:abstractNumId w:val="106"/>
  </w:num>
  <w:num w:numId="176" w16cid:durableId="1536381973">
    <w:abstractNumId w:val="115"/>
  </w:num>
  <w:num w:numId="177" w16cid:durableId="1971009915">
    <w:abstractNumId w:val="64"/>
  </w:num>
  <w:num w:numId="178" w16cid:durableId="1712223802">
    <w:abstractNumId w:val="91"/>
  </w:num>
  <w:num w:numId="179" w16cid:durableId="1218398703">
    <w:abstractNumId w:val="90"/>
  </w:num>
  <w:num w:numId="180" w16cid:durableId="475221736">
    <w:abstractNumId w:val="92"/>
  </w:num>
  <w:num w:numId="181" w16cid:durableId="697465792">
    <w:abstractNumId w:val="165"/>
  </w:num>
  <w:num w:numId="182" w16cid:durableId="149637824">
    <w:abstractNumId w:val="109"/>
  </w:num>
  <w:numIdMacAtCleanup w:val="1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fill="f" stroke="f">
      <v:fill on="f"/>
      <v:stroke on="f"/>
    </o:shapedefaults>
  </w:hdrShapeDefaults>
  <w:footnotePr>
    <w:numRestart w:val="eachPag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TQ3YTQ3MTY1YThiZTg5OGIzMDA1MmM5MjIwMWQyZWUifQ=="/>
  </w:docVars>
  <w:rsids>
    <w:rsidRoot w:val="00455FCB"/>
    <w:rsid w:val="00002A69"/>
    <w:rsid w:val="000102C1"/>
    <w:rsid w:val="00015C03"/>
    <w:rsid w:val="000172B2"/>
    <w:rsid w:val="00017825"/>
    <w:rsid w:val="00021997"/>
    <w:rsid w:val="00034802"/>
    <w:rsid w:val="00036E0D"/>
    <w:rsid w:val="00047747"/>
    <w:rsid w:val="00050976"/>
    <w:rsid w:val="0005439D"/>
    <w:rsid w:val="000569B4"/>
    <w:rsid w:val="000663FC"/>
    <w:rsid w:val="00073074"/>
    <w:rsid w:val="0008227A"/>
    <w:rsid w:val="00082654"/>
    <w:rsid w:val="000A48B4"/>
    <w:rsid w:val="000B577C"/>
    <w:rsid w:val="000C4F10"/>
    <w:rsid w:val="000D03E7"/>
    <w:rsid w:val="000D0719"/>
    <w:rsid w:val="000D1F0F"/>
    <w:rsid w:val="000E5324"/>
    <w:rsid w:val="000E61E7"/>
    <w:rsid w:val="000F4BA3"/>
    <w:rsid w:val="000F55A8"/>
    <w:rsid w:val="0010158A"/>
    <w:rsid w:val="00115EE1"/>
    <w:rsid w:val="00117BB5"/>
    <w:rsid w:val="0012637B"/>
    <w:rsid w:val="00130478"/>
    <w:rsid w:val="00133E95"/>
    <w:rsid w:val="00133FA1"/>
    <w:rsid w:val="00140ED3"/>
    <w:rsid w:val="0014542C"/>
    <w:rsid w:val="0015575E"/>
    <w:rsid w:val="0015731E"/>
    <w:rsid w:val="00161605"/>
    <w:rsid w:val="00174FD2"/>
    <w:rsid w:val="001978B2"/>
    <w:rsid w:val="001A10D3"/>
    <w:rsid w:val="001A4094"/>
    <w:rsid w:val="001B2EC2"/>
    <w:rsid w:val="001B4B5B"/>
    <w:rsid w:val="001C28C8"/>
    <w:rsid w:val="001D1167"/>
    <w:rsid w:val="001D2ED4"/>
    <w:rsid w:val="00206311"/>
    <w:rsid w:val="002073B5"/>
    <w:rsid w:val="00214B93"/>
    <w:rsid w:val="00220538"/>
    <w:rsid w:val="00240562"/>
    <w:rsid w:val="0024218A"/>
    <w:rsid w:val="002519A9"/>
    <w:rsid w:val="002527CB"/>
    <w:rsid w:val="00253247"/>
    <w:rsid w:val="002661EB"/>
    <w:rsid w:val="00283C27"/>
    <w:rsid w:val="002843D8"/>
    <w:rsid w:val="00284819"/>
    <w:rsid w:val="002B0E59"/>
    <w:rsid w:val="002B791D"/>
    <w:rsid w:val="002C7BCF"/>
    <w:rsid w:val="002D0EAC"/>
    <w:rsid w:val="002D1762"/>
    <w:rsid w:val="002E5F72"/>
    <w:rsid w:val="00311BF7"/>
    <w:rsid w:val="00312A00"/>
    <w:rsid w:val="00314A08"/>
    <w:rsid w:val="003248C4"/>
    <w:rsid w:val="00327387"/>
    <w:rsid w:val="00327C2A"/>
    <w:rsid w:val="00331E01"/>
    <w:rsid w:val="003449CF"/>
    <w:rsid w:val="00344F0B"/>
    <w:rsid w:val="00350771"/>
    <w:rsid w:val="003641AC"/>
    <w:rsid w:val="00397E78"/>
    <w:rsid w:val="003A225D"/>
    <w:rsid w:val="003A36B8"/>
    <w:rsid w:val="003B0689"/>
    <w:rsid w:val="003D13CD"/>
    <w:rsid w:val="003D2F7F"/>
    <w:rsid w:val="003D6FC4"/>
    <w:rsid w:val="003F26CE"/>
    <w:rsid w:val="003F304A"/>
    <w:rsid w:val="00401F07"/>
    <w:rsid w:val="00405762"/>
    <w:rsid w:val="00407786"/>
    <w:rsid w:val="0041120C"/>
    <w:rsid w:val="00422FAC"/>
    <w:rsid w:val="004245D4"/>
    <w:rsid w:val="00425F6C"/>
    <w:rsid w:val="00437611"/>
    <w:rsid w:val="00451EF9"/>
    <w:rsid w:val="00455FCB"/>
    <w:rsid w:val="00460767"/>
    <w:rsid w:val="00461634"/>
    <w:rsid w:val="00473B3E"/>
    <w:rsid w:val="0047601F"/>
    <w:rsid w:val="004A05E6"/>
    <w:rsid w:val="004A20BE"/>
    <w:rsid w:val="004A77F6"/>
    <w:rsid w:val="004B1427"/>
    <w:rsid w:val="004B1BDF"/>
    <w:rsid w:val="004C4EE3"/>
    <w:rsid w:val="004D2635"/>
    <w:rsid w:val="004D57A3"/>
    <w:rsid w:val="004D5C87"/>
    <w:rsid w:val="004E57FC"/>
    <w:rsid w:val="004F778C"/>
    <w:rsid w:val="005104D5"/>
    <w:rsid w:val="0051337C"/>
    <w:rsid w:val="00514173"/>
    <w:rsid w:val="0051529D"/>
    <w:rsid w:val="005166FD"/>
    <w:rsid w:val="00522D40"/>
    <w:rsid w:val="0052314D"/>
    <w:rsid w:val="00530157"/>
    <w:rsid w:val="00541D47"/>
    <w:rsid w:val="00562471"/>
    <w:rsid w:val="00575719"/>
    <w:rsid w:val="005769C5"/>
    <w:rsid w:val="00587E14"/>
    <w:rsid w:val="005A4A57"/>
    <w:rsid w:val="005A7A70"/>
    <w:rsid w:val="005C0AA9"/>
    <w:rsid w:val="005D0776"/>
    <w:rsid w:val="005D5673"/>
    <w:rsid w:val="005E1B40"/>
    <w:rsid w:val="005E621A"/>
    <w:rsid w:val="005E7A39"/>
    <w:rsid w:val="00605C99"/>
    <w:rsid w:val="00607171"/>
    <w:rsid w:val="00617E97"/>
    <w:rsid w:val="00632CF4"/>
    <w:rsid w:val="006340F1"/>
    <w:rsid w:val="0064126E"/>
    <w:rsid w:val="006541A7"/>
    <w:rsid w:val="006641DA"/>
    <w:rsid w:val="0066586C"/>
    <w:rsid w:val="006744AC"/>
    <w:rsid w:val="006A1C80"/>
    <w:rsid w:val="006A357A"/>
    <w:rsid w:val="006A5231"/>
    <w:rsid w:val="006B0D02"/>
    <w:rsid w:val="006B4C88"/>
    <w:rsid w:val="006C4DC8"/>
    <w:rsid w:val="006D4784"/>
    <w:rsid w:val="006F0EB2"/>
    <w:rsid w:val="006F2B9A"/>
    <w:rsid w:val="006F2C77"/>
    <w:rsid w:val="006F2D5A"/>
    <w:rsid w:val="006F45AE"/>
    <w:rsid w:val="00701B01"/>
    <w:rsid w:val="00712BFC"/>
    <w:rsid w:val="0072342B"/>
    <w:rsid w:val="007356EA"/>
    <w:rsid w:val="00741309"/>
    <w:rsid w:val="00746B61"/>
    <w:rsid w:val="00752998"/>
    <w:rsid w:val="007545CD"/>
    <w:rsid w:val="007649FE"/>
    <w:rsid w:val="00777C3F"/>
    <w:rsid w:val="00790D13"/>
    <w:rsid w:val="007A1099"/>
    <w:rsid w:val="007B2C37"/>
    <w:rsid w:val="007B30FB"/>
    <w:rsid w:val="007C03D8"/>
    <w:rsid w:val="007D04DA"/>
    <w:rsid w:val="007E30BE"/>
    <w:rsid w:val="007E6693"/>
    <w:rsid w:val="007E74FE"/>
    <w:rsid w:val="007F39E8"/>
    <w:rsid w:val="00800121"/>
    <w:rsid w:val="008024FB"/>
    <w:rsid w:val="00820D6A"/>
    <w:rsid w:val="00824945"/>
    <w:rsid w:val="008258D6"/>
    <w:rsid w:val="00825FF1"/>
    <w:rsid w:val="00832C75"/>
    <w:rsid w:val="008348E4"/>
    <w:rsid w:val="00834911"/>
    <w:rsid w:val="00877E7E"/>
    <w:rsid w:val="00882E35"/>
    <w:rsid w:val="008864AE"/>
    <w:rsid w:val="008A2885"/>
    <w:rsid w:val="008B6E75"/>
    <w:rsid w:val="008C0D1F"/>
    <w:rsid w:val="008C4FF6"/>
    <w:rsid w:val="008C7277"/>
    <w:rsid w:val="008F39E3"/>
    <w:rsid w:val="008F5C55"/>
    <w:rsid w:val="008F5DF8"/>
    <w:rsid w:val="00900E14"/>
    <w:rsid w:val="009056DF"/>
    <w:rsid w:val="0091161C"/>
    <w:rsid w:val="009216C0"/>
    <w:rsid w:val="009267C1"/>
    <w:rsid w:val="00950183"/>
    <w:rsid w:val="009646A0"/>
    <w:rsid w:val="0097219F"/>
    <w:rsid w:val="00984ADA"/>
    <w:rsid w:val="0098785E"/>
    <w:rsid w:val="00991249"/>
    <w:rsid w:val="009A26DA"/>
    <w:rsid w:val="009B2578"/>
    <w:rsid w:val="009B30BD"/>
    <w:rsid w:val="009C713A"/>
    <w:rsid w:val="009E71CE"/>
    <w:rsid w:val="009F37B1"/>
    <w:rsid w:val="00A10311"/>
    <w:rsid w:val="00A17910"/>
    <w:rsid w:val="00A27D23"/>
    <w:rsid w:val="00A35F0A"/>
    <w:rsid w:val="00A37100"/>
    <w:rsid w:val="00A41065"/>
    <w:rsid w:val="00A539DF"/>
    <w:rsid w:val="00A5654E"/>
    <w:rsid w:val="00A5664D"/>
    <w:rsid w:val="00A71353"/>
    <w:rsid w:val="00A954DA"/>
    <w:rsid w:val="00AB5FCA"/>
    <w:rsid w:val="00AD676B"/>
    <w:rsid w:val="00AD6906"/>
    <w:rsid w:val="00AE4F3B"/>
    <w:rsid w:val="00AF1F92"/>
    <w:rsid w:val="00AF385A"/>
    <w:rsid w:val="00B03804"/>
    <w:rsid w:val="00B349F4"/>
    <w:rsid w:val="00B66581"/>
    <w:rsid w:val="00B719F3"/>
    <w:rsid w:val="00B83F41"/>
    <w:rsid w:val="00BB2040"/>
    <w:rsid w:val="00BC3C85"/>
    <w:rsid w:val="00BC57BC"/>
    <w:rsid w:val="00BD58C6"/>
    <w:rsid w:val="00C118EE"/>
    <w:rsid w:val="00C12EC6"/>
    <w:rsid w:val="00C2465C"/>
    <w:rsid w:val="00C307B5"/>
    <w:rsid w:val="00C34779"/>
    <w:rsid w:val="00C35EC3"/>
    <w:rsid w:val="00C449BF"/>
    <w:rsid w:val="00C54D31"/>
    <w:rsid w:val="00C81377"/>
    <w:rsid w:val="00C84B82"/>
    <w:rsid w:val="00C858AE"/>
    <w:rsid w:val="00CA2921"/>
    <w:rsid w:val="00CA3B3B"/>
    <w:rsid w:val="00CA7CFC"/>
    <w:rsid w:val="00CC5468"/>
    <w:rsid w:val="00CC69B4"/>
    <w:rsid w:val="00CE1C92"/>
    <w:rsid w:val="00D004BA"/>
    <w:rsid w:val="00D15D5F"/>
    <w:rsid w:val="00D15FD9"/>
    <w:rsid w:val="00D21F1A"/>
    <w:rsid w:val="00D27EB8"/>
    <w:rsid w:val="00D36A32"/>
    <w:rsid w:val="00D425A6"/>
    <w:rsid w:val="00D53EC3"/>
    <w:rsid w:val="00D549A1"/>
    <w:rsid w:val="00D554C4"/>
    <w:rsid w:val="00D556BD"/>
    <w:rsid w:val="00D63202"/>
    <w:rsid w:val="00D814EF"/>
    <w:rsid w:val="00D84454"/>
    <w:rsid w:val="00D87742"/>
    <w:rsid w:val="00D90192"/>
    <w:rsid w:val="00D93653"/>
    <w:rsid w:val="00DA4066"/>
    <w:rsid w:val="00DB4EE6"/>
    <w:rsid w:val="00DB6C1B"/>
    <w:rsid w:val="00DC2074"/>
    <w:rsid w:val="00DD0756"/>
    <w:rsid w:val="00DD1E6C"/>
    <w:rsid w:val="00DD3546"/>
    <w:rsid w:val="00DD6F45"/>
    <w:rsid w:val="00DE499E"/>
    <w:rsid w:val="00DF0404"/>
    <w:rsid w:val="00DF53B6"/>
    <w:rsid w:val="00E00E3C"/>
    <w:rsid w:val="00E0429F"/>
    <w:rsid w:val="00E049AE"/>
    <w:rsid w:val="00E0552A"/>
    <w:rsid w:val="00E14FF1"/>
    <w:rsid w:val="00E34B08"/>
    <w:rsid w:val="00E4730B"/>
    <w:rsid w:val="00E561B1"/>
    <w:rsid w:val="00E761BC"/>
    <w:rsid w:val="00E77B97"/>
    <w:rsid w:val="00E77C8E"/>
    <w:rsid w:val="00E77E0C"/>
    <w:rsid w:val="00E92249"/>
    <w:rsid w:val="00E9626B"/>
    <w:rsid w:val="00EA4503"/>
    <w:rsid w:val="00EA72F1"/>
    <w:rsid w:val="00EF1B3E"/>
    <w:rsid w:val="00EF5916"/>
    <w:rsid w:val="00F02B17"/>
    <w:rsid w:val="00F0632F"/>
    <w:rsid w:val="00F105AC"/>
    <w:rsid w:val="00F41843"/>
    <w:rsid w:val="00F4549A"/>
    <w:rsid w:val="00F54CFA"/>
    <w:rsid w:val="00F56AC4"/>
    <w:rsid w:val="00F71D9D"/>
    <w:rsid w:val="00F75B9F"/>
    <w:rsid w:val="00F9072F"/>
    <w:rsid w:val="00F92FE9"/>
    <w:rsid w:val="00F94212"/>
    <w:rsid w:val="00F94E87"/>
    <w:rsid w:val="00FA4C6B"/>
    <w:rsid w:val="00FB00C0"/>
    <w:rsid w:val="00FB0942"/>
    <w:rsid w:val="00FB401A"/>
    <w:rsid w:val="00FC51DF"/>
    <w:rsid w:val="00FC64FD"/>
    <w:rsid w:val="00FC6893"/>
    <w:rsid w:val="00FE62D8"/>
    <w:rsid w:val="00FE718C"/>
    <w:rsid w:val="00FF2E80"/>
    <w:rsid w:val="44B23DBD"/>
    <w:rsid w:val="52817A6F"/>
    <w:rsid w:val="76B23B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stroke="f">
      <v:fill on="f"/>
      <v:stroke on="f"/>
    </o:shapedefaults>
    <o:shapelayout v:ext="edit">
      <o:idmap v:ext="edit" data="2"/>
    </o:shapelayout>
  </w:shapeDefaults>
  <w:decimalSymbol w:val="."/>
  <w:listSeparator w:val=","/>
  <w14:docId w14:val="2BABF421"/>
  <w15:chartTrackingRefBased/>
  <w15:docId w15:val="{28171569-8C1C-42BF-9412-2DF4D6CCD7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annotation text" w:semiHidden="1"/>
    <w:lsdException w:name="caption" w:semiHidden="1" w:unhideWhenUsed="1" w:qFormat="1"/>
    <w:lsdException w:name="annotation reference" w:semiHidden="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rsid w:val="00712BFC"/>
    <w:pPr>
      <w:keepNext/>
      <w:spacing w:line="360" w:lineRule="auto"/>
      <w:outlineLvl w:val="0"/>
    </w:pPr>
    <w:rPr>
      <w:rFonts w:ascii="新宋体" w:eastAsia="黑体" w:hAnsi="新宋体"/>
      <w:b/>
      <w:bCs/>
      <w:sz w:val="30"/>
    </w:rPr>
  </w:style>
  <w:style w:type="paragraph" w:styleId="2">
    <w:name w:val="heading 2"/>
    <w:basedOn w:val="a"/>
    <w:next w:val="a"/>
    <w:qFormat/>
    <w:rsid w:val="00712BFC"/>
    <w:pPr>
      <w:keepNext/>
      <w:keepLines/>
      <w:spacing w:beforeLines="100" w:before="100" w:afterLines="50" w:after="50" w:line="400" w:lineRule="exact"/>
      <w:outlineLvl w:val="1"/>
    </w:pPr>
    <w:rPr>
      <w:rFonts w:ascii="Arial" w:eastAsia="黑体" w:hAnsi="Arial"/>
      <w:b/>
      <w:bCs/>
      <w:sz w:val="28"/>
      <w:szCs w:val="32"/>
    </w:rPr>
  </w:style>
  <w:style w:type="paragraph" w:styleId="3">
    <w:name w:val="heading 3"/>
    <w:basedOn w:val="a"/>
    <w:next w:val="a"/>
    <w:link w:val="30"/>
    <w:qFormat/>
    <w:rsid w:val="00712BFC"/>
    <w:pPr>
      <w:keepNext/>
      <w:keepLines/>
      <w:spacing w:line="400" w:lineRule="exact"/>
      <w:ind w:firstLineChars="200" w:firstLine="200"/>
      <w:outlineLvl w:val="2"/>
    </w:pPr>
    <w:rPr>
      <w:rFonts w:eastAsia="黑体"/>
      <w:b/>
      <w:bCs/>
      <w:sz w:val="24"/>
      <w:szCs w:val="32"/>
    </w:rPr>
  </w:style>
  <w:style w:type="paragraph" w:styleId="4">
    <w:name w:val="heading 4"/>
    <w:basedOn w:val="a"/>
    <w:next w:val="a"/>
    <w:link w:val="40"/>
    <w:qFormat/>
    <w:rsid w:val="00712BFC"/>
    <w:pPr>
      <w:keepNext/>
      <w:keepLines/>
      <w:spacing w:line="400" w:lineRule="exact"/>
      <w:ind w:firstLineChars="200" w:firstLine="200"/>
      <w:outlineLvl w:val="3"/>
    </w:pPr>
    <w:rPr>
      <w:rFonts w:ascii="等线 Light" w:eastAsia="黑体" w:hAnsi="等线 Light"/>
      <w:b/>
      <w:bCs/>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link w:val="3"/>
    <w:rsid w:val="00712BFC"/>
    <w:rPr>
      <w:rFonts w:eastAsia="黑体"/>
      <w:b/>
      <w:bCs/>
      <w:kern w:val="2"/>
      <w:sz w:val="24"/>
      <w:szCs w:val="32"/>
    </w:rPr>
  </w:style>
  <w:style w:type="character" w:customStyle="1" w:styleId="40">
    <w:name w:val="标题 4 字符"/>
    <w:link w:val="4"/>
    <w:rsid w:val="00712BFC"/>
    <w:rPr>
      <w:rFonts w:ascii="等线 Light" w:eastAsia="黑体" w:hAnsi="等线 Light"/>
      <w:b/>
      <w:bCs/>
      <w:kern w:val="2"/>
      <w:sz w:val="21"/>
      <w:szCs w:val="28"/>
    </w:rPr>
  </w:style>
  <w:style w:type="paragraph" w:styleId="TOC7">
    <w:name w:val="toc 7"/>
    <w:basedOn w:val="a"/>
    <w:next w:val="a"/>
    <w:pPr>
      <w:ind w:left="1260"/>
      <w:jc w:val="left"/>
    </w:pPr>
    <w:rPr>
      <w:rFonts w:asciiTheme="minorHAnsi" w:eastAsiaTheme="minorHAnsi"/>
      <w:sz w:val="18"/>
      <w:szCs w:val="18"/>
    </w:rPr>
  </w:style>
  <w:style w:type="paragraph" w:styleId="a3">
    <w:name w:val="Normal Indent"/>
    <w:basedOn w:val="a"/>
    <w:pPr>
      <w:adjustRightInd w:val="0"/>
      <w:snapToGrid w:val="0"/>
      <w:spacing w:line="288" w:lineRule="auto"/>
      <w:ind w:firstLineChars="200" w:firstLine="200"/>
    </w:pPr>
    <w:rPr>
      <w:szCs w:val="20"/>
    </w:rPr>
  </w:style>
  <w:style w:type="paragraph" w:styleId="a4">
    <w:name w:val="annotation text"/>
    <w:basedOn w:val="a"/>
    <w:semiHidden/>
    <w:pPr>
      <w:jc w:val="left"/>
    </w:pPr>
  </w:style>
  <w:style w:type="paragraph" w:styleId="a5">
    <w:name w:val="Body Text Indent"/>
    <w:basedOn w:val="a"/>
    <w:pPr>
      <w:spacing w:line="440" w:lineRule="exact"/>
      <w:ind w:firstLine="570"/>
    </w:pPr>
    <w:rPr>
      <w:rFonts w:ascii="楷体_GB2312" w:eastAsia="楷体_GB2312"/>
      <w:sz w:val="24"/>
      <w:szCs w:val="20"/>
    </w:rPr>
  </w:style>
  <w:style w:type="paragraph" w:styleId="TOC5">
    <w:name w:val="toc 5"/>
    <w:basedOn w:val="a"/>
    <w:next w:val="a"/>
    <w:pPr>
      <w:ind w:left="840"/>
      <w:jc w:val="left"/>
    </w:pPr>
    <w:rPr>
      <w:rFonts w:asciiTheme="minorHAnsi" w:eastAsiaTheme="minorHAnsi"/>
      <w:sz w:val="18"/>
      <w:szCs w:val="18"/>
    </w:rPr>
  </w:style>
  <w:style w:type="paragraph" w:styleId="TOC3">
    <w:name w:val="toc 3"/>
    <w:basedOn w:val="a"/>
    <w:next w:val="a"/>
    <w:uiPriority w:val="39"/>
    <w:pPr>
      <w:ind w:left="420"/>
      <w:jc w:val="left"/>
    </w:pPr>
    <w:rPr>
      <w:rFonts w:asciiTheme="minorHAnsi" w:eastAsiaTheme="minorHAnsi"/>
      <w:i/>
      <w:iCs/>
      <w:sz w:val="20"/>
      <w:szCs w:val="20"/>
    </w:rPr>
  </w:style>
  <w:style w:type="paragraph" w:styleId="TOC8">
    <w:name w:val="toc 8"/>
    <w:basedOn w:val="a"/>
    <w:next w:val="a"/>
    <w:pPr>
      <w:ind w:left="1470"/>
      <w:jc w:val="left"/>
    </w:pPr>
    <w:rPr>
      <w:rFonts w:asciiTheme="minorHAnsi" w:eastAsiaTheme="minorHAnsi"/>
      <w:sz w:val="18"/>
      <w:szCs w:val="18"/>
    </w:rPr>
  </w:style>
  <w:style w:type="paragraph" w:styleId="a6">
    <w:name w:val="Date"/>
    <w:basedOn w:val="a"/>
    <w:next w:val="a"/>
    <w:rPr>
      <w:sz w:val="24"/>
      <w:szCs w:val="20"/>
    </w:rPr>
  </w:style>
  <w:style w:type="paragraph" w:styleId="20">
    <w:name w:val="Body Text Indent 2"/>
    <w:basedOn w:val="a"/>
    <w:pPr>
      <w:autoSpaceDE w:val="0"/>
      <w:autoSpaceDN w:val="0"/>
      <w:adjustRightInd w:val="0"/>
      <w:snapToGrid w:val="0"/>
      <w:spacing w:line="360" w:lineRule="exact"/>
      <w:ind w:firstLineChars="200" w:firstLine="420"/>
    </w:pPr>
    <w:rPr>
      <w:kern w:val="0"/>
    </w:rPr>
  </w:style>
  <w:style w:type="paragraph" w:styleId="a7">
    <w:name w:val="Balloon Text"/>
    <w:basedOn w:val="a"/>
    <w:semiHidden/>
    <w:rPr>
      <w:sz w:val="18"/>
      <w:szCs w:val="18"/>
    </w:rPr>
  </w:style>
  <w:style w:type="paragraph" w:styleId="a8">
    <w:name w:val="footer"/>
    <w:basedOn w:val="a"/>
    <w:pPr>
      <w:tabs>
        <w:tab w:val="center" w:pos="4153"/>
        <w:tab w:val="right" w:pos="8306"/>
      </w:tabs>
      <w:snapToGrid w:val="0"/>
      <w:jc w:val="left"/>
    </w:pPr>
    <w:rPr>
      <w:sz w:val="18"/>
      <w:szCs w:val="20"/>
    </w:rPr>
  </w:style>
  <w:style w:type="paragraph" w:styleId="a9">
    <w:name w:val="header"/>
    <w:basedOn w:val="a"/>
    <w:pPr>
      <w:pBdr>
        <w:bottom w:val="single" w:sz="6" w:space="1" w:color="auto"/>
      </w:pBdr>
      <w:tabs>
        <w:tab w:val="center" w:pos="4153"/>
        <w:tab w:val="right" w:pos="8306"/>
      </w:tabs>
      <w:snapToGrid w:val="0"/>
      <w:jc w:val="center"/>
    </w:pPr>
    <w:rPr>
      <w:sz w:val="18"/>
      <w:szCs w:val="20"/>
    </w:rPr>
  </w:style>
  <w:style w:type="paragraph" w:styleId="TOC1">
    <w:name w:val="toc 1"/>
    <w:basedOn w:val="a"/>
    <w:next w:val="a"/>
    <w:uiPriority w:val="39"/>
    <w:pPr>
      <w:spacing w:before="120" w:after="120"/>
      <w:jc w:val="left"/>
    </w:pPr>
    <w:rPr>
      <w:rFonts w:asciiTheme="minorHAnsi" w:eastAsiaTheme="minorHAnsi"/>
      <w:b/>
      <w:bCs/>
      <w:caps/>
      <w:sz w:val="20"/>
      <w:szCs w:val="20"/>
    </w:rPr>
  </w:style>
  <w:style w:type="paragraph" w:styleId="TOC4">
    <w:name w:val="toc 4"/>
    <w:basedOn w:val="a"/>
    <w:next w:val="a"/>
    <w:uiPriority w:val="39"/>
    <w:pPr>
      <w:ind w:left="630"/>
      <w:jc w:val="left"/>
    </w:pPr>
    <w:rPr>
      <w:rFonts w:asciiTheme="minorHAnsi" w:eastAsiaTheme="minorHAnsi"/>
      <w:sz w:val="18"/>
      <w:szCs w:val="18"/>
    </w:rPr>
  </w:style>
  <w:style w:type="paragraph" w:styleId="TOC6">
    <w:name w:val="toc 6"/>
    <w:basedOn w:val="a"/>
    <w:next w:val="a"/>
    <w:pPr>
      <w:ind w:left="1050"/>
      <w:jc w:val="left"/>
    </w:pPr>
    <w:rPr>
      <w:rFonts w:asciiTheme="minorHAnsi" w:eastAsiaTheme="minorHAnsi"/>
      <w:sz w:val="18"/>
      <w:szCs w:val="18"/>
    </w:rPr>
  </w:style>
  <w:style w:type="paragraph" w:styleId="31">
    <w:name w:val="Body Text Indent 3"/>
    <w:basedOn w:val="a"/>
    <w:pPr>
      <w:tabs>
        <w:tab w:val="left" w:pos="0"/>
      </w:tabs>
      <w:adjustRightInd w:val="0"/>
      <w:snapToGrid w:val="0"/>
      <w:spacing w:line="360" w:lineRule="exact"/>
      <w:ind w:firstLineChars="200" w:firstLine="420"/>
    </w:pPr>
    <w:rPr>
      <w:color w:val="FF0000"/>
    </w:rPr>
  </w:style>
  <w:style w:type="paragraph" w:styleId="TOC2">
    <w:name w:val="toc 2"/>
    <w:basedOn w:val="a"/>
    <w:next w:val="a"/>
    <w:uiPriority w:val="39"/>
    <w:pPr>
      <w:ind w:left="210"/>
      <w:jc w:val="left"/>
    </w:pPr>
    <w:rPr>
      <w:rFonts w:asciiTheme="minorHAnsi" w:eastAsiaTheme="minorHAnsi"/>
      <w:smallCaps/>
      <w:sz w:val="20"/>
      <w:szCs w:val="20"/>
    </w:rPr>
  </w:style>
  <w:style w:type="paragraph" w:styleId="TOC9">
    <w:name w:val="toc 9"/>
    <w:basedOn w:val="a"/>
    <w:next w:val="a"/>
    <w:pPr>
      <w:ind w:left="1680"/>
      <w:jc w:val="left"/>
    </w:pPr>
    <w:rPr>
      <w:rFonts w:asciiTheme="minorHAnsi" w:eastAsiaTheme="minorHAnsi"/>
      <w:sz w:val="18"/>
      <w:szCs w:val="18"/>
    </w:rPr>
  </w:style>
  <w:style w:type="paragraph" w:styleId="aa">
    <w:name w:val="Normal (Web)"/>
    <w:basedOn w:val="a"/>
    <w:pPr>
      <w:widowControl/>
      <w:spacing w:before="100" w:beforeAutospacing="1" w:after="100" w:afterAutospacing="1"/>
      <w:jc w:val="left"/>
    </w:pPr>
    <w:rPr>
      <w:rFonts w:ascii="宋体" w:hAnsi="宋体" w:cs="宋体"/>
      <w:kern w:val="0"/>
      <w:sz w:val="24"/>
    </w:rPr>
  </w:style>
  <w:style w:type="paragraph" w:styleId="ab">
    <w:name w:val="Title"/>
    <w:basedOn w:val="a"/>
    <w:next w:val="a"/>
    <w:link w:val="ac"/>
    <w:qFormat/>
    <w:rsid w:val="00712BFC"/>
    <w:pPr>
      <w:jc w:val="center"/>
      <w:outlineLvl w:val="0"/>
    </w:pPr>
    <w:rPr>
      <w:rFonts w:ascii="等线 Light" w:eastAsia="黑体" w:hAnsi="等线 Light"/>
      <w:b/>
      <w:bCs/>
      <w:sz w:val="32"/>
      <w:szCs w:val="32"/>
    </w:rPr>
  </w:style>
  <w:style w:type="character" w:customStyle="1" w:styleId="ac">
    <w:name w:val="标题 字符"/>
    <w:link w:val="ab"/>
    <w:rsid w:val="00712BFC"/>
    <w:rPr>
      <w:rFonts w:ascii="等线 Light" w:eastAsia="黑体" w:hAnsi="等线 Light"/>
      <w:b/>
      <w:bCs/>
      <w:kern w:val="2"/>
      <w:sz w:val="32"/>
      <w:szCs w:val="32"/>
    </w:rPr>
  </w:style>
  <w:style w:type="paragraph" w:styleId="ad">
    <w:name w:val="annotation subject"/>
    <w:basedOn w:val="a4"/>
    <w:next w:val="a4"/>
    <w:semiHidden/>
    <w:rPr>
      <w:b/>
      <w:bCs/>
    </w:rPr>
  </w:style>
  <w:style w:type="character" w:styleId="ae">
    <w:name w:val="Strong"/>
    <w:qFormat/>
    <w:rPr>
      <w:b/>
      <w:bCs/>
    </w:rPr>
  </w:style>
  <w:style w:type="character" w:styleId="af">
    <w:name w:val="page number"/>
  </w:style>
  <w:style w:type="character" w:styleId="af0">
    <w:name w:val="FollowedHyperlink"/>
    <w:rPr>
      <w:color w:val="800080"/>
      <w:u w:val="single"/>
    </w:rPr>
  </w:style>
  <w:style w:type="character" w:styleId="af1">
    <w:name w:val="Hyperlink"/>
    <w:uiPriority w:val="99"/>
    <w:rPr>
      <w:color w:val="0000FF"/>
      <w:u w:val="single"/>
    </w:rPr>
  </w:style>
  <w:style w:type="character" w:styleId="af2">
    <w:name w:val="annotation reference"/>
    <w:semiHidden/>
    <w:rPr>
      <w:sz w:val="21"/>
      <w:szCs w:val="21"/>
    </w:rPr>
  </w:style>
  <w:style w:type="paragraph" w:customStyle="1" w:styleId="af3">
    <w:name w:val="目录文字"/>
    <w:basedOn w:val="a"/>
    <w:pPr>
      <w:spacing w:line="360" w:lineRule="auto"/>
    </w:pPr>
    <w:rPr>
      <w:sz w:val="44"/>
    </w:rPr>
  </w:style>
  <w:style w:type="paragraph" w:customStyle="1" w:styleId="32">
    <w:name w:val="样式3"/>
    <w:basedOn w:val="a"/>
    <w:pPr>
      <w:spacing w:before="240" w:after="60"/>
      <w:jc w:val="center"/>
      <w:outlineLvl w:val="0"/>
    </w:pPr>
    <w:rPr>
      <w:rFonts w:ascii="Arial" w:hAnsi="Arial" w:cs="Arial"/>
      <w:b/>
      <w:bCs/>
      <w:sz w:val="32"/>
      <w:szCs w:val="32"/>
    </w:rPr>
  </w:style>
  <w:style w:type="paragraph" w:customStyle="1" w:styleId="af4">
    <w:name w:val="封面填写"/>
    <w:basedOn w:val="a"/>
    <w:pPr>
      <w:jc w:val="center"/>
    </w:pPr>
    <w:rPr>
      <w:sz w:val="24"/>
      <w:szCs w:val="20"/>
    </w:rPr>
  </w:style>
  <w:style w:type="paragraph" w:customStyle="1" w:styleId="af5">
    <w:name w:val="考核表填写"/>
    <w:basedOn w:val="a"/>
    <w:pPr>
      <w:ind w:firstLine="425"/>
    </w:pPr>
    <w:rPr>
      <w:sz w:val="24"/>
      <w:szCs w:val="20"/>
    </w:rPr>
  </w:style>
  <w:style w:type="character" w:styleId="af6">
    <w:name w:val="Unresolved Mention"/>
    <w:uiPriority w:val="99"/>
    <w:unhideWhenUsed/>
    <w:rPr>
      <w:color w:val="605E5C"/>
      <w:shd w:val="clear" w:color="auto" w:fill="E1DFDD"/>
    </w:rPr>
  </w:style>
  <w:style w:type="table" w:styleId="5-1">
    <w:name w:val="Grid Table 5 Dark Accent 1"/>
    <w:basedOn w:val="a1"/>
    <w:uiPriority w:val="50"/>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C1E4F5"/>
    </w:tcPr>
    <w:tblStylePr w:type="firstRow">
      <w:rPr>
        <w:b/>
        <w:bCs/>
        <w:color w:val="FFFFFF"/>
      </w:rPr>
      <w:tblPr/>
      <w:tcPr>
        <w:tcBorders>
          <w:top w:val="single" w:sz="4" w:space="0" w:color="FFFFFF"/>
          <w:left w:val="single" w:sz="4" w:space="0" w:color="FFFFFF"/>
          <w:bottom w:val="none" w:sz="0" w:space="0" w:color="auto"/>
          <w:right w:val="single" w:sz="4" w:space="0" w:color="FFFFFF"/>
          <w:insideH w:val="nil"/>
          <w:insideV w:val="nil"/>
          <w:tl2br w:val="none" w:sz="0" w:space="0" w:color="auto"/>
          <w:tr2bl w:val="none" w:sz="0" w:space="0" w:color="auto"/>
        </w:tcBorders>
        <w:shd w:val="clear" w:color="auto" w:fill="156082"/>
      </w:tcPr>
    </w:tblStylePr>
    <w:tblStylePr w:type="lastRow">
      <w:rPr>
        <w:b/>
        <w:bCs/>
        <w:color w:val="FFFFFF"/>
      </w:rPr>
      <w:tblPr/>
      <w:tcPr>
        <w:tcBorders>
          <w:top w:val="none" w:sz="0" w:space="0" w:color="auto"/>
          <w:left w:val="single" w:sz="4" w:space="0" w:color="FFFFFF"/>
          <w:bottom w:val="single" w:sz="4" w:space="0" w:color="FFFFFF"/>
          <w:right w:val="single" w:sz="4" w:space="0" w:color="FFFFFF"/>
          <w:insideH w:val="nil"/>
          <w:insideV w:val="nil"/>
          <w:tl2br w:val="none" w:sz="0" w:space="0" w:color="auto"/>
          <w:tr2bl w:val="none" w:sz="0" w:space="0" w:color="auto"/>
        </w:tcBorders>
        <w:shd w:val="clear" w:color="auto" w:fill="156082"/>
      </w:tcPr>
    </w:tblStylePr>
    <w:tblStylePr w:type="firstCol">
      <w:rPr>
        <w:b/>
        <w:bCs/>
        <w:color w:val="FFFFFF"/>
      </w:rPr>
      <w:tblPr/>
      <w:tcPr>
        <w:tcBorders>
          <w:top w:val="single" w:sz="4" w:space="0" w:color="FFFFFF"/>
          <w:left w:val="single" w:sz="4" w:space="0" w:color="FFFFFF"/>
          <w:bottom w:val="single" w:sz="4" w:space="0" w:color="FFFFFF"/>
          <w:right w:val="none" w:sz="0" w:space="0" w:color="auto"/>
          <w:insideH w:val="none" w:sz="0" w:space="0" w:color="auto"/>
          <w:insideV w:val="nil"/>
          <w:tl2br w:val="none" w:sz="0" w:space="0" w:color="auto"/>
          <w:tr2bl w:val="none" w:sz="0" w:space="0" w:color="auto"/>
        </w:tcBorders>
        <w:shd w:val="clear" w:color="auto" w:fill="156082"/>
      </w:tcPr>
    </w:tblStylePr>
    <w:tblStylePr w:type="lastCol">
      <w:rPr>
        <w:b/>
        <w:bCs/>
        <w:color w:val="FFFFFF"/>
      </w:rPr>
      <w:tblPr/>
      <w:tcPr>
        <w:tcBorders>
          <w:top w:val="single" w:sz="4" w:space="0" w:color="FFFFFF"/>
          <w:left w:val="none" w:sz="0" w:space="0" w:color="auto"/>
          <w:bottom w:val="single" w:sz="4" w:space="0" w:color="FFFFFF"/>
          <w:right w:val="single" w:sz="4" w:space="0" w:color="FFFFFF"/>
          <w:insideH w:val="none" w:sz="0" w:space="0" w:color="auto"/>
          <w:insideV w:val="nil"/>
          <w:tl2br w:val="none" w:sz="0" w:space="0" w:color="auto"/>
          <w:tr2bl w:val="none" w:sz="0" w:space="0" w:color="auto"/>
        </w:tcBorders>
        <w:shd w:val="clear" w:color="auto" w:fill="156082"/>
      </w:tcPr>
    </w:tblStylePr>
    <w:tblStylePr w:type="band1Vert">
      <w:tblPr/>
      <w:tcPr>
        <w:shd w:val="clear" w:color="auto" w:fill="83CAEB"/>
      </w:tcPr>
    </w:tblStylePr>
    <w:tblStylePr w:type="band1Horz">
      <w:tblPr/>
      <w:tcPr>
        <w:shd w:val="clear" w:color="auto" w:fill="83CAEB"/>
      </w:tcPr>
    </w:tblStylePr>
  </w:style>
  <w:style w:type="paragraph" w:customStyle="1" w:styleId="41">
    <w:name w:val="标题4"/>
    <w:basedOn w:val="4"/>
    <w:link w:val="42"/>
    <w:qFormat/>
    <w:rPr>
      <w:sz w:val="18"/>
    </w:rPr>
  </w:style>
  <w:style w:type="character" w:customStyle="1" w:styleId="42">
    <w:name w:val="标题4 字符"/>
    <w:link w:val="41"/>
    <w:rPr>
      <w:rFonts w:ascii="等线 Light" w:eastAsia="黑体" w:hAnsi="等线 Light" w:cs="Times New Roman"/>
      <w:b/>
      <w:bCs/>
      <w:kern w:val="2"/>
      <w:sz w:val="18"/>
      <w:szCs w:val="28"/>
    </w:rPr>
  </w:style>
  <w:style w:type="character" w:customStyle="1" w:styleId="qwen-markdown-text">
    <w:name w:val="qwen-markdown-text"/>
  </w:style>
  <w:style w:type="paragraph" w:customStyle="1" w:styleId="my">
    <w:name w:val="my代码"/>
    <w:basedOn w:val="a"/>
    <w:qFormat/>
    <w:pPr>
      <w:ind w:leftChars="270" w:left="567"/>
    </w:pPr>
    <w:rPr>
      <w:sz w:val="18"/>
      <w:szCs w:val="18"/>
    </w:rPr>
  </w:style>
  <w:style w:type="paragraph" w:styleId="TOC">
    <w:name w:val="TOC Heading"/>
    <w:basedOn w:val="1"/>
    <w:next w:val="a"/>
    <w:uiPriority w:val="39"/>
    <w:qFormat/>
    <w:pPr>
      <w:keepLines/>
      <w:widowControl/>
      <w:spacing w:before="240" w:line="259" w:lineRule="auto"/>
      <w:jc w:val="left"/>
      <w:outlineLvl w:val="9"/>
    </w:pPr>
    <w:rPr>
      <w:rFonts w:ascii="等线 Light" w:eastAsia="等线 Light" w:hAnsi="等线 Light"/>
      <w:b w:val="0"/>
      <w:bCs w:val="0"/>
      <w:color w:val="0F4761"/>
      <w:kern w:val="0"/>
      <w:sz w:val="32"/>
      <w:szCs w:val="32"/>
    </w:rPr>
  </w:style>
  <w:style w:type="paragraph" w:styleId="af7">
    <w:name w:val="List Paragraph"/>
    <w:basedOn w:val="a"/>
    <w:uiPriority w:val="99"/>
    <w:qFormat/>
    <w:rsid w:val="007B30FB"/>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https://i-blog.csdnimg.cn/blog_migrate/d2721b1d1232f58795aa45a56b7e28c3.png#pic_center" TargetMode="External"/><Relationship Id="rId21" Type="http://schemas.openxmlformats.org/officeDocument/2006/relationships/image" Target="media/image12.png"/><Relationship Id="rId34" Type="http://schemas.openxmlformats.org/officeDocument/2006/relationships/image" Target="file:///E:\learn\TrackNetV3_Attention\results\test6\eval_ball_track\trajectory_overlay.png" TargetMode="External"/><Relationship Id="rId42" Type="http://schemas.openxmlformats.org/officeDocument/2006/relationships/image" Target="file:///E:\learn\TrackNetV3_Attention\results\test6\eval_stroke\distribution_topk.png" TargetMode="External"/><Relationship Id="rId47" Type="http://schemas.openxmlformats.org/officeDocument/2006/relationships/image" Target="media/image27.png"/><Relationship Id="rId50" Type="http://schemas.openxmlformats.org/officeDocument/2006/relationships/image" Target="file:///E:\learn\TrackNetV3_Attention\results\test6\eval_stroke\transition_heatmap_topk.png" TargetMode="External"/><Relationship Id="rId55" Type="http://schemas.openxmlformats.org/officeDocument/2006/relationships/image" Target="media/image31.png"/><Relationship Id="rId63" Type="http://schemas.openxmlformats.org/officeDocument/2006/relationships/hyperlink" Target="https://doi.org/10.48550/arXiv.2306.04948"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8.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file:///E:\learn\TrackNetV3_Attention\results\test6\eval_ball_track\xy_timeseries.png" TargetMode="External"/><Relationship Id="rId37" Type="http://schemas.openxmlformats.org/officeDocument/2006/relationships/image" Target="media/image22.png"/><Relationship Id="rId40" Type="http://schemas.openxmlformats.org/officeDocument/2006/relationships/image" Target="file:///E:\learn\TrackNetV3_Attention\results\test6\eval_pose\pose_samples.png" TargetMode="External"/><Relationship Id="rId45" Type="http://schemas.openxmlformats.org/officeDocument/2006/relationships/image" Target="media/image26.png"/><Relationship Id="rId53" Type="http://schemas.openxmlformats.org/officeDocument/2006/relationships/image" Target="media/image30.png"/><Relationship Id="rId58" Type="http://schemas.openxmlformats.org/officeDocument/2006/relationships/image" Target="file:///E:\learn\TrackNetV3_Attention\results\test6\eval_net\overlay_samples.png" TargetMode="External"/><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arxiv.org/abs/2403.12385" TargetMode="Externa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7.png"/><Relationship Id="rId30" Type="http://schemas.openxmlformats.org/officeDocument/2006/relationships/image" Target="file:///E:\learn\TrackNetV3_Attention\results\test6\eval_ball_track\summary.png" TargetMode="External"/><Relationship Id="rId35" Type="http://schemas.openxmlformats.org/officeDocument/2006/relationships/image" Target="media/image21.png"/><Relationship Id="rId43" Type="http://schemas.openxmlformats.org/officeDocument/2006/relationships/image" Target="media/image25.png"/><Relationship Id="rId48" Type="http://schemas.openxmlformats.org/officeDocument/2006/relationships/image" Target="file:///E:\learn\TrackNetV3_Attention\results\test6\eval_stroke\timeline.png" TargetMode="External"/><Relationship Id="rId56" Type="http://schemas.openxmlformats.org/officeDocument/2006/relationships/image" Target="file:///E:\learn\TrackNetV3_Attention\results\test6\eval_court\overlay_samples.png" TargetMode="External"/><Relationship Id="rId64" Type="http://schemas.openxmlformats.org/officeDocument/2006/relationships/hyperlink" Target="https://arxiv.org/abs/2502.21085" TargetMode="External"/><Relationship Id="rId8" Type="http://schemas.openxmlformats.org/officeDocument/2006/relationships/image" Target="media/image1.jpeg"/><Relationship Id="rId51" Type="http://schemas.openxmlformats.org/officeDocument/2006/relationships/image" Target="media/image29.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0.jpeg"/><Relationship Id="rId38" Type="http://schemas.openxmlformats.org/officeDocument/2006/relationships/image" Target="file:///E:\learn\TrackNetV3_Attention\results\test6\eval_pose\summary.png" TargetMode="External"/><Relationship Id="rId46" Type="http://schemas.openxmlformats.org/officeDocument/2006/relationships/image" Target="file:///E:\learn\TrackNetV3_Attention\results\test6\eval_stroke\hit_interval_hist.png" TargetMode="External"/><Relationship Id="rId59" Type="http://schemas.openxmlformats.org/officeDocument/2006/relationships/image" Target="media/image33.png"/><Relationship Id="rId67"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image" Target="media/image24.png"/><Relationship Id="rId54" Type="http://schemas.openxmlformats.org/officeDocument/2006/relationships/image" Target="file:///E:\learn\TrackNetV3_Attention\results\test6\eval_court\attempt_success.png" TargetMode="External"/><Relationship Id="rId62" Type="http://schemas.openxmlformats.org/officeDocument/2006/relationships/hyperlink" Target="https://arxiv.org/abs/2502.21085"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file:///E:\learn\TrackNetV3_Attention\results\test6\eval_ball_track\displacement.png" TargetMode="External"/><Relationship Id="rId36" Type="http://schemas.openxmlformats.org/officeDocument/2006/relationships/image" Target="file:///E:\learn\TrackNetV3_Attention\results\test6\eval_pose\bone_cv.png" TargetMode="External"/><Relationship Id="rId49" Type="http://schemas.openxmlformats.org/officeDocument/2006/relationships/image" Target="media/image28.png"/><Relationship Id="rId57" Type="http://schemas.openxmlformats.org/officeDocument/2006/relationships/image" Target="media/image32.png"/><Relationship Id="rId10" Type="http://schemas.openxmlformats.org/officeDocument/2006/relationships/footer" Target="footer1.xml"/><Relationship Id="rId31" Type="http://schemas.openxmlformats.org/officeDocument/2006/relationships/image" Target="media/image19.png"/><Relationship Id="rId44" Type="http://schemas.openxmlformats.org/officeDocument/2006/relationships/image" Target="file:///E:\learn\TrackNetV3_Attention\results\test6\eval_stroke\distribution_topk_by_player.png" TargetMode="External"/><Relationship Id="rId52" Type="http://schemas.openxmlformats.org/officeDocument/2006/relationships/image" Target="file:///E:\learn\TrackNetV3_Attention\results\test6\eval_court\area_timeseries.png" TargetMode="External"/><Relationship Id="rId60" Type="http://schemas.openxmlformats.org/officeDocument/2006/relationships/image" Target="media/image34.png"/><Relationship Id="rId65"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2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4B56F0-A2C6-43EE-AE8B-CDE8CABF0F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97</Pages>
  <Words>14187</Words>
  <Characters>80869</Characters>
  <Application>Microsoft Office Word</Application>
  <DocSecurity>0</DocSecurity>
  <Lines>673</Lines>
  <Paragraphs>189</Paragraphs>
  <ScaleCrop>false</ScaleCrop>
  <Company>Hziee</Company>
  <LinksUpToDate>false</LinksUpToDate>
  <CharactersWithSpaces>94867</CharactersWithSpaces>
  <SharedDoc>false</SharedDoc>
  <HLinks>
    <vt:vector size="624" baseType="variant">
      <vt:variant>
        <vt:i4>262160</vt:i4>
      </vt:variant>
      <vt:variant>
        <vt:i4>549</vt:i4>
      </vt:variant>
      <vt:variant>
        <vt:i4>0</vt:i4>
      </vt:variant>
      <vt:variant>
        <vt:i4>5</vt:i4>
      </vt:variant>
      <vt:variant>
        <vt:lpwstr>https://arxiv.org/abs/2502.21085</vt:lpwstr>
      </vt:variant>
      <vt:variant>
        <vt:lpwstr/>
      </vt:variant>
      <vt:variant>
        <vt:i4>5177409</vt:i4>
      </vt:variant>
      <vt:variant>
        <vt:i4>546</vt:i4>
      </vt:variant>
      <vt:variant>
        <vt:i4>0</vt:i4>
      </vt:variant>
      <vt:variant>
        <vt:i4>5</vt:i4>
      </vt:variant>
      <vt:variant>
        <vt:lpwstr>https://doi.org/10.48550/arXiv.2306.04948</vt:lpwstr>
      </vt:variant>
      <vt:variant>
        <vt:lpwstr/>
      </vt:variant>
      <vt:variant>
        <vt:i4>262160</vt:i4>
      </vt:variant>
      <vt:variant>
        <vt:i4>543</vt:i4>
      </vt:variant>
      <vt:variant>
        <vt:i4>0</vt:i4>
      </vt:variant>
      <vt:variant>
        <vt:i4>5</vt:i4>
      </vt:variant>
      <vt:variant>
        <vt:lpwstr>https://arxiv.org/abs/2502.21085</vt:lpwstr>
      </vt:variant>
      <vt:variant>
        <vt:lpwstr/>
      </vt:variant>
      <vt:variant>
        <vt:i4>262163</vt:i4>
      </vt:variant>
      <vt:variant>
        <vt:i4>540</vt:i4>
      </vt:variant>
      <vt:variant>
        <vt:i4>0</vt:i4>
      </vt:variant>
      <vt:variant>
        <vt:i4>5</vt:i4>
      </vt:variant>
      <vt:variant>
        <vt:lpwstr>https://arxiv.org/abs/2403.12385</vt:lpwstr>
      </vt:variant>
      <vt:variant>
        <vt:lpwstr/>
      </vt:variant>
      <vt:variant>
        <vt:i4>3080253</vt:i4>
      </vt:variant>
      <vt:variant>
        <vt:i4>489</vt:i4>
      </vt:variant>
      <vt:variant>
        <vt:i4>0</vt:i4>
      </vt:variant>
      <vt:variant>
        <vt:i4>5</vt:i4>
      </vt:variant>
      <vt:variant>
        <vt:lpwstr>https://arxiv.org/html/2502.21085v3</vt:lpwstr>
      </vt:variant>
      <vt:variant>
        <vt:lpwstr>bib.bib33</vt:lpwstr>
      </vt:variant>
      <vt:variant>
        <vt:i4>2949181</vt:i4>
      </vt:variant>
      <vt:variant>
        <vt:i4>486</vt:i4>
      </vt:variant>
      <vt:variant>
        <vt:i4>0</vt:i4>
      </vt:variant>
      <vt:variant>
        <vt:i4>5</vt:i4>
      </vt:variant>
      <vt:variant>
        <vt:lpwstr>https://arxiv.org/html/2502.21085v3</vt:lpwstr>
      </vt:variant>
      <vt:variant>
        <vt:lpwstr>bib.bib18</vt:lpwstr>
      </vt:variant>
      <vt:variant>
        <vt:i4>7864391</vt:i4>
      </vt:variant>
      <vt:variant>
        <vt:i4>483</vt:i4>
      </vt:variant>
      <vt:variant>
        <vt:i4>0</vt:i4>
      </vt:variant>
      <vt:variant>
        <vt:i4>5</vt:i4>
      </vt:variant>
      <vt:variant>
        <vt:lpwstr>mailto:PCK@0.1</vt:lpwstr>
      </vt:variant>
      <vt:variant>
        <vt:lpwstr/>
      </vt:variant>
      <vt:variant>
        <vt:i4>1376312</vt:i4>
      </vt:variant>
      <vt:variant>
        <vt:i4>476</vt:i4>
      </vt:variant>
      <vt:variant>
        <vt:i4>0</vt:i4>
      </vt:variant>
      <vt:variant>
        <vt:i4>5</vt:i4>
      </vt:variant>
      <vt:variant>
        <vt:lpwstr/>
      </vt:variant>
      <vt:variant>
        <vt:lpwstr>_Toc219071428</vt:lpwstr>
      </vt:variant>
      <vt:variant>
        <vt:i4>1376312</vt:i4>
      </vt:variant>
      <vt:variant>
        <vt:i4>470</vt:i4>
      </vt:variant>
      <vt:variant>
        <vt:i4>0</vt:i4>
      </vt:variant>
      <vt:variant>
        <vt:i4>5</vt:i4>
      </vt:variant>
      <vt:variant>
        <vt:lpwstr/>
      </vt:variant>
      <vt:variant>
        <vt:lpwstr>_Toc219071427</vt:lpwstr>
      </vt:variant>
      <vt:variant>
        <vt:i4>1376312</vt:i4>
      </vt:variant>
      <vt:variant>
        <vt:i4>464</vt:i4>
      </vt:variant>
      <vt:variant>
        <vt:i4>0</vt:i4>
      </vt:variant>
      <vt:variant>
        <vt:i4>5</vt:i4>
      </vt:variant>
      <vt:variant>
        <vt:lpwstr/>
      </vt:variant>
      <vt:variant>
        <vt:lpwstr>_Toc219071426</vt:lpwstr>
      </vt:variant>
      <vt:variant>
        <vt:i4>1376312</vt:i4>
      </vt:variant>
      <vt:variant>
        <vt:i4>458</vt:i4>
      </vt:variant>
      <vt:variant>
        <vt:i4>0</vt:i4>
      </vt:variant>
      <vt:variant>
        <vt:i4>5</vt:i4>
      </vt:variant>
      <vt:variant>
        <vt:lpwstr/>
      </vt:variant>
      <vt:variant>
        <vt:lpwstr>_Toc219071425</vt:lpwstr>
      </vt:variant>
      <vt:variant>
        <vt:i4>1376312</vt:i4>
      </vt:variant>
      <vt:variant>
        <vt:i4>452</vt:i4>
      </vt:variant>
      <vt:variant>
        <vt:i4>0</vt:i4>
      </vt:variant>
      <vt:variant>
        <vt:i4>5</vt:i4>
      </vt:variant>
      <vt:variant>
        <vt:lpwstr/>
      </vt:variant>
      <vt:variant>
        <vt:lpwstr>_Toc219071424</vt:lpwstr>
      </vt:variant>
      <vt:variant>
        <vt:i4>1376312</vt:i4>
      </vt:variant>
      <vt:variant>
        <vt:i4>446</vt:i4>
      </vt:variant>
      <vt:variant>
        <vt:i4>0</vt:i4>
      </vt:variant>
      <vt:variant>
        <vt:i4>5</vt:i4>
      </vt:variant>
      <vt:variant>
        <vt:lpwstr/>
      </vt:variant>
      <vt:variant>
        <vt:lpwstr>_Toc219071423</vt:lpwstr>
      </vt:variant>
      <vt:variant>
        <vt:i4>1376312</vt:i4>
      </vt:variant>
      <vt:variant>
        <vt:i4>440</vt:i4>
      </vt:variant>
      <vt:variant>
        <vt:i4>0</vt:i4>
      </vt:variant>
      <vt:variant>
        <vt:i4>5</vt:i4>
      </vt:variant>
      <vt:variant>
        <vt:lpwstr/>
      </vt:variant>
      <vt:variant>
        <vt:lpwstr>_Toc219071422</vt:lpwstr>
      </vt:variant>
      <vt:variant>
        <vt:i4>1376312</vt:i4>
      </vt:variant>
      <vt:variant>
        <vt:i4>434</vt:i4>
      </vt:variant>
      <vt:variant>
        <vt:i4>0</vt:i4>
      </vt:variant>
      <vt:variant>
        <vt:i4>5</vt:i4>
      </vt:variant>
      <vt:variant>
        <vt:lpwstr/>
      </vt:variant>
      <vt:variant>
        <vt:lpwstr>_Toc219071421</vt:lpwstr>
      </vt:variant>
      <vt:variant>
        <vt:i4>1376312</vt:i4>
      </vt:variant>
      <vt:variant>
        <vt:i4>428</vt:i4>
      </vt:variant>
      <vt:variant>
        <vt:i4>0</vt:i4>
      </vt:variant>
      <vt:variant>
        <vt:i4>5</vt:i4>
      </vt:variant>
      <vt:variant>
        <vt:lpwstr/>
      </vt:variant>
      <vt:variant>
        <vt:lpwstr>_Toc219071420</vt:lpwstr>
      </vt:variant>
      <vt:variant>
        <vt:i4>1441848</vt:i4>
      </vt:variant>
      <vt:variant>
        <vt:i4>422</vt:i4>
      </vt:variant>
      <vt:variant>
        <vt:i4>0</vt:i4>
      </vt:variant>
      <vt:variant>
        <vt:i4>5</vt:i4>
      </vt:variant>
      <vt:variant>
        <vt:lpwstr/>
      </vt:variant>
      <vt:variant>
        <vt:lpwstr>_Toc219071419</vt:lpwstr>
      </vt:variant>
      <vt:variant>
        <vt:i4>1441848</vt:i4>
      </vt:variant>
      <vt:variant>
        <vt:i4>416</vt:i4>
      </vt:variant>
      <vt:variant>
        <vt:i4>0</vt:i4>
      </vt:variant>
      <vt:variant>
        <vt:i4>5</vt:i4>
      </vt:variant>
      <vt:variant>
        <vt:lpwstr/>
      </vt:variant>
      <vt:variant>
        <vt:lpwstr>_Toc219071418</vt:lpwstr>
      </vt:variant>
      <vt:variant>
        <vt:i4>1441848</vt:i4>
      </vt:variant>
      <vt:variant>
        <vt:i4>410</vt:i4>
      </vt:variant>
      <vt:variant>
        <vt:i4>0</vt:i4>
      </vt:variant>
      <vt:variant>
        <vt:i4>5</vt:i4>
      </vt:variant>
      <vt:variant>
        <vt:lpwstr/>
      </vt:variant>
      <vt:variant>
        <vt:lpwstr>_Toc219071417</vt:lpwstr>
      </vt:variant>
      <vt:variant>
        <vt:i4>1441848</vt:i4>
      </vt:variant>
      <vt:variant>
        <vt:i4>404</vt:i4>
      </vt:variant>
      <vt:variant>
        <vt:i4>0</vt:i4>
      </vt:variant>
      <vt:variant>
        <vt:i4>5</vt:i4>
      </vt:variant>
      <vt:variant>
        <vt:lpwstr/>
      </vt:variant>
      <vt:variant>
        <vt:lpwstr>_Toc219071416</vt:lpwstr>
      </vt:variant>
      <vt:variant>
        <vt:i4>1441848</vt:i4>
      </vt:variant>
      <vt:variant>
        <vt:i4>398</vt:i4>
      </vt:variant>
      <vt:variant>
        <vt:i4>0</vt:i4>
      </vt:variant>
      <vt:variant>
        <vt:i4>5</vt:i4>
      </vt:variant>
      <vt:variant>
        <vt:lpwstr/>
      </vt:variant>
      <vt:variant>
        <vt:lpwstr>_Toc219071415</vt:lpwstr>
      </vt:variant>
      <vt:variant>
        <vt:i4>1441848</vt:i4>
      </vt:variant>
      <vt:variant>
        <vt:i4>392</vt:i4>
      </vt:variant>
      <vt:variant>
        <vt:i4>0</vt:i4>
      </vt:variant>
      <vt:variant>
        <vt:i4>5</vt:i4>
      </vt:variant>
      <vt:variant>
        <vt:lpwstr/>
      </vt:variant>
      <vt:variant>
        <vt:lpwstr>_Toc219071414</vt:lpwstr>
      </vt:variant>
      <vt:variant>
        <vt:i4>1441848</vt:i4>
      </vt:variant>
      <vt:variant>
        <vt:i4>386</vt:i4>
      </vt:variant>
      <vt:variant>
        <vt:i4>0</vt:i4>
      </vt:variant>
      <vt:variant>
        <vt:i4>5</vt:i4>
      </vt:variant>
      <vt:variant>
        <vt:lpwstr/>
      </vt:variant>
      <vt:variant>
        <vt:lpwstr>_Toc219071413</vt:lpwstr>
      </vt:variant>
      <vt:variant>
        <vt:i4>1441848</vt:i4>
      </vt:variant>
      <vt:variant>
        <vt:i4>380</vt:i4>
      </vt:variant>
      <vt:variant>
        <vt:i4>0</vt:i4>
      </vt:variant>
      <vt:variant>
        <vt:i4>5</vt:i4>
      </vt:variant>
      <vt:variant>
        <vt:lpwstr/>
      </vt:variant>
      <vt:variant>
        <vt:lpwstr>_Toc219071412</vt:lpwstr>
      </vt:variant>
      <vt:variant>
        <vt:i4>1441848</vt:i4>
      </vt:variant>
      <vt:variant>
        <vt:i4>374</vt:i4>
      </vt:variant>
      <vt:variant>
        <vt:i4>0</vt:i4>
      </vt:variant>
      <vt:variant>
        <vt:i4>5</vt:i4>
      </vt:variant>
      <vt:variant>
        <vt:lpwstr/>
      </vt:variant>
      <vt:variant>
        <vt:lpwstr>_Toc219071411</vt:lpwstr>
      </vt:variant>
      <vt:variant>
        <vt:i4>1441848</vt:i4>
      </vt:variant>
      <vt:variant>
        <vt:i4>368</vt:i4>
      </vt:variant>
      <vt:variant>
        <vt:i4>0</vt:i4>
      </vt:variant>
      <vt:variant>
        <vt:i4>5</vt:i4>
      </vt:variant>
      <vt:variant>
        <vt:lpwstr/>
      </vt:variant>
      <vt:variant>
        <vt:lpwstr>_Toc219071410</vt:lpwstr>
      </vt:variant>
      <vt:variant>
        <vt:i4>1507384</vt:i4>
      </vt:variant>
      <vt:variant>
        <vt:i4>362</vt:i4>
      </vt:variant>
      <vt:variant>
        <vt:i4>0</vt:i4>
      </vt:variant>
      <vt:variant>
        <vt:i4>5</vt:i4>
      </vt:variant>
      <vt:variant>
        <vt:lpwstr/>
      </vt:variant>
      <vt:variant>
        <vt:lpwstr>_Toc219071409</vt:lpwstr>
      </vt:variant>
      <vt:variant>
        <vt:i4>1507384</vt:i4>
      </vt:variant>
      <vt:variant>
        <vt:i4>356</vt:i4>
      </vt:variant>
      <vt:variant>
        <vt:i4>0</vt:i4>
      </vt:variant>
      <vt:variant>
        <vt:i4>5</vt:i4>
      </vt:variant>
      <vt:variant>
        <vt:lpwstr/>
      </vt:variant>
      <vt:variant>
        <vt:lpwstr>_Toc219071408</vt:lpwstr>
      </vt:variant>
      <vt:variant>
        <vt:i4>1507384</vt:i4>
      </vt:variant>
      <vt:variant>
        <vt:i4>350</vt:i4>
      </vt:variant>
      <vt:variant>
        <vt:i4>0</vt:i4>
      </vt:variant>
      <vt:variant>
        <vt:i4>5</vt:i4>
      </vt:variant>
      <vt:variant>
        <vt:lpwstr/>
      </vt:variant>
      <vt:variant>
        <vt:lpwstr>_Toc219071407</vt:lpwstr>
      </vt:variant>
      <vt:variant>
        <vt:i4>1507384</vt:i4>
      </vt:variant>
      <vt:variant>
        <vt:i4>344</vt:i4>
      </vt:variant>
      <vt:variant>
        <vt:i4>0</vt:i4>
      </vt:variant>
      <vt:variant>
        <vt:i4>5</vt:i4>
      </vt:variant>
      <vt:variant>
        <vt:lpwstr/>
      </vt:variant>
      <vt:variant>
        <vt:lpwstr>_Toc219071406</vt:lpwstr>
      </vt:variant>
      <vt:variant>
        <vt:i4>1507384</vt:i4>
      </vt:variant>
      <vt:variant>
        <vt:i4>338</vt:i4>
      </vt:variant>
      <vt:variant>
        <vt:i4>0</vt:i4>
      </vt:variant>
      <vt:variant>
        <vt:i4>5</vt:i4>
      </vt:variant>
      <vt:variant>
        <vt:lpwstr/>
      </vt:variant>
      <vt:variant>
        <vt:lpwstr>_Toc219071405</vt:lpwstr>
      </vt:variant>
      <vt:variant>
        <vt:i4>1507384</vt:i4>
      </vt:variant>
      <vt:variant>
        <vt:i4>332</vt:i4>
      </vt:variant>
      <vt:variant>
        <vt:i4>0</vt:i4>
      </vt:variant>
      <vt:variant>
        <vt:i4>5</vt:i4>
      </vt:variant>
      <vt:variant>
        <vt:lpwstr/>
      </vt:variant>
      <vt:variant>
        <vt:lpwstr>_Toc219071404</vt:lpwstr>
      </vt:variant>
      <vt:variant>
        <vt:i4>1507384</vt:i4>
      </vt:variant>
      <vt:variant>
        <vt:i4>326</vt:i4>
      </vt:variant>
      <vt:variant>
        <vt:i4>0</vt:i4>
      </vt:variant>
      <vt:variant>
        <vt:i4>5</vt:i4>
      </vt:variant>
      <vt:variant>
        <vt:lpwstr/>
      </vt:variant>
      <vt:variant>
        <vt:lpwstr>_Toc219071403</vt:lpwstr>
      </vt:variant>
      <vt:variant>
        <vt:i4>1507384</vt:i4>
      </vt:variant>
      <vt:variant>
        <vt:i4>320</vt:i4>
      </vt:variant>
      <vt:variant>
        <vt:i4>0</vt:i4>
      </vt:variant>
      <vt:variant>
        <vt:i4>5</vt:i4>
      </vt:variant>
      <vt:variant>
        <vt:lpwstr/>
      </vt:variant>
      <vt:variant>
        <vt:lpwstr>_Toc219071402</vt:lpwstr>
      </vt:variant>
      <vt:variant>
        <vt:i4>1507384</vt:i4>
      </vt:variant>
      <vt:variant>
        <vt:i4>314</vt:i4>
      </vt:variant>
      <vt:variant>
        <vt:i4>0</vt:i4>
      </vt:variant>
      <vt:variant>
        <vt:i4>5</vt:i4>
      </vt:variant>
      <vt:variant>
        <vt:lpwstr/>
      </vt:variant>
      <vt:variant>
        <vt:lpwstr>_Toc219071401</vt:lpwstr>
      </vt:variant>
      <vt:variant>
        <vt:i4>1507384</vt:i4>
      </vt:variant>
      <vt:variant>
        <vt:i4>308</vt:i4>
      </vt:variant>
      <vt:variant>
        <vt:i4>0</vt:i4>
      </vt:variant>
      <vt:variant>
        <vt:i4>5</vt:i4>
      </vt:variant>
      <vt:variant>
        <vt:lpwstr/>
      </vt:variant>
      <vt:variant>
        <vt:lpwstr>_Toc219071400</vt:lpwstr>
      </vt:variant>
      <vt:variant>
        <vt:i4>1966143</vt:i4>
      </vt:variant>
      <vt:variant>
        <vt:i4>302</vt:i4>
      </vt:variant>
      <vt:variant>
        <vt:i4>0</vt:i4>
      </vt:variant>
      <vt:variant>
        <vt:i4>5</vt:i4>
      </vt:variant>
      <vt:variant>
        <vt:lpwstr/>
      </vt:variant>
      <vt:variant>
        <vt:lpwstr>_Toc219071399</vt:lpwstr>
      </vt:variant>
      <vt:variant>
        <vt:i4>1966143</vt:i4>
      </vt:variant>
      <vt:variant>
        <vt:i4>296</vt:i4>
      </vt:variant>
      <vt:variant>
        <vt:i4>0</vt:i4>
      </vt:variant>
      <vt:variant>
        <vt:i4>5</vt:i4>
      </vt:variant>
      <vt:variant>
        <vt:lpwstr/>
      </vt:variant>
      <vt:variant>
        <vt:lpwstr>_Toc219071398</vt:lpwstr>
      </vt:variant>
      <vt:variant>
        <vt:i4>1966143</vt:i4>
      </vt:variant>
      <vt:variant>
        <vt:i4>290</vt:i4>
      </vt:variant>
      <vt:variant>
        <vt:i4>0</vt:i4>
      </vt:variant>
      <vt:variant>
        <vt:i4>5</vt:i4>
      </vt:variant>
      <vt:variant>
        <vt:lpwstr/>
      </vt:variant>
      <vt:variant>
        <vt:lpwstr>_Toc219071397</vt:lpwstr>
      </vt:variant>
      <vt:variant>
        <vt:i4>1966143</vt:i4>
      </vt:variant>
      <vt:variant>
        <vt:i4>284</vt:i4>
      </vt:variant>
      <vt:variant>
        <vt:i4>0</vt:i4>
      </vt:variant>
      <vt:variant>
        <vt:i4>5</vt:i4>
      </vt:variant>
      <vt:variant>
        <vt:lpwstr/>
      </vt:variant>
      <vt:variant>
        <vt:lpwstr>_Toc219071396</vt:lpwstr>
      </vt:variant>
      <vt:variant>
        <vt:i4>1966143</vt:i4>
      </vt:variant>
      <vt:variant>
        <vt:i4>278</vt:i4>
      </vt:variant>
      <vt:variant>
        <vt:i4>0</vt:i4>
      </vt:variant>
      <vt:variant>
        <vt:i4>5</vt:i4>
      </vt:variant>
      <vt:variant>
        <vt:lpwstr/>
      </vt:variant>
      <vt:variant>
        <vt:lpwstr>_Toc219071395</vt:lpwstr>
      </vt:variant>
      <vt:variant>
        <vt:i4>1966143</vt:i4>
      </vt:variant>
      <vt:variant>
        <vt:i4>272</vt:i4>
      </vt:variant>
      <vt:variant>
        <vt:i4>0</vt:i4>
      </vt:variant>
      <vt:variant>
        <vt:i4>5</vt:i4>
      </vt:variant>
      <vt:variant>
        <vt:lpwstr/>
      </vt:variant>
      <vt:variant>
        <vt:lpwstr>_Toc219071394</vt:lpwstr>
      </vt:variant>
      <vt:variant>
        <vt:i4>1966143</vt:i4>
      </vt:variant>
      <vt:variant>
        <vt:i4>266</vt:i4>
      </vt:variant>
      <vt:variant>
        <vt:i4>0</vt:i4>
      </vt:variant>
      <vt:variant>
        <vt:i4>5</vt:i4>
      </vt:variant>
      <vt:variant>
        <vt:lpwstr/>
      </vt:variant>
      <vt:variant>
        <vt:lpwstr>_Toc219071393</vt:lpwstr>
      </vt:variant>
      <vt:variant>
        <vt:i4>1966143</vt:i4>
      </vt:variant>
      <vt:variant>
        <vt:i4>260</vt:i4>
      </vt:variant>
      <vt:variant>
        <vt:i4>0</vt:i4>
      </vt:variant>
      <vt:variant>
        <vt:i4>5</vt:i4>
      </vt:variant>
      <vt:variant>
        <vt:lpwstr/>
      </vt:variant>
      <vt:variant>
        <vt:lpwstr>_Toc219071392</vt:lpwstr>
      </vt:variant>
      <vt:variant>
        <vt:i4>1966143</vt:i4>
      </vt:variant>
      <vt:variant>
        <vt:i4>254</vt:i4>
      </vt:variant>
      <vt:variant>
        <vt:i4>0</vt:i4>
      </vt:variant>
      <vt:variant>
        <vt:i4>5</vt:i4>
      </vt:variant>
      <vt:variant>
        <vt:lpwstr/>
      </vt:variant>
      <vt:variant>
        <vt:lpwstr>_Toc219071391</vt:lpwstr>
      </vt:variant>
      <vt:variant>
        <vt:i4>1966143</vt:i4>
      </vt:variant>
      <vt:variant>
        <vt:i4>248</vt:i4>
      </vt:variant>
      <vt:variant>
        <vt:i4>0</vt:i4>
      </vt:variant>
      <vt:variant>
        <vt:i4>5</vt:i4>
      </vt:variant>
      <vt:variant>
        <vt:lpwstr/>
      </vt:variant>
      <vt:variant>
        <vt:lpwstr>_Toc219071390</vt:lpwstr>
      </vt:variant>
      <vt:variant>
        <vt:i4>2031679</vt:i4>
      </vt:variant>
      <vt:variant>
        <vt:i4>242</vt:i4>
      </vt:variant>
      <vt:variant>
        <vt:i4>0</vt:i4>
      </vt:variant>
      <vt:variant>
        <vt:i4>5</vt:i4>
      </vt:variant>
      <vt:variant>
        <vt:lpwstr/>
      </vt:variant>
      <vt:variant>
        <vt:lpwstr>_Toc219071389</vt:lpwstr>
      </vt:variant>
      <vt:variant>
        <vt:i4>2031679</vt:i4>
      </vt:variant>
      <vt:variant>
        <vt:i4>236</vt:i4>
      </vt:variant>
      <vt:variant>
        <vt:i4>0</vt:i4>
      </vt:variant>
      <vt:variant>
        <vt:i4>5</vt:i4>
      </vt:variant>
      <vt:variant>
        <vt:lpwstr/>
      </vt:variant>
      <vt:variant>
        <vt:lpwstr>_Toc219071388</vt:lpwstr>
      </vt:variant>
      <vt:variant>
        <vt:i4>2031679</vt:i4>
      </vt:variant>
      <vt:variant>
        <vt:i4>230</vt:i4>
      </vt:variant>
      <vt:variant>
        <vt:i4>0</vt:i4>
      </vt:variant>
      <vt:variant>
        <vt:i4>5</vt:i4>
      </vt:variant>
      <vt:variant>
        <vt:lpwstr/>
      </vt:variant>
      <vt:variant>
        <vt:lpwstr>_Toc219071387</vt:lpwstr>
      </vt:variant>
      <vt:variant>
        <vt:i4>2031679</vt:i4>
      </vt:variant>
      <vt:variant>
        <vt:i4>224</vt:i4>
      </vt:variant>
      <vt:variant>
        <vt:i4>0</vt:i4>
      </vt:variant>
      <vt:variant>
        <vt:i4>5</vt:i4>
      </vt:variant>
      <vt:variant>
        <vt:lpwstr/>
      </vt:variant>
      <vt:variant>
        <vt:lpwstr>_Toc219071386</vt:lpwstr>
      </vt:variant>
      <vt:variant>
        <vt:i4>2031679</vt:i4>
      </vt:variant>
      <vt:variant>
        <vt:i4>218</vt:i4>
      </vt:variant>
      <vt:variant>
        <vt:i4>0</vt:i4>
      </vt:variant>
      <vt:variant>
        <vt:i4>5</vt:i4>
      </vt:variant>
      <vt:variant>
        <vt:lpwstr/>
      </vt:variant>
      <vt:variant>
        <vt:lpwstr>_Toc219071385</vt:lpwstr>
      </vt:variant>
      <vt:variant>
        <vt:i4>2031679</vt:i4>
      </vt:variant>
      <vt:variant>
        <vt:i4>212</vt:i4>
      </vt:variant>
      <vt:variant>
        <vt:i4>0</vt:i4>
      </vt:variant>
      <vt:variant>
        <vt:i4>5</vt:i4>
      </vt:variant>
      <vt:variant>
        <vt:lpwstr/>
      </vt:variant>
      <vt:variant>
        <vt:lpwstr>_Toc219071384</vt:lpwstr>
      </vt:variant>
      <vt:variant>
        <vt:i4>2031679</vt:i4>
      </vt:variant>
      <vt:variant>
        <vt:i4>206</vt:i4>
      </vt:variant>
      <vt:variant>
        <vt:i4>0</vt:i4>
      </vt:variant>
      <vt:variant>
        <vt:i4>5</vt:i4>
      </vt:variant>
      <vt:variant>
        <vt:lpwstr/>
      </vt:variant>
      <vt:variant>
        <vt:lpwstr>_Toc219071383</vt:lpwstr>
      </vt:variant>
      <vt:variant>
        <vt:i4>2031679</vt:i4>
      </vt:variant>
      <vt:variant>
        <vt:i4>200</vt:i4>
      </vt:variant>
      <vt:variant>
        <vt:i4>0</vt:i4>
      </vt:variant>
      <vt:variant>
        <vt:i4>5</vt:i4>
      </vt:variant>
      <vt:variant>
        <vt:lpwstr/>
      </vt:variant>
      <vt:variant>
        <vt:lpwstr>_Toc219071382</vt:lpwstr>
      </vt:variant>
      <vt:variant>
        <vt:i4>2031679</vt:i4>
      </vt:variant>
      <vt:variant>
        <vt:i4>194</vt:i4>
      </vt:variant>
      <vt:variant>
        <vt:i4>0</vt:i4>
      </vt:variant>
      <vt:variant>
        <vt:i4>5</vt:i4>
      </vt:variant>
      <vt:variant>
        <vt:lpwstr/>
      </vt:variant>
      <vt:variant>
        <vt:lpwstr>_Toc219071381</vt:lpwstr>
      </vt:variant>
      <vt:variant>
        <vt:i4>2031679</vt:i4>
      </vt:variant>
      <vt:variant>
        <vt:i4>188</vt:i4>
      </vt:variant>
      <vt:variant>
        <vt:i4>0</vt:i4>
      </vt:variant>
      <vt:variant>
        <vt:i4>5</vt:i4>
      </vt:variant>
      <vt:variant>
        <vt:lpwstr/>
      </vt:variant>
      <vt:variant>
        <vt:lpwstr>_Toc219071380</vt:lpwstr>
      </vt:variant>
      <vt:variant>
        <vt:i4>1048639</vt:i4>
      </vt:variant>
      <vt:variant>
        <vt:i4>182</vt:i4>
      </vt:variant>
      <vt:variant>
        <vt:i4>0</vt:i4>
      </vt:variant>
      <vt:variant>
        <vt:i4>5</vt:i4>
      </vt:variant>
      <vt:variant>
        <vt:lpwstr/>
      </vt:variant>
      <vt:variant>
        <vt:lpwstr>_Toc219071379</vt:lpwstr>
      </vt:variant>
      <vt:variant>
        <vt:i4>1048639</vt:i4>
      </vt:variant>
      <vt:variant>
        <vt:i4>176</vt:i4>
      </vt:variant>
      <vt:variant>
        <vt:i4>0</vt:i4>
      </vt:variant>
      <vt:variant>
        <vt:i4>5</vt:i4>
      </vt:variant>
      <vt:variant>
        <vt:lpwstr/>
      </vt:variant>
      <vt:variant>
        <vt:lpwstr>_Toc219071378</vt:lpwstr>
      </vt:variant>
      <vt:variant>
        <vt:i4>1048639</vt:i4>
      </vt:variant>
      <vt:variant>
        <vt:i4>170</vt:i4>
      </vt:variant>
      <vt:variant>
        <vt:i4>0</vt:i4>
      </vt:variant>
      <vt:variant>
        <vt:i4>5</vt:i4>
      </vt:variant>
      <vt:variant>
        <vt:lpwstr/>
      </vt:variant>
      <vt:variant>
        <vt:lpwstr>_Toc219071377</vt:lpwstr>
      </vt:variant>
      <vt:variant>
        <vt:i4>1048639</vt:i4>
      </vt:variant>
      <vt:variant>
        <vt:i4>164</vt:i4>
      </vt:variant>
      <vt:variant>
        <vt:i4>0</vt:i4>
      </vt:variant>
      <vt:variant>
        <vt:i4>5</vt:i4>
      </vt:variant>
      <vt:variant>
        <vt:lpwstr/>
      </vt:variant>
      <vt:variant>
        <vt:lpwstr>_Toc219071376</vt:lpwstr>
      </vt:variant>
      <vt:variant>
        <vt:i4>1048639</vt:i4>
      </vt:variant>
      <vt:variant>
        <vt:i4>158</vt:i4>
      </vt:variant>
      <vt:variant>
        <vt:i4>0</vt:i4>
      </vt:variant>
      <vt:variant>
        <vt:i4>5</vt:i4>
      </vt:variant>
      <vt:variant>
        <vt:lpwstr/>
      </vt:variant>
      <vt:variant>
        <vt:lpwstr>_Toc219071375</vt:lpwstr>
      </vt:variant>
      <vt:variant>
        <vt:i4>1048639</vt:i4>
      </vt:variant>
      <vt:variant>
        <vt:i4>152</vt:i4>
      </vt:variant>
      <vt:variant>
        <vt:i4>0</vt:i4>
      </vt:variant>
      <vt:variant>
        <vt:i4>5</vt:i4>
      </vt:variant>
      <vt:variant>
        <vt:lpwstr/>
      </vt:variant>
      <vt:variant>
        <vt:lpwstr>_Toc219071374</vt:lpwstr>
      </vt:variant>
      <vt:variant>
        <vt:i4>1048639</vt:i4>
      </vt:variant>
      <vt:variant>
        <vt:i4>146</vt:i4>
      </vt:variant>
      <vt:variant>
        <vt:i4>0</vt:i4>
      </vt:variant>
      <vt:variant>
        <vt:i4>5</vt:i4>
      </vt:variant>
      <vt:variant>
        <vt:lpwstr/>
      </vt:variant>
      <vt:variant>
        <vt:lpwstr>_Toc219071373</vt:lpwstr>
      </vt:variant>
      <vt:variant>
        <vt:i4>1048639</vt:i4>
      </vt:variant>
      <vt:variant>
        <vt:i4>140</vt:i4>
      </vt:variant>
      <vt:variant>
        <vt:i4>0</vt:i4>
      </vt:variant>
      <vt:variant>
        <vt:i4>5</vt:i4>
      </vt:variant>
      <vt:variant>
        <vt:lpwstr/>
      </vt:variant>
      <vt:variant>
        <vt:lpwstr>_Toc219071372</vt:lpwstr>
      </vt:variant>
      <vt:variant>
        <vt:i4>1048639</vt:i4>
      </vt:variant>
      <vt:variant>
        <vt:i4>134</vt:i4>
      </vt:variant>
      <vt:variant>
        <vt:i4>0</vt:i4>
      </vt:variant>
      <vt:variant>
        <vt:i4>5</vt:i4>
      </vt:variant>
      <vt:variant>
        <vt:lpwstr/>
      </vt:variant>
      <vt:variant>
        <vt:lpwstr>_Toc219071371</vt:lpwstr>
      </vt:variant>
      <vt:variant>
        <vt:i4>1048639</vt:i4>
      </vt:variant>
      <vt:variant>
        <vt:i4>128</vt:i4>
      </vt:variant>
      <vt:variant>
        <vt:i4>0</vt:i4>
      </vt:variant>
      <vt:variant>
        <vt:i4>5</vt:i4>
      </vt:variant>
      <vt:variant>
        <vt:lpwstr/>
      </vt:variant>
      <vt:variant>
        <vt:lpwstr>_Toc219071370</vt:lpwstr>
      </vt:variant>
      <vt:variant>
        <vt:i4>1114175</vt:i4>
      </vt:variant>
      <vt:variant>
        <vt:i4>122</vt:i4>
      </vt:variant>
      <vt:variant>
        <vt:i4>0</vt:i4>
      </vt:variant>
      <vt:variant>
        <vt:i4>5</vt:i4>
      </vt:variant>
      <vt:variant>
        <vt:lpwstr/>
      </vt:variant>
      <vt:variant>
        <vt:lpwstr>_Toc219071369</vt:lpwstr>
      </vt:variant>
      <vt:variant>
        <vt:i4>1114175</vt:i4>
      </vt:variant>
      <vt:variant>
        <vt:i4>116</vt:i4>
      </vt:variant>
      <vt:variant>
        <vt:i4>0</vt:i4>
      </vt:variant>
      <vt:variant>
        <vt:i4>5</vt:i4>
      </vt:variant>
      <vt:variant>
        <vt:lpwstr/>
      </vt:variant>
      <vt:variant>
        <vt:lpwstr>_Toc219071368</vt:lpwstr>
      </vt:variant>
      <vt:variant>
        <vt:i4>1114175</vt:i4>
      </vt:variant>
      <vt:variant>
        <vt:i4>110</vt:i4>
      </vt:variant>
      <vt:variant>
        <vt:i4>0</vt:i4>
      </vt:variant>
      <vt:variant>
        <vt:i4>5</vt:i4>
      </vt:variant>
      <vt:variant>
        <vt:lpwstr/>
      </vt:variant>
      <vt:variant>
        <vt:lpwstr>_Toc219071367</vt:lpwstr>
      </vt:variant>
      <vt:variant>
        <vt:i4>1114175</vt:i4>
      </vt:variant>
      <vt:variant>
        <vt:i4>104</vt:i4>
      </vt:variant>
      <vt:variant>
        <vt:i4>0</vt:i4>
      </vt:variant>
      <vt:variant>
        <vt:i4>5</vt:i4>
      </vt:variant>
      <vt:variant>
        <vt:lpwstr/>
      </vt:variant>
      <vt:variant>
        <vt:lpwstr>_Toc219071366</vt:lpwstr>
      </vt:variant>
      <vt:variant>
        <vt:i4>1114175</vt:i4>
      </vt:variant>
      <vt:variant>
        <vt:i4>98</vt:i4>
      </vt:variant>
      <vt:variant>
        <vt:i4>0</vt:i4>
      </vt:variant>
      <vt:variant>
        <vt:i4>5</vt:i4>
      </vt:variant>
      <vt:variant>
        <vt:lpwstr/>
      </vt:variant>
      <vt:variant>
        <vt:lpwstr>_Toc219071365</vt:lpwstr>
      </vt:variant>
      <vt:variant>
        <vt:i4>1114175</vt:i4>
      </vt:variant>
      <vt:variant>
        <vt:i4>92</vt:i4>
      </vt:variant>
      <vt:variant>
        <vt:i4>0</vt:i4>
      </vt:variant>
      <vt:variant>
        <vt:i4>5</vt:i4>
      </vt:variant>
      <vt:variant>
        <vt:lpwstr/>
      </vt:variant>
      <vt:variant>
        <vt:lpwstr>_Toc219071364</vt:lpwstr>
      </vt:variant>
      <vt:variant>
        <vt:i4>1114175</vt:i4>
      </vt:variant>
      <vt:variant>
        <vt:i4>86</vt:i4>
      </vt:variant>
      <vt:variant>
        <vt:i4>0</vt:i4>
      </vt:variant>
      <vt:variant>
        <vt:i4>5</vt:i4>
      </vt:variant>
      <vt:variant>
        <vt:lpwstr/>
      </vt:variant>
      <vt:variant>
        <vt:lpwstr>_Toc219071363</vt:lpwstr>
      </vt:variant>
      <vt:variant>
        <vt:i4>1114175</vt:i4>
      </vt:variant>
      <vt:variant>
        <vt:i4>80</vt:i4>
      </vt:variant>
      <vt:variant>
        <vt:i4>0</vt:i4>
      </vt:variant>
      <vt:variant>
        <vt:i4>5</vt:i4>
      </vt:variant>
      <vt:variant>
        <vt:lpwstr/>
      </vt:variant>
      <vt:variant>
        <vt:lpwstr>_Toc219071362</vt:lpwstr>
      </vt:variant>
      <vt:variant>
        <vt:i4>1114175</vt:i4>
      </vt:variant>
      <vt:variant>
        <vt:i4>74</vt:i4>
      </vt:variant>
      <vt:variant>
        <vt:i4>0</vt:i4>
      </vt:variant>
      <vt:variant>
        <vt:i4>5</vt:i4>
      </vt:variant>
      <vt:variant>
        <vt:lpwstr/>
      </vt:variant>
      <vt:variant>
        <vt:lpwstr>_Toc219071361</vt:lpwstr>
      </vt:variant>
      <vt:variant>
        <vt:i4>1114175</vt:i4>
      </vt:variant>
      <vt:variant>
        <vt:i4>68</vt:i4>
      </vt:variant>
      <vt:variant>
        <vt:i4>0</vt:i4>
      </vt:variant>
      <vt:variant>
        <vt:i4>5</vt:i4>
      </vt:variant>
      <vt:variant>
        <vt:lpwstr/>
      </vt:variant>
      <vt:variant>
        <vt:lpwstr>_Toc219071360</vt:lpwstr>
      </vt:variant>
      <vt:variant>
        <vt:i4>1179711</vt:i4>
      </vt:variant>
      <vt:variant>
        <vt:i4>62</vt:i4>
      </vt:variant>
      <vt:variant>
        <vt:i4>0</vt:i4>
      </vt:variant>
      <vt:variant>
        <vt:i4>5</vt:i4>
      </vt:variant>
      <vt:variant>
        <vt:lpwstr/>
      </vt:variant>
      <vt:variant>
        <vt:lpwstr>_Toc219071359</vt:lpwstr>
      </vt:variant>
      <vt:variant>
        <vt:i4>1179711</vt:i4>
      </vt:variant>
      <vt:variant>
        <vt:i4>56</vt:i4>
      </vt:variant>
      <vt:variant>
        <vt:i4>0</vt:i4>
      </vt:variant>
      <vt:variant>
        <vt:i4>5</vt:i4>
      </vt:variant>
      <vt:variant>
        <vt:lpwstr/>
      </vt:variant>
      <vt:variant>
        <vt:lpwstr>_Toc219071358</vt:lpwstr>
      </vt:variant>
      <vt:variant>
        <vt:i4>1179711</vt:i4>
      </vt:variant>
      <vt:variant>
        <vt:i4>50</vt:i4>
      </vt:variant>
      <vt:variant>
        <vt:i4>0</vt:i4>
      </vt:variant>
      <vt:variant>
        <vt:i4>5</vt:i4>
      </vt:variant>
      <vt:variant>
        <vt:lpwstr/>
      </vt:variant>
      <vt:variant>
        <vt:lpwstr>_Toc219071357</vt:lpwstr>
      </vt:variant>
      <vt:variant>
        <vt:i4>1179711</vt:i4>
      </vt:variant>
      <vt:variant>
        <vt:i4>44</vt:i4>
      </vt:variant>
      <vt:variant>
        <vt:i4>0</vt:i4>
      </vt:variant>
      <vt:variant>
        <vt:i4>5</vt:i4>
      </vt:variant>
      <vt:variant>
        <vt:lpwstr/>
      </vt:variant>
      <vt:variant>
        <vt:lpwstr>_Toc219071356</vt:lpwstr>
      </vt:variant>
      <vt:variant>
        <vt:i4>1179711</vt:i4>
      </vt:variant>
      <vt:variant>
        <vt:i4>38</vt:i4>
      </vt:variant>
      <vt:variant>
        <vt:i4>0</vt:i4>
      </vt:variant>
      <vt:variant>
        <vt:i4>5</vt:i4>
      </vt:variant>
      <vt:variant>
        <vt:lpwstr/>
      </vt:variant>
      <vt:variant>
        <vt:lpwstr>_Toc219071355</vt:lpwstr>
      </vt:variant>
      <vt:variant>
        <vt:i4>1179711</vt:i4>
      </vt:variant>
      <vt:variant>
        <vt:i4>32</vt:i4>
      </vt:variant>
      <vt:variant>
        <vt:i4>0</vt:i4>
      </vt:variant>
      <vt:variant>
        <vt:i4>5</vt:i4>
      </vt:variant>
      <vt:variant>
        <vt:lpwstr/>
      </vt:variant>
      <vt:variant>
        <vt:lpwstr>_Toc219071354</vt:lpwstr>
      </vt:variant>
      <vt:variant>
        <vt:i4>1179711</vt:i4>
      </vt:variant>
      <vt:variant>
        <vt:i4>26</vt:i4>
      </vt:variant>
      <vt:variant>
        <vt:i4>0</vt:i4>
      </vt:variant>
      <vt:variant>
        <vt:i4>5</vt:i4>
      </vt:variant>
      <vt:variant>
        <vt:lpwstr/>
      </vt:variant>
      <vt:variant>
        <vt:lpwstr>_Toc219071353</vt:lpwstr>
      </vt:variant>
      <vt:variant>
        <vt:i4>1179711</vt:i4>
      </vt:variant>
      <vt:variant>
        <vt:i4>20</vt:i4>
      </vt:variant>
      <vt:variant>
        <vt:i4>0</vt:i4>
      </vt:variant>
      <vt:variant>
        <vt:i4>5</vt:i4>
      </vt:variant>
      <vt:variant>
        <vt:lpwstr/>
      </vt:variant>
      <vt:variant>
        <vt:lpwstr>_Toc219071352</vt:lpwstr>
      </vt:variant>
      <vt:variant>
        <vt:i4>1179711</vt:i4>
      </vt:variant>
      <vt:variant>
        <vt:i4>14</vt:i4>
      </vt:variant>
      <vt:variant>
        <vt:i4>0</vt:i4>
      </vt:variant>
      <vt:variant>
        <vt:i4>5</vt:i4>
      </vt:variant>
      <vt:variant>
        <vt:lpwstr/>
      </vt:variant>
      <vt:variant>
        <vt:lpwstr>_Toc219071351</vt:lpwstr>
      </vt:variant>
      <vt:variant>
        <vt:i4>1179711</vt:i4>
      </vt:variant>
      <vt:variant>
        <vt:i4>8</vt:i4>
      </vt:variant>
      <vt:variant>
        <vt:i4>0</vt:i4>
      </vt:variant>
      <vt:variant>
        <vt:i4>5</vt:i4>
      </vt:variant>
      <vt:variant>
        <vt:lpwstr/>
      </vt:variant>
      <vt:variant>
        <vt:lpwstr>_Toc219071350</vt:lpwstr>
      </vt:variant>
      <vt:variant>
        <vt:i4>1245247</vt:i4>
      </vt:variant>
      <vt:variant>
        <vt:i4>2</vt:i4>
      </vt:variant>
      <vt:variant>
        <vt:i4>0</vt:i4>
      </vt:variant>
      <vt:variant>
        <vt:i4>5</vt:i4>
      </vt:variant>
      <vt:variant>
        <vt:lpwstr/>
      </vt:variant>
      <vt:variant>
        <vt:lpwstr>_Toc219071349</vt:lpwstr>
      </vt:variant>
      <vt:variant>
        <vt:i4>1245208</vt:i4>
      </vt:variant>
      <vt:variant>
        <vt:i4>-1</vt:i4>
      </vt:variant>
      <vt:variant>
        <vt:i4>1047</vt:i4>
      </vt:variant>
      <vt:variant>
        <vt:i4>1</vt:i4>
      </vt:variant>
      <vt:variant>
        <vt:lpwstr>https://i-blog.csdnimg.cn/blog_migrate/d2721b1d1232f58795aa45a56b7e28c3.png#pic_center</vt:lpwstr>
      </vt:variant>
      <vt:variant>
        <vt:lpwstr/>
      </vt:variant>
      <vt:variant>
        <vt:i4>5570666</vt:i4>
      </vt:variant>
      <vt:variant>
        <vt:i4>-1</vt:i4>
      </vt:variant>
      <vt:variant>
        <vt:i4>1048</vt:i4>
      </vt:variant>
      <vt:variant>
        <vt:i4>1</vt:i4>
      </vt:variant>
      <vt:variant>
        <vt:lpwstr>E:\learn\TrackNetV3_Attention\results\test6\eval_ball_track\displacement.png</vt:lpwstr>
      </vt:variant>
      <vt:variant>
        <vt:lpwstr/>
      </vt:variant>
      <vt:variant>
        <vt:i4>6553671</vt:i4>
      </vt:variant>
      <vt:variant>
        <vt:i4>-1</vt:i4>
      </vt:variant>
      <vt:variant>
        <vt:i4>1049</vt:i4>
      </vt:variant>
      <vt:variant>
        <vt:i4>1</vt:i4>
      </vt:variant>
      <vt:variant>
        <vt:lpwstr>E:\learn\TrackNetV3_Attention\results\test6\eval_ball_track\summary.png</vt:lpwstr>
      </vt:variant>
      <vt:variant>
        <vt:lpwstr/>
      </vt:variant>
      <vt:variant>
        <vt:i4>655381</vt:i4>
      </vt:variant>
      <vt:variant>
        <vt:i4>-1</vt:i4>
      </vt:variant>
      <vt:variant>
        <vt:i4>1050</vt:i4>
      </vt:variant>
      <vt:variant>
        <vt:i4>1</vt:i4>
      </vt:variant>
      <vt:variant>
        <vt:lpwstr>E:\learn\TrackNetV3_Attention\results\test6\eval_ball_track\xy_timeseries.png</vt:lpwstr>
      </vt:variant>
      <vt:variant>
        <vt:lpwstr/>
      </vt:variant>
      <vt:variant>
        <vt:i4>2818109</vt:i4>
      </vt:variant>
      <vt:variant>
        <vt:i4>-1</vt:i4>
      </vt:variant>
      <vt:variant>
        <vt:i4>1051</vt:i4>
      </vt:variant>
      <vt:variant>
        <vt:i4>1</vt:i4>
      </vt:variant>
      <vt:variant>
        <vt:lpwstr>E:\learn\TrackNetV3_Attention\results\test6\eval_ball_track\trajectory_overlay.png</vt:lpwstr>
      </vt:variant>
      <vt:variant>
        <vt:lpwstr/>
      </vt:variant>
      <vt:variant>
        <vt:i4>2359325</vt:i4>
      </vt:variant>
      <vt:variant>
        <vt:i4>-1</vt:i4>
      </vt:variant>
      <vt:variant>
        <vt:i4>1052</vt:i4>
      </vt:variant>
      <vt:variant>
        <vt:i4>1</vt:i4>
      </vt:variant>
      <vt:variant>
        <vt:lpwstr>E:\learn\TrackNetV3_Attention\results\test6\eval_pose\bone_cv.png</vt:lpwstr>
      </vt:variant>
      <vt:variant>
        <vt:lpwstr/>
      </vt:variant>
      <vt:variant>
        <vt:i4>2555966</vt:i4>
      </vt:variant>
      <vt:variant>
        <vt:i4>-1</vt:i4>
      </vt:variant>
      <vt:variant>
        <vt:i4>1053</vt:i4>
      </vt:variant>
      <vt:variant>
        <vt:i4>1</vt:i4>
      </vt:variant>
      <vt:variant>
        <vt:lpwstr>E:\learn\TrackNetV3_Attention\results\test6\eval_pose\summary.png</vt:lpwstr>
      </vt:variant>
      <vt:variant>
        <vt:lpwstr/>
      </vt:variant>
      <vt:variant>
        <vt:i4>1114144</vt:i4>
      </vt:variant>
      <vt:variant>
        <vt:i4>-1</vt:i4>
      </vt:variant>
      <vt:variant>
        <vt:i4>1054</vt:i4>
      </vt:variant>
      <vt:variant>
        <vt:i4>1</vt:i4>
      </vt:variant>
      <vt:variant>
        <vt:lpwstr>E:\learn\TrackNetV3_Attention\results\test6\eval_pose\pose_samples.png</vt:lpwstr>
      </vt:variant>
      <vt:variant>
        <vt:lpwstr/>
      </vt:variant>
      <vt:variant>
        <vt:i4>2490379</vt:i4>
      </vt:variant>
      <vt:variant>
        <vt:i4>-1</vt:i4>
      </vt:variant>
      <vt:variant>
        <vt:i4>1057</vt:i4>
      </vt:variant>
      <vt:variant>
        <vt:i4>1</vt:i4>
      </vt:variant>
      <vt:variant>
        <vt:lpwstr>E:\learn\TrackNetV3_Attention\results\test6\eval_stroke\distribution_topk.png</vt:lpwstr>
      </vt:variant>
      <vt:variant>
        <vt:lpwstr/>
      </vt:variant>
      <vt:variant>
        <vt:i4>7602257</vt:i4>
      </vt:variant>
      <vt:variant>
        <vt:i4>-1</vt:i4>
      </vt:variant>
      <vt:variant>
        <vt:i4>1058</vt:i4>
      </vt:variant>
      <vt:variant>
        <vt:i4>1</vt:i4>
      </vt:variant>
      <vt:variant>
        <vt:lpwstr>E:\learn\TrackNetV3_Attention\results\test6\eval_stroke\distribution_topk_by_player.png</vt:lpwstr>
      </vt:variant>
      <vt:variant>
        <vt:lpwstr/>
      </vt:variant>
      <vt:variant>
        <vt:i4>1572892</vt:i4>
      </vt:variant>
      <vt:variant>
        <vt:i4>-1</vt:i4>
      </vt:variant>
      <vt:variant>
        <vt:i4>1060</vt:i4>
      </vt:variant>
      <vt:variant>
        <vt:i4>1</vt:i4>
      </vt:variant>
      <vt:variant>
        <vt:lpwstr>E:\learn\TrackNetV3_Attention\results\test6\eval_stroke\hit_interval_hist.png</vt:lpwstr>
      </vt:variant>
      <vt:variant>
        <vt:lpwstr/>
      </vt:variant>
      <vt:variant>
        <vt:i4>7536743</vt:i4>
      </vt:variant>
      <vt:variant>
        <vt:i4>-1</vt:i4>
      </vt:variant>
      <vt:variant>
        <vt:i4>1061</vt:i4>
      </vt:variant>
      <vt:variant>
        <vt:i4>1</vt:i4>
      </vt:variant>
      <vt:variant>
        <vt:lpwstr>E:\learn\TrackNetV3_Attention\results\test6\eval_stroke\timeline.png</vt:lpwstr>
      </vt:variant>
      <vt:variant>
        <vt:lpwstr/>
      </vt:variant>
      <vt:variant>
        <vt:i4>4587589</vt:i4>
      </vt:variant>
      <vt:variant>
        <vt:i4>-1</vt:i4>
      </vt:variant>
      <vt:variant>
        <vt:i4>1062</vt:i4>
      </vt:variant>
      <vt:variant>
        <vt:i4>1</vt:i4>
      </vt:variant>
      <vt:variant>
        <vt:lpwstr>E:\learn\TrackNetV3_Attention\results\test6\eval_stroke\transition_heatmap_topk.png</vt:lpwstr>
      </vt:variant>
      <vt:variant>
        <vt:lpwstr/>
      </vt:variant>
      <vt:variant>
        <vt:i4>983085</vt:i4>
      </vt:variant>
      <vt:variant>
        <vt:i4>-1</vt:i4>
      </vt:variant>
      <vt:variant>
        <vt:i4>1063</vt:i4>
      </vt:variant>
      <vt:variant>
        <vt:i4>1</vt:i4>
      </vt:variant>
      <vt:variant>
        <vt:lpwstr>E:\learn\TrackNetV3_Attention\results\test6\eval_court\area_timeseries.png</vt:lpwstr>
      </vt:variant>
      <vt:variant>
        <vt:lpwstr/>
      </vt:variant>
      <vt:variant>
        <vt:i4>2949144</vt:i4>
      </vt:variant>
      <vt:variant>
        <vt:i4>-1</vt:i4>
      </vt:variant>
      <vt:variant>
        <vt:i4>1064</vt:i4>
      </vt:variant>
      <vt:variant>
        <vt:i4>1</vt:i4>
      </vt:variant>
      <vt:variant>
        <vt:lpwstr>E:\learn\TrackNetV3_Attention\results\test6\eval_court\attempt_success.png</vt:lpwstr>
      </vt:variant>
      <vt:variant>
        <vt:lpwstr/>
      </vt:variant>
      <vt:variant>
        <vt:i4>3735565</vt:i4>
      </vt:variant>
      <vt:variant>
        <vt:i4>-1</vt:i4>
      </vt:variant>
      <vt:variant>
        <vt:i4>1065</vt:i4>
      </vt:variant>
      <vt:variant>
        <vt:i4>1</vt:i4>
      </vt:variant>
      <vt:variant>
        <vt:lpwstr>E:\learn\TrackNetV3_Attention\results\test6\eval_court\overlay_samples.png</vt:lpwstr>
      </vt:variant>
      <vt:variant>
        <vt:lpwstr/>
      </vt:variant>
      <vt:variant>
        <vt:i4>4259957</vt:i4>
      </vt:variant>
      <vt:variant>
        <vt:i4>-1</vt:i4>
      </vt:variant>
      <vt:variant>
        <vt:i4>1066</vt:i4>
      </vt:variant>
      <vt:variant>
        <vt:i4>1</vt:i4>
      </vt:variant>
      <vt:variant>
        <vt:lpwstr>E:\learn\TrackNetV3_Attention\results\test6\eval_net\overlay_samples.png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Fang</dc:creator>
  <cp:keywords/>
  <cp:lastModifiedBy>轩 言</cp:lastModifiedBy>
  <cp:revision>9</cp:revision>
  <dcterms:created xsi:type="dcterms:W3CDTF">2026-01-20T22:28:00Z</dcterms:created>
  <dcterms:modified xsi:type="dcterms:W3CDTF">2026-01-21T16:22:00Z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809066794E594D99907D4AFA2121C6C2_12</vt:lpwstr>
  </property>
</Properties>
</file>